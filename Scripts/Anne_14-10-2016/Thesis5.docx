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356782" w:displacedByCustomXml="next"/>
    <w:sdt>
      <w:sdtPr>
        <w:id w:val="-1379703064"/>
        <w:docPartObj>
          <w:docPartGallery w:val="Cover Pages"/>
          <w:docPartUnique/>
        </w:docPartObj>
      </w:sdtPr>
      <w:sdtContent>
        <w:tbl>
          <w:tblPr>
            <w:tblpPr w:leftFromText="187" w:rightFromText="187" w:horzAnchor="margin" w:tblpXSpec="center" w:tblpY="2881"/>
            <w:tblW w:w="5000" w:type="pct"/>
            <w:tblBorders>
              <w:left w:val="single" w:sz="18" w:space="0" w:color="797B7E" w:themeColor="accent1"/>
            </w:tblBorders>
            <w:tblLook w:val="04A0" w:firstRow="1" w:lastRow="0" w:firstColumn="1" w:lastColumn="0" w:noHBand="0" w:noVBand="1"/>
          </w:tblPr>
          <w:tblGrid>
            <w:gridCol w:w="5605"/>
            <w:gridCol w:w="3444"/>
          </w:tblGrid>
          <w:tr w:rsidR="006E6C10" w14:paraId="286D03E9" w14:textId="3DD0F158" w:rsidTr="006E6C10">
            <w:sdt>
              <w:sdtPr>
                <w:alias w:val="Company"/>
                <w:id w:val="13406915"/>
                <w:dataBinding w:prefixMappings="xmlns:ns0='http://schemas.openxmlformats.org/officeDocument/2006/extended-properties'" w:xpath="/ns0:Properties[1]/ns0:Company[1]" w:storeItemID="{6668398D-A668-4E3E-A5EB-62B293D839F1}"/>
                <w:text/>
              </w:sdtPr>
              <w:sdtContent>
                <w:tc>
                  <w:tcPr>
                    <w:tcW w:w="5605" w:type="dxa"/>
                    <w:tcMar>
                      <w:top w:w="216" w:type="dxa"/>
                      <w:left w:w="115" w:type="dxa"/>
                      <w:bottom w:w="216" w:type="dxa"/>
                      <w:right w:w="115" w:type="dxa"/>
                    </w:tcMar>
                  </w:tcPr>
                  <w:p w14:paraId="7E309264" w14:textId="0C68E9E2" w:rsidR="006E6C10" w:rsidRDefault="006E6C10">
                    <w:pPr>
                      <w:pStyle w:val="Geenafstand"/>
                    </w:pPr>
                    <w:r>
                      <w:rPr>
                        <w:lang w:val="nl-NL"/>
                      </w:rPr>
                      <w:t>Wageningen UR</w:t>
                    </w:r>
                  </w:p>
                </w:tc>
              </w:sdtContent>
            </w:sdt>
            <w:tc>
              <w:tcPr>
                <w:tcW w:w="3444" w:type="dxa"/>
              </w:tcPr>
              <w:p w14:paraId="13C7A439" w14:textId="77777777" w:rsidR="006E6C10" w:rsidRDefault="006E6C10">
                <w:pPr>
                  <w:pStyle w:val="Geenafstand"/>
                </w:pPr>
              </w:p>
            </w:tc>
          </w:tr>
          <w:tr w:rsidR="006E6C10" w14:paraId="05189B7C" w14:textId="75DDF9EF" w:rsidTr="006E6C10">
            <w:tc>
              <w:tcPr>
                <w:tcW w:w="5605" w:type="dxa"/>
              </w:tcPr>
              <w:sdt>
                <w:sdtPr>
                  <w:rPr>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793BC59A" w14:textId="4966EB97" w:rsidR="006E6C10" w:rsidRDefault="006E6C10" w:rsidP="005040B2">
                    <w:pPr>
                      <w:pStyle w:val="Geenafstand"/>
                      <w:rPr>
                        <w:color w:val="797B7E" w:themeColor="accent1"/>
                        <w:sz w:val="80"/>
                        <w:szCs w:val="80"/>
                      </w:rPr>
                    </w:pPr>
                    <w:r w:rsidRPr="00D02A1F">
                      <w:rPr>
                        <w:sz w:val="80"/>
                        <w:szCs w:val="80"/>
                      </w:rPr>
                      <w:t>Is promoting agricultural input use the way to improve nutrition?</w:t>
                    </w:r>
                  </w:p>
                </w:sdtContent>
              </w:sdt>
            </w:tc>
            <w:tc>
              <w:tcPr>
                <w:tcW w:w="3444" w:type="dxa"/>
              </w:tcPr>
              <w:p w14:paraId="5FCA4DBE" w14:textId="77777777" w:rsidR="006E6C10" w:rsidRDefault="006E6C10" w:rsidP="005040B2">
                <w:pPr>
                  <w:pStyle w:val="Geenafstand"/>
                  <w:rPr>
                    <w:sz w:val="80"/>
                    <w:szCs w:val="80"/>
                  </w:rPr>
                </w:pPr>
              </w:p>
            </w:tc>
          </w:tr>
          <w:tr w:rsidR="006E6C10" w14:paraId="6BFFA98E" w14:textId="77DC2A8D" w:rsidTr="006E6C10">
            <w:sdt>
              <w:sdt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5605" w:type="dxa"/>
                    <w:tcMar>
                      <w:top w:w="216" w:type="dxa"/>
                      <w:left w:w="115" w:type="dxa"/>
                      <w:bottom w:w="216" w:type="dxa"/>
                      <w:right w:w="115" w:type="dxa"/>
                    </w:tcMar>
                  </w:tcPr>
                  <w:p w14:paraId="1C11A550" w14:textId="2063AE86" w:rsidR="006E6C10" w:rsidRDefault="006E6C10" w:rsidP="00DC5D89">
                    <w:pPr>
                      <w:pStyle w:val="Geenafstand"/>
                    </w:pPr>
                    <w:r w:rsidRPr="00D02A1F">
                      <w:t>A study on how farm-level adoption of improved maize seeds and fertiliser affects food security for households in rural Tanzania</w:t>
                    </w:r>
                  </w:p>
                </w:tc>
              </w:sdtContent>
            </w:sdt>
            <w:tc>
              <w:tcPr>
                <w:tcW w:w="3444" w:type="dxa"/>
              </w:tcPr>
              <w:p w14:paraId="54595291" w14:textId="77777777" w:rsidR="006E6C10" w:rsidRDefault="006E6C10" w:rsidP="00DC5D89">
                <w:pPr>
                  <w:pStyle w:val="Geenafstand"/>
                </w:pPr>
              </w:p>
            </w:tc>
          </w:tr>
        </w:tbl>
        <w:p w14:paraId="4A188EF7" w14:textId="56EAAAE4" w:rsidR="005040B2" w:rsidRDefault="005040B2"/>
        <w:p w14:paraId="2B31869A" w14:textId="77777777" w:rsidR="005040B2" w:rsidRDefault="005040B2"/>
        <w:tbl>
          <w:tblPr>
            <w:tblpPr w:leftFromText="187" w:rightFromText="187" w:horzAnchor="margin" w:tblpXSpec="center" w:tblpYSpec="bottom"/>
            <w:tblW w:w="4000" w:type="pct"/>
            <w:tblLook w:val="04A0" w:firstRow="1" w:lastRow="0" w:firstColumn="1" w:lastColumn="0" w:noHBand="0" w:noVBand="1"/>
          </w:tblPr>
          <w:tblGrid>
            <w:gridCol w:w="7258"/>
          </w:tblGrid>
          <w:tr w:rsidR="005040B2" w14:paraId="4809169E" w14:textId="77777777">
            <w:tc>
              <w:tcPr>
                <w:tcW w:w="7672" w:type="dxa"/>
                <w:tcMar>
                  <w:top w:w="216" w:type="dxa"/>
                  <w:left w:w="115" w:type="dxa"/>
                  <w:bottom w:w="216" w:type="dxa"/>
                  <w:right w:w="115" w:type="dxa"/>
                </w:tcMar>
              </w:tcPr>
              <w:sdt>
                <w:sdtPr>
                  <w:rPr>
                    <w:color w:val="797B7E"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260598DD" w14:textId="447A19A6" w:rsidR="005040B2" w:rsidRDefault="00D02A1F">
                    <w:pPr>
                      <w:pStyle w:val="Geenafstand"/>
                      <w:rPr>
                        <w:color w:val="797B7E" w:themeColor="accent1"/>
                      </w:rPr>
                    </w:pPr>
                    <w:r>
                      <w:rPr>
                        <w:color w:val="797B7E" w:themeColor="accent1"/>
                        <w:lang w:val="nl-NL"/>
                      </w:rPr>
                      <w:t>Verbeek, Anne</w:t>
                    </w:r>
                  </w:p>
                </w:sdtContent>
              </w:sdt>
              <w:sdt>
                <w:sdtPr>
                  <w:rPr>
                    <w:color w:val="797B7E" w:themeColor="accent1"/>
                  </w:rPr>
                  <w:alias w:val="Date"/>
                  <w:id w:val="13406932"/>
                  <w:dataBinding w:prefixMappings="xmlns:ns0='http://schemas.microsoft.com/office/2006/coverPageProps'" w:xpath="/ns0:CoverPageProperties[1]/ns0:PublishDate[1]" w:storeItemID="{55AF091B-3C7A-41E3-B477-F2FDAA23CFDA}"/>
                  <w:date w:fullDate="2016-10-13T00:00:00Z">
                    <w:dateFormat w:val="M/d/yyyy"/>
                    <w:lid w:val="en-US"/>
                    <w:storeMappedDataAs w:val="dateTime"/>
                    <w:calendar w:val="gregorian"/>
                  </w:date>
                </w:sdtPr>
                <w:sdtContent>
                  <w:p w14:paraId="3FC624BC" w14:textId="6BD5EE14" w:rsidR="005040B2" w:rsidRDefault="006E6C10">
                    <w:pPr>
                      <w:pStyle w:val="Geenafstand"/>
                      <w:rPr>
                        <w:color w:val="797B7E" w:themeColor="accent1"/>
                      </w:rPr>
                    </w:pPr>
                    <w:r>
                      <w:rPr>
                        <w:color w:val="797B7E" w:themeColor="accent1"/>
                        <w:lang w:val="en-US"/>
                      </w:rPr>
                      <w:t>10/13/2016</w:t>
                    </w:r>
                  </w:p>
                </w:sdtContent>
              </w:sdt>
              <w:p w14:paraId="2F7C20F5" w14:textId="77777777" w:rsidR="005040B2" w:rsidRDefault="005040B2">
                <w:pPr>
                  <w:pStyle w:val="Geenafstand"/>
                  <w:rPr>
                    <w:color w:val="797B7E" w:themeColor="accent1"/>
                  </w:rPr>
                </w:pPr>
              </w:p>
            </w:tc>
          </w:tr>
        </w:tbl>
        <w:p w14:paraId="1FB58D68" w14:textId="77777777" w:rsidR="005040B2" w:rsidRDefault="005040B2"/>
        <w:p w14:paraId="12FE98BD" w14:textId="77777777" w:rsidR="005040B2" w:rsidRDefault="005040B2">
          <w:r>
            <w:br w:type="page"/>
          </w:r>
        </w:p>
      </w:sdtContent>
    </w:sdt>
    <w:p w14:paraId="4C3648DA" w14:textId="77777777" w:rsidR="005040B2" w:rsidRDefault="005040B2" w:rsidP="005040B2"/>
    <w:p w14:paraId="5995A3E4" w14:textId="77777777" w:rsidR="005040B2" w:rsidRPr="005040B2" w:rsidRDefault="005040B2" w:rsidP="005040B2">
      <w:pPr>
        <w:rPr>
          <w:color w:val="863103" w:themeColor="accent2" w:themeShade="80"/>
          <w:spacing w:val="20"/>
          <w:sz w:val="28"/>
          <w:szCs w:val="28"/>
        </w:rPr>
      </w:pPr>
    </w:p>
    <w:sdt>
      <w:sdtPr>
        <w:rPr>
          <w:caps w:val="0"/>
          <w:color w:val="auto"/>
          <w:spacing w:val="0"/>
          <w:sz w:val="22"/>
          <w:szCs w:val="22"/>
          <w:lang w:bidi="he-IL"/>
        </w:rPr>
        <w:id w:val="452602795"/>
        <w:docPartObj>
          <w:docPartGallery w:val="Table of Contents"/>
          <w:docPartUnique/>
        </w:docPartObj>
      </w:sdtPr>
      <w:sdtEndPr>
        <w:rPr>
          <w:b/>
          <w:bCs/>
          <w:noProof/>
        </w:rPr>
      </w:sdtEndPr>
      <w:sdtContent>
        <w:p w14:paraId="5CBD53B8" w14:textId="77777777" w:rsidR="005040B2" w:rsidRDefault="005040B2">
          <w:pPr>
            <w:pStyle w:val="Kopvaninhoudsopgave"/>
          </w:pPr>
          <w:r>
            <w:t>Contents</w:t>
          </w:r>
        </w:p>
        <w:p w14:paraId="66419747" w14:textId="77777777" w:rsidR="00891115" w:rsidRDefault="005040B2">
          <w:pPr>
            <w:pStyle w:val="Inhopg1"/>
            <w:tabs>
              <w:tab w:val="right" w:leader="dot" w:pos="9062"/>
            </w:tabs>
            <w:rPr>
              <w:noProof/>
              <w:lang w:val="nl-NL" w:eastAsia="nl-NL" w:bidi="ar-SA"/>
            </w:rPr>
          </w:pPr>
          <w:r>
            <w:fldChar w:fldCharType="begin"/>
          </w:r>
          <w:r>
            <w:instrText xml:space="preserve"> TOC \o "1-3" \h \z \u </w:instrText>
          </w:r>
          <w:r>
            <w:fldChar w:fldCharType="separate"/>
          </w:r>
          <w:hyperlink w:anchor="_Toc459598181" w:history="1">
            <w:r w:rsidR="00891115" w:rsidRPr="00D543CC">
              <w:rPr>
                <w:rStyle w:val="Hyperlink"/>
                <w:noProof/>
              </w:rPr>
              <w:t>1. Introduction</w:t>
            </w:r>
            <w:r w:rsidR="00891115">
              <w:rPr>
                <w:noProof/>
                <w:webHidden/>
              </w:rPr>
              <w:tab/>
            </w:r>
            <w:r w:rsidR="00891115">
              <w:rPr>
                <w:noProof/>
                <w:webHidden/>
              </w:rPr>
              <w:fldChar w:fldCharType="begin"/>
            </w:r>
            <w:r w:rsidR="00891115">
              <w:rPr>
                <w:noProof/>
                <w:webHidden/>
              </w:rPr>
              <w:instrText xml:space="preserve"> PAGEREF _Toc459598181 \h </w:instrText>
            </w:r>
            <w:r w:rsidR="00891115">
              <w:rPr>
                <w:noProof/>
                <w:webHidden/>
              </w:rPr>
            </w:r>
            <w:r w:rsidR="00891115">
              <w:rPr>
                <w:noProof/>
                <w:webHidden/>
              </w:rPr>
              <w:fldChar w:fldCharType="separate"/>
            </w:r>
            <w:r w:rsidR="00891115">
              <w:rPr>
                <w:noProof/>
                <w:webHidden/>
              </w:rPr>
              <w:t>3</w:t>
            </w:r>
            <w:r w:rsidR="00891115">
              <w:rPr>
                <w:noProof/>
                <w:webHidden/>
              </w:rPr>
              <w:fldChar w:fldCharType="end"/>
            </w:r>
          </w:hyperlink>
        </w:p>
        <w:p w14:paraId="7D556C09" w14:textId="77777777" w:rsidR="00891115" w:rsidRDefault="000B3BAA">
          <w:pPr>
            <w:pStyle w:val="Inhopg1"/>
            <w:tabs>
              <w:tab w:val="right" w:leader="dot" w:pos="9062"/>
            </w:tabs>
            <w:rPr>
              <w:noProof/>
              <w:lang w:val="nl-NL" w:eastAsia="nl-NL" w:bidi="ar-SA"/>
            </w:rPr>
          </w:pPr>
          <w:hyperlink w:anchor="_Toc459598182" w:history="1">
            <w:r w:rsidR="00891115" w:rsidRPr="00D543CC">
              <w:rPr>
                <w:rStyle w:val="Hyperlink"/>
                <w:noProof/>
              </w:rPr>
              <w:t>2. Policy context: National Input Voucher Scheme</w:t>
            </w:r>
            <w:r w:rsidR="00891115">
              <w:rPr>
                <w:noProof/>
                <w:webHidden/>
              </w:rPr>
              <w:tab/>
            </w:r>
            <w:r w:rsidR="00891115">
              <w:rPr>
                <w:noProof/>
                <w:webHidden/>
              </w:rPr>
              <w:fldChar w:fldCharType="begin"/>
            </w:r>
            <w:r w:rsidR="00891115">
              <w:rPr>
                <w:noProof/>
                <w:webHidden/>
              </w:rPr>
              <w:instrText xml:space="preserve"> PAGEREF _Toc459598182 \h </w:instrText>
            </w:r>
            <w:r w:rsidR="00891115">
              <w:rPr>
                <w:noProof/>
                <w:webHidden/>
              </w:rPr>
            </w:r>
            <w:r w:rsidR="00891115">
              <w:rPr>
                <w:noProof/>
                <w:webHidden/>
              </w:rPr>
              <w:fldChar w:fldCharType="separate"/>
            </w:r>
            <w:r w:rsidR="00891115">
              <w:rPr>
                <w:noProof/>
                <w:webHidden/>
              </w:rPr>
              <w:t>4</w:t>
            </w:r>
            <w:r w:rsidR="00891115">
              <w:rPr>
                <w:noProof/>
                <w:webHidden/>
              </w:rPr>
              <w:fldChar w:fldCharType="end"/>
            </w:r>
          </w:hyperlink>
        </w:p>
        <w:p w14:paraId="511E8F07"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183" w:history="1">
            <w:r w:rsidR="00891115" w:rsidRPr="00D543CC">
              <w:rPr>
                <w:rStyle w:val="Hyperlink"/>
                <w:noProof/>
              </w:rPr>
              <w:t>2.2 History of national policies</w:t>
            </w:r>
            <w:r w:rsidR="00891115">
              <w:rPr>
                <w:noProof/>
                <w:webHidden/>
              </w:rPr>
              <w:tab/>
            </w:r>
            <w:r w:rsidR="00891115">
              <w:rPr>
                <w:noProof/>
                <w:webHidden/>
              </w:rPr>
              <w:fldChar w:fldCharType="begin"/>
            </w:r>
            <w:r w:rsidR="00891115">
              <w:rPr>
                <w:noProof/>
                <w:webHidden/>
              </w:rPr>
              <w:instrText xml:space="preserve"> PAGEREF _Toc459598183 \h </w:instrText>
            </w:r>
            <w:r w:rsidR="00891115">
              <w:rPr>
                <w:noProof/>
                <w:webHidden/>
              </w:rPr>
            </w:r>
            <w:r w:rsidR="00891115">
              <w:rPr>
                <w:noProof/>
                <w:webHidden/>
              </w:rPr>
              <w:fldChar w:fldCharType="separate"/>
            </w:r>
            <w:r w:rsidR="00891115">
              <w:rPr>
                <w:noProof/>
                <w:webHidden/>
              </w:rPr>
              <w:t>5</w:t>
            </w:r>
            <w:r w:rsidR="00891115">
              <w:rPr>
                <w:noProof/>
                <w:webHidden/>
              </w:rPr>
              <w:fldChar w:fldCharType="end"/>
            </w:r>
          </w:hyperlink>
        </w:p>
        <w:p w14:paraId="1C61DFD4"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184" w:history="1">
            <w:r w:rsidR="00891115" w:rsidRPr="00D543CC">
              <w:rPr>
                <w:rStyle w:val="Hyperlink"/>
                <w:noProof/>
              </w:rPr>
              <w:t>2.2 Subsidy Targeting</w:t>
            </w:r>
            <w:r w:rsidR="00891115">
              <w:rPr>
                <w:noProof/>
                <w:webHidden/>
              </w:rPr>
              <w:tab/>
            </w:r>
            <w:r w:rsidR="00891115">
              <w:rPr>
                <w:noProof/>
                <w:webHidden/>
              </w:rPr>
              <w:fldChar w:fldCharType="begin"/>
            </w:r>
            <w:r w:rsidR="00891115">
              <w:rPr>
                <w:noProof/>
                <w:webHidden/>
              </w:rPr>
              <w:instrText xml:space="preserve"> PAGEREF _Toc459598184 \h </w:instrText>
            </w:r>
            <w:r w:rsidR="00891115">
              <w:rPr>
                <w:noProof/>
                <w:webHidden/>
              </w:rPr>
            </w:r>
            <w:r w:rsidR="00891115">
              <w:rPr>
                <w:noProof/>
                <w:webHidden/>
              </w:rPr>
              <w:fldChar w:fldCharType="separate"/>
            </w:r>
            <w:r w:rsidR="00891115">
              <w:rPr>
                <w:noProof/>
                <w:webHidden/>
              </w:rPr>
              <w:t>6</w:t>
            </w:r>
            <w:r w:rsidR="00891115">
              <w:rPr>
                <w:noProof/>
                <w:webHidden/>
              </w:rPr>
              <w:fldChar w:fldCharType="end"/>
            </w:r>
          </w:hyperlink>
        </w:p>
        <w:p w14:paraId="71D48B26" w14:textId="77777777" w:rsidR="00891115" w:rsidRDefault="000B3BAA">
          <w:pPr>
            <w:pStyle w:val="Inhopg1"/>
            <w:tabs>
              <w:tab w:val="right" w:leader="dot" w:pos="9062"/>
            </w:tabs>
            <w:rPr>
              <w:noProof/>
              <w:lang w:val="nl-NL" w:eastAsia="nl-NL" w:bidi="ar-SA"/>
            </w:rPr>
          </w:pPr>
          <w:hyperlink w:anchor="_Toc459598185" w:history="1">
            <w:r w:rsidR="00891115" w:rsidRPr="00D543CC">
              <w:rPr>
                <w:rStyle w:val="Hyperlink"/>
                <w:noProof/>
              </w:rPr>
              <w:t>3. Literature review</w:t>
            </w:r>
            <w:r w:rsidR="00891115">
              <w:rPr>
                <w:noProof/>
                <w:webHidden/>
              </w:rPr>
              <w:tab/>
            </w:r>
            <w:r w:rsidR="00891115">
              <w:rPr>
                <w:noProof/>
                <w:webHidden/>
              </w:rPr>
              <w:fldChar w:fldCharType="begin"/>
            </w:r>
            <w:r w:rsidR="00891115">
              <w:rPr>
                <w:noProof/>
                <w:webHidden/>
              </w:rPr>
              <w:instrText xml:space="preserve"> PAGEREF _Toc459598185 \h </w:instrText>
            </w:r>
            <w:r w:rsidR="00891115">
              <w:rPr>
                <w:noProof/>
                <w:webHidden/>
              </w:rPr>
            </w:r>
            <w:r w:rsidR="00891115">
              <w:rPr>
                <w:noProof/>
                <w:webHidden/>
              </w:rPr>
              <w:fldChar w:fldCharType="separate"/>
            </w:r>
            <w:r w:rsidR="00891115">
              <w:rPr>
                <w:noProof/>
                <w:webHidden/>
              </w:rPr>
              <w:t>7</w:t>
            </w:r>
            <w:r w:rsidR="00891115">
              <w:rPr>
                <w:noProof/>
                <w:webHidden/>
              </w:rPr>
              <w:fldChar w:fldCharType="end"/>
            </w:r>
          </w:hyperlink>
        </w:p>
        <w:p w14:paraId="01EB276C"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186" w:history="1">
            <w:r w:rsidR="00891115" w:rsidRPr="00D543CC">
              <w:rPr>
                <w:rStyle w:val="Hyperlink"/>
                <w:noProof/>
              </w:rPr>
              <w:t>3.1 Food, nutrition and health: definitions and concepts</w:t>
            </w:r>
            <w:r w:rsidR="00891115">
              <w:rPr>
                <w:noProof/>
                <w:webHidden/>
              </w:rPr>
              <w:tab/>
            </w:r>
            <w:r w:rsidR="00891115">
              <w:rPr>
                <w:noProof/>
                <w:webHidden/>
              </w:rPr>
              <w:fldChar w:fldCharType="begin"/>
            </w:r>
            <w:r w:rsidR="00891115">
              <w:rPr>
                <w:noProof/>
                <w:webHidden/>
              </w:rPr>
              <w:instrText xml:space="preserve"> PAGEREF _Toc459598186 \h </w:instrText>
            </w:r>
            <w:r w:rsidR="00891115">
              <w:rPr>
                <w:noProof/>
                <w:webHidden/>
              </w:rPr>
            </w:r>
            <w:r w:rsidR="00891115">
              <w:rPr>
                <w:noProof/>
                <w:webHidden/>
              </w:rPr>
              <w:fldChar w:fldCharType="separate"/>
            </w:r>
            <w:r w:rsidR="00891115">
              <w:rPr>
                <w:noProof/>
                <w:webHidden/>
              </w:rPr>
              <w:t>7</w:t>
            </w:r>
            <w:r w:rsidR="00891115">
              <w:rPr>
                <w:noProof/>
                <w:webHidden/>
              </w:rPr>
              <w:fldChar w:fldCharType="end"/>
            </w:r>
          </w:hyperlink>
        </w:p>
        <w:p w14:paraId="3553FC07"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87" w:history="1">
            <w:r w:rsidR="00891115" w:rsidRPr="00D543CC">
              <w:rPr>
                <w:rStyle w:val="Hyperlink"/>
                <w:noProof/>
              </w:rPr>
              <w:t>3.1.1 History of food security perspectives</w:t>
            </w:r>
            <w:r w:rsidR="00891115">
              <w:rPr>
                <w:noProof/>
                <w:webHidden/>
              </w:rPr>
              <w:tab/>
            </w:r>
            <w:r w:rsidR="00891115">
              <w:rPr>
                <w:noProof/>
                <w:webHidden/>
              </w:rPr>
              <w:fldChar w:fldCharType="begin"/>
            </w:r>
            <w:r w:rsidR="00891115">
              <w:rPr>
                <w:noProof/>
                <w:webHidden/>
              </w:rPr>
              <w:instrText xml:space="preserve"> PAGEREF _Toc459598187 \h </w:instrText>
            </w:r>
            <w:r w:rsidR="00891115">
              <w:rPr>
                <w:noProof/>
                <w:webHidden/>
              </w:rPr>
            </w:r>
            <w:r w:rsidR="00891115">
              <w:rPr>
                <w:noProof/>
                <w:webHidden/>
              </w:rPr>
              <w:fldChar w:fldCharType="separate"/>
            </w:r>
            <w:r w:rsidR="00891115">
              <w:rPr>
                <w:noProof/>
                <w:webHidden/>
              </w:rPr>
              <w:t>7</w:t>
            </w:r>
            <w:r w:rsidR="00891115">
              <w:rPr>
                <w:noProof/>
                <w:webHidden/>
              </w:rPr>
              <w:fldChar w:fldCharType="end"/>
            </w:r>
          </w:hyperlink>
        </w:p>
        <w:p w14:paraId="71F86F4F"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88" w:history="1">
            <w:r w:rsidR="00891115" w:rsidRPr="00D543CC">
              <w:rPr>
                <w:rStyle w:val="Hyperlink"/>
                <w:noProof/>
              </w:rPr>
              <w:t>3.1.2 Definitions and overlapping concepts</w:t>
            </w:r>
            <w:r w:rsidR="00891115">
              <w:rPr>
                <w:noProof/>
                <w:webHidden/>
              </w:rPr>
              <w:tab/>
            </w:r>
            <w:r w:rsidR="00891115">
              <w:rPr>
                <w:noProof/>
                <w:webHidden/>
              </w:rPr>
              <w:fldChar w:fldCharType="begin"/>
            </w:r>
            <w:r w:rsidR="00891115">
              <w:rPr>
                <w:noProof/>
                <w:webHidden/>
              </w:rPr>
              <w:instrText xml:space="preserve"> PAGEREF _Toc459598188 \h </w:instrText>
            </w:r>
            <w:r w:rsidR="00891115">
              <w:rPr>
                <w:noProof/>
                <w:webHidden/>
              </w:rPr>
            </w:r>
            <w:r w:rsidR="00891115">
              <w:rPr>
                <w:noProof/>
                <w:webHidden/>
              </w:rPr>
              <w:fldChar w:fldCharType="separate"/>
            </w:r>
            <w:r w:rsidR="00891115">
              <w:rPr>
                <w:noProof/>
                <w:webHidden/>
              </w:rPr>
              <w:t>8</w:t>
            </w:r>
            <w:r w:rsidR="00891115">
              <w:rPr>
                <w:noProof/>
                <w:webHidden/>
              </w:rPr>
              <w:fldChar w:fldCharType="end"/>
            </w:r>
          </w:hyperlink>
        </w:p>
        <w:p w14:paraId="62D32794"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189" w:history="1">
            <w:r w:rsidR="00891115" w:rsidRPr="00D543CC">
              <w:rPr>
                <w:rStyle w:val="Hyperlink"/>
                <w:noProof/>
              </w:rPr>
              <w:t>3.2 Food security and nutrition indicators</w:t>
            </w:r>
            <w:r w:rsidR="00891115">
              <w:rPr>
                <w:noProof/>
                <w:webHidden/>
              </w:rPr>
              <w:tab/>
            </w:r>
            <w:r w:rsidR="00891115">
              <w:rPr>
                <w:noProof/>
                <w:webHidden/>
              </w:rPr>
              <w:fldChar w:fldCharType="begin"/>
            </w:r>
            <w:r w:rsidR="00891115">
              <w:rPr>
                <w:noProof/>
                <w:webHidden/>
              </w:rPr>
              <w:instrText xml:space="preserve"> PAGEREF _Toc459598189 \h </w:instrText>
            </w:r>
            <w:r w:rsidR="00891115">
              <w:rPr>
                <w:noProof/>
                <w:webHidden/>
              </w:rPr>
            </w:r>
            <w:r w:rsidR="00891115">
              <w:rPr>
                <w:noProof/>
                <w:webHidden/>
              </w:rPr>
              <w:fldChar w:fldCharType="separate"/>
            </w:r>
            <w:r w:rsidR="00891115">
              <w:rPr>
                <w:noProof/>
                <w:webHidden/>
              </w:rPr>
              <w:t>11</w:t>
            </w:r>
            <w:r w:rsidR="00891115">
              <w:rPr>
                <w:noProof/>
                <w:webHidden/>
              </w:rPr>
              <w:fldChar w:fldCharType="end"/>
            </w:r>
          </w:hyperlink>
        </w:p>
        <w:p w14:paraId="59A23899"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90" w:history="1">
            <w:r w:rsidR="00891115" w:rsidRPr="00D543CC">
              <w:rPr>
                <w:rStyle w:val="Hyperlink"/>
                <w:noProof/>
              </w:rPr>
              <w:t>3.2.1 Criteria for indictor assessment</w:t>
            </w:r>
            <w:r w:rsidR="00891115">
              <w:rPr>
                <w:noProof/>
                <w:webHidden/>
              </w:rPr>
              <w:tab/>
            </w:r>
            <w:r w:rsidR="00891115">
              <w:rPr>
                <w:noProof/>
                <w:webHidden/>
              </w:rPr>
              <w:fldChar w:fldCharType="begin"/>
            </w:r>
            <w:r w:rsidR="00891115">
              <w:rPr>
                <w:noProof/>
                <w:webHidden/>
              </w:rPr>
              <w:instrText xml:space="preserve"> PAGEREF _Toc459598190 \h </w:instrText>
            </w:r>
            <w:r w:rsidR="00891115">
              <w:rPr>
                <w:noProof/>
                <w:webHidden/>
              </w:rPr>
            </w:r>
            <w:r w:rsidR="00891115">
              <w:rPr>
                <w:noProof/>
                <w:webHidden/>
              </w:rPr>
              <w:fldChar w:fldCharType="separate"/>
            </w:r>
            <w:r w:rsidR="00891115">
              <w:rPr>
                <w:noProof/>
                <w:webHidden/>
              </w:rPr>
              <w:t>11</w:t>
            </w:r>
            <w:r w:rsidR="00891115">
              <w:rPr>
                <w:noProof/>
                <w:webHidden/>
              </w:rPr>
              <w:fldChar w:fldCharType="end"/>
            </w:r>
          </w:hyperlink>
        </w:p>
        <w:p w14:paraId="3F622BA2"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91" w:history="1">
            <w:r w:rsidR="00891115" w:rsidRPr="00D543CC">
              <w:rPr>
                <w:rStyle w:val="Hyperlink"/>
                <w:noProof/>
              </w:rPr>
              <w:t>3.2.2 Food acquisition</w:t>
            </w:r>
            <w:r w:rsidR="00891115">
              <w:rPr>
                <w:noProof/>
                <w:webHidden/>
              </w:rPr>
              <w:tab/>
            </w:r>
            <w:r w:rsidR="00891115">
              <w:rPr>
                <w:noProof/>
                <w:webHidden/>
              </w:rPr>
              <w:fldChar w:fldCharType="begin"/>
            </w:r>
            <w:r w:rsidR="00891115">
              <w:rPr>
                <w:noProof/>
                <w:webHidden/>
              </w:rPr>
              <w:instrText xml:space="preserve"> PAGEREF _Toc459598191 \h </w:instrText>
            </w:r>
            <w:r w:rsidR="00891115">
              <w:rPr>
                <w:noProof/>
                <w:webHidden/>
              </w:rPr>
            </w:r>
            <w:r w:rsidR="00891115">
              <w:rPr>
                <w:noProof/>
                <w:webHidden/>
              </w:rPr>
              <w:fldChar w:fldCharType="separate"/>
            </w:r>
            <w:r w:rsidR="00891115">
              <w:rPr>
                <w:noProof/>
                <w:webHidden/>
              </w:rPr>
              <w:t>15</w:t>
            </w:r>
            <w:r w:rsidR="00891115">
              <w:rPr>
                <w:noProof/>
                <w:webHidden/>
              </w:rPr>
              <w:fldChar w:fldCharType="end"/>
            </w:r>
          </w:hyperlink>
        </w:p>
        <w:p w14:paraId="3430CED4"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92" w:history="1">
            <w:r w:rsidR="00891115" w:rsidRPr="00D543CC">
              <w:rPr>
                <w:rStyle w:val="Hyperlink"/>
                <w:noProof/>
              </w:rPr>
              <w:t>3.2.3. Dietary intake</w:t>
            </w:r>
            <w:r w:rsidR="00891115">
              <w:rPr>
                <w:noProof/>
                <w:webHidden/>
              </w:rPr>
              <w:tab/>
            </w:r>
            <w:r w:rsidR="00891115">
              <w:rPr>
                <w:noProof/>
                <w:webHidden/>
              </w:rPr>
              <w:fldChar w:fldCharType="begin"/>
            </w:r>
            <w:r w:rsidR="00891115">
              <w:rPr>
                <w:noProof/>
                <w:webHidden/>
              </w:rPr>
              <w:instrText xml:space="preserve"> PAGEREF _Toc459598192 \h </w:instrText>
            </w:r>
            <w:r w:rsidR="00891115">
              <w:rPr>
                <w:noProof/>
                <w:webHidden/>
              </w:rPr>
            </w:r>
            <w:r w:rsidR="00891115">
              <w:rPr>
                <w:noProof/>
                <w:webHidden/>
              </w:rPr>
              <w:fldChar w:fldCharType="separate"/>
            </w:r>
            <w:r w:rsidR="00891115">
              <w:rPr>
                <w:noProof/>
                <w:webHidden/>
              </w:rPr>
              <w:t>15</w:t>
            </w:r>
            <w:r w:rsidR="00891115">
              <w:rPr>
                <w:noProof/>
                <w:webHidden/>
              </w:rPr>
              <w:fldChar w:fldCharType="end"/>
            </w:r>
          </w:hyperlink>
        </w:p>
        <w:p w14:paraId="4F7B60D9"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93" w:history="1">
            <w:r w:rsidR="00891115" w:rsidRPr="00D543CC">
              <w:rPr>
                <w:rStyle w:val="Hyperlink"/>
                <w:noProof/>
              </w:rPr>
              <w:t>3.2.4. Subjective measurements</w:t>
            </w:r>
            <w:r w:rsidR="00891115">
              <w:rPr>
                <w:noProof/>
                <w:webHidden/>
              </w:rPr>
              <w:tab/>
            </w:r>
            <w:r w:rsidR="00891115">
              <w:rPr>
                <w:noProof/>
                <w:webHidden/>
              </w:rPr>
              <w:fldChar w:fldCharType="begin"/>
            </w:r>
            <w:r w:rsidR="00891115">
              <w:rPr>
                <w:noProof/>
                <w:webHidden/>
              </w:rPr>
              <w:instrText xml:space="preserve"> PAGEREF _Toc459598193 \h </w:instrText>
            </w:r>
            <w:r w:rsidR="00891115">
              <w:rPr>
                <w:noProof/>
                <w:webHidden/>
              </w:rPr>
            </w:r>
            <w:r w:rsidR="00891115">
              <w:rPr>
                <w:noProof/>
                <w:webHidden/>
              </w:rPr>
              <w:fldChar w:fldCharType="separate"/>
            </w:r>
            <w:r w:rsidR="00891115">
              <w:rPr>
                <w:noProof/>
                <w:webHidden/>
              </w:rPr>
              <w:t>16</w:t>
            </w:r>
            <w:r w:rsidR="00891115">
              <w:rPr>
                <w:noProof/>
                <w:webHidden/>
              </w:rPr>
              <w:fldChar w:fldCharType="end"/>
            </w:r>
          </w:hyperlink>
        </w:p>
        <w:p w14:paraId="4B3F49C3"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94" w:history="1">
            <w:r w:rsidR="00891115" w:rsidRPr="00D543CC">
              <w:rPr>
                <w:rStyle w:val="Hyperlink"/>
                <w:noProof/>
              </w:rPr>
              <w:t>3.2.5 Coping strategies</w:t>
            </w:r>
            <w:r w:rsidR="00891115">
              <w:rPr>
                <w:noProof/>
                <w:webHidden/>
              </w:rPr>
              <w:tab/>
            </w:r>
            <w:r w:rsidR="00891115">
              <w:rPr>
                <w:noProof/>
                <w:webHidden/>
              </w:rPr>
              <w:fldChar w:fldCharType="begin"/>
            </w:r>
            <w:r w:rsidR="00891115">
              <w:rPr>
                <w:noProof/>
                <w:webHidden/>
              </w:rPr>
              <w:instrText xml:space="preserve"> PAGEREF _Toc459598194 \h </w:instrText>
            </w:r>
            <w:r w:rsidR="00891115">
              <w:rPr>
                <w:noProof/>
                <w:webHidden/>
              </w:rPr>
            </w:r>
            <w:r w:rsidR="00891115">
              <w:rPr>
                <w:noProof/>
                <w:webHidden/>
              </w:rPr>
              <w:fldChar w:fldCharType="separate"/>
            </w:r>
            <w:r w:rsidR="00891115">
              <w:rPr>
                <w:noProof/>
                <w:webHidden/>
              </w:rPr>
              <w:t>17</w:t>
            </w:r>
            <w:r w:rsidR="00891115">
              <w:rPr>
                <w:noProof/>
                <w:webHidden/>
              </w:rPr>
              <w:fldChar w:fldCharType="end"/>
            </w:r>
          </w:hyperlink>
        </w:p>
        <w:p w14:paraId="55FD8B04"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95" w:history="1">
            <w:r w:rsidR="00891115" w:rsidRPr="00D543CC">
              <w:rPr>
                <w:rStyle w:val="Hyperlink"/>
                <w:noProof/>
              </w:rPr>
              <w:t>3.2.6 Anthropometric measures</w:t>
            </w:r>
            <w:r w:rsidR="00891115">
              <w:rPr>
                <w:noProof/>
                <w:webHidden/>
              </w:rPr>
              <w:tab/>
            </w:r>
            <w:r w:rsidR="00891115">
              <w:rPr>
                <w:noProof/>
                <w:webHidden/>
              </w:rPr>
              <w:fldChar w:fldCharType="begin"/>
            </w:r>
            <w:r w:rsidR="00891115">
              <w:rPr>
                <w:noProof/>
                <w:webHidden/>
              </w:rPr>
              <w:instrText xml:space="preserve"> PAGEREF _Toc459598195 \h </w:instrText>
            </w:r>
            <w:r w:rsidR="00891115">
              <w:rPr>
                <w:noProof/>
                <w:webHidden/>
              </w:rPr>
            </w:r>
            <w:r w:rsidR="00891115">
              <w:rPr>
                <w:noProof/>
                <w:webHidden/>
              </w:rPr>
              <w:fldChar w:fldCharType="separate"/>
            </w:r>
            <w:r w:rsidR="00891115">
              <w:rPr>
                <w:noProof/>
                <w:webHidden/>
              </w:rPr>
              <w:t>18</w:t>
            </w:r>
            <w:r w:rsidR="00891115">
              <w:rPr>
                <w:noProof/>
                <w:webHidden/>
              </w:rPr>
              <w:fldChar w:fldCharType="end"/>
            </w:r>
          </w:hyperlink>
        </w:p>
        <w:p w14:paraId="7ACAF5BC"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96" w:history="1">
            <w:r w:rsidR="00891115" w:rsidRPr="00D543CC">
              <w:rPr>
                <w:rStyle w:val="Hyperlink"/>
                <w:noProof/>
              </w:rPr>
              <w:t>3.2.7 Biochemical measurements</w:t>
            </w:r>
            <w:r w:rsidR="00891115">
              <w:rPr>
                <w:noProof/>
                <w:webHidden/>
              </w:rPr>
              <w:tab/>
            </w:r>
            <w:r w:rsidR="00891115">
              <w:rPr>
                <w:noProof/>
                <w:webHidden/>
              </w:rPr>
              <w:fldChar w:fldCharType="begin"/>
            </w:r>
            <w:r w:rsidR="00891115">
              <w:rPr>
                <w:noProof/>
                <w:webHidden/>
              </w:rPr>
              <w:instrText xml:space="preserve"> PAGEREF _Toc459598196 \h </w:instrText>
            </w:r>
            <w:r w:rsidR="00891115">
              <w:rPr>
                <w:noProof/>
                <w:webHidden/>
              </w:rPr>
            </w:r>
            <w:r w:rsidR="00891115">
              <w:rPr>
                <w:noProof/>
                <w:webHidden/>
              </w:rPr>
              <w:fldChar w:fldCharType="separate"/>
            </w:r>
            <w:r w:rsidR="00891115">
              <w:rPr>
                <w:noProof/>
                <w:webHidden/>
              </w:rPr>
              <w:t>19</w:t>
            </w:r>
            <w:r w:rsidR="00891115">
              <w:rPr>
                <w:noProof/>
                <w:webHidden/>
              </w:rPr>
              <w:fldChar w:fldCharType="end"/>
            </w:r>
          </w:hyperlink>
        </w:p>
        <w:p w14:paraId="574232F8"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197" w:history="1">
            <w:r w:rsidR="00891115" w:rsidRPr="00D543CC">
              <w:rPr>
                <w:rStyle w:val="Hyperlink"/>
                <w:noProof/>
              </w:rPr>
              <w:t>3.2.8 Examples of studies using food security indicators in tanzania</w:t>
            </w:r>
            <w:r w:rsidR="00891115">
              <w:rPr>
                <w:noProof/>
                <w:webHidden/>
              </w:rPr>
              <w:tab/>
            </w:r>
            <w:r w:rsidR="00891115">
              <w:rPr>
                <w:noProof/>
                <w:webHidden/>
              </w:rPr>
              <w:fldChar w:fldCharType="begin"/>
            </w:r>
            <w:r w:rsidR="00891115">
              <w:rPr>
                <w:noProof/>
                <w:webHidden/>
              </w:rPr>
              <w:instrText xml:space="preserve"> PAGEREF _Toc459598197 \h </w:instrText>
            </w:r>
            <w:r w:rsidR="00891115">
              <w:rPr>
                <w:noProof/>
                <w:webHidden/>
              </w:rPr>
            </w:r>
            <w:r w:rsidR="00891115">
              <w:rPr>
                <w:noProof/>
                <w:webHidden/>
              </w:rPr>
              <w:fldChar w:fldCharType="separate"/>
            </w:r>
            <w:r w:rsidR="00891115">
              <w:rPr>
                <w:noProof/>
                <w:webHidden/>
              </w:rPr>
              <w:t>19</w:t>
            </w:r>
            <w:r w:rsidR="00891115">
              <w:rPr>
                <w:noProof/>
                <w:webHidden/>
              </w:rPr>
              <w:fldChar w:fldCharType="end"/>
            </w:r>
          </w:hyperlink>
        </w:p>
        <w:p w14:paraId="21AA2FBC" w14:textId="77777777" w:rsidR="00891115" w:rsidRDefault="000B3BAA">
          <w:pPr>
            <w:pStyle w:val="Inhopg1"/>
            <w:tabs>
              <w:tab w:val="right" w:leader="dot" w:pos="9062"/>
            </w:tabs>
            <w:rPr>
              <w:noProof/>
              <w:lang w:val="nl-NL" w:eastAsia="nl-NL" w:bidi="ar-SA"/>
            </w:rPr>
          </w:pPr>
          <w:hyperlink w:anchor="_Toc459598198" w:history="1">
            <w:r w:rsidR="00891115" w:rsidRPr="00D543CC">
              <w:rPr>
                <w:rStyle w:val="Hyperlink"/>
                <w:noProof/>
              </w:rPr>
              <w:t>4. Theoretical framework</w:t>
            </w:r>
            <w:r w:rsidR="00891115">
              <w:rPr>
                <w:noProof/>
                <w:webHidden/>
              </w:rPr>
              <w:tab/>
            </w:r>
            <w:r w:rsidR="00891115">
              <w:rPr>
                <w:noProof/>
                <w:webHidden/>
              </w:rPr>
              <w:fldChar w:fldCharType="begin"/>
            </w:r>
            <w:r w:rsidR="00891115">
              <w:rPr>
                <w:noProof/>
                <w:webHidden/>
              </w:rPr>
              <w:instrText xml:space="preserve"> PAGEREF _Toc459598198 \h </w:instrText>
            </w:r>
            <w:r w:rsidR="00891115">
              <w:rPr>
                <w:noProof/>
                <w:webHidden/>
              </w:rPr>
            </w:r>
            <w:r w:rsidR="00891115">
              <w:rPr>
                <w:noProof/>
                <w:webHidden/>
              </w:rPr>
              <w:fldChar w:fldCharType="separate"/>
            </w:r>
            <w:r w:rsidR="00891115">
              <w:rPr>
                <w:noProof/>
                <w:webHidden/>
              </w:rPr>
              <w:t>20</w:t>
            </w:r>
            <w:r w:rsidR="00891115">
              <w:rPr>
                <w:noProof/>
                <w:webHidden/>
              </w:rPr>
              <w:fldChar w:fldCharType="end"/>
            </w:r>
          </w:hyperlink>
        </w:p>
        <w:p w14:paraId="18F5F865"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199" w:history="1">
            <w:r w:rsidR="00891115" w:rsidRPr="00D543CC">
              <w:rPr>
                <w:rStyle w:val="Hyperlink"/>
                <w:noProof/>
              </w:rPr>
              <w:t>4.1 The Conceptual Framework</w:t>
            </w:r>
            <w:r w:rsidR="00891115">
              <w:rPr>
                <w:noProof/>
                <w:webHidden/>
              </w:rPr>
              <w:tab/>
            </w:r>
            <w:r w:rsidR="00891115">
              <w:rPr>
                <w:noProof/>
                <w:webHidden/>
              </w:rPr>
              <w:fldChar w:fldCharType="begin"/>
            </w:r>
            <w:r w:rsidR="00891115">
              <w:rPr>
                <w:noProof/>
                <w:webHidden/>
              </w:rPr>
              <w:instrText xml:space="preserve"> PAGEREF _Toc459598199 \h </w:instrText>
            </w:r>
            <w:r w:rsidR="00891115">
              <w:rPr>
                <w:noProof/>
                <w:webHidden/>
              </w:rPr>
            </w:r>
            <w:r w:rsidR="00891115">
              <w:rPr>
                <w:noProof/>
                <w:webHidden/>
              </w:rPr>
              <w:fldChar w:fldCharType="separate"/>
            </w:r>
            <w:r w:rsidR="00891115">
              <w:rPr>
                <w:noProof/>
                <w:webHidden/>
              </w:rPr>
              <w:t>21</w:t>
            </w:r>
            <w:r w:rsidR="00891115">
              <w:rPr>
                <w:noProof/>
                <w:webHidden/>
              </w:rPr>
              <w:fldChar w:fldCharType="end"/>
            </w:r>
          </w:hyperlink>
        </w:p>
        <w:p w14:paraId="2F46FDE7"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00" w:history="1">
            <w:r w:rsidR="00891115" w:rsidRPr="00D543CC">
              <w:rPr>
                <w:rStyle w:val="Hyperlink"/>
                <w:noProof/>
              </w:rPr>
              <w:t>4.2 The Agricultural Household Model</w:t>
            </w:r>
            <w:r w:rsidR="00891115">
              <w:rPr>
                <w:noProof/>
                <w:webHidden/>
              </w:rPr>
              <w:tab/>
            </w:r>
            <w:r w:rsidR="00891115">
              <w:rPr>
                <w:noProof/>
                <w:webHidden/>
              </w:rPr>
              <w:fldChar w:fldCharType="begin"/>
            </w:r>
            <w:r w:rsidR="00891115">
              <w:rPr>
                <w:noProof/>
                <w:webHidden/>
              </w:rPr>
              <w:instrText xml:space="preserve"> PAGEREF _Toc459598200 \h </w:instrText>
            </w:r>
            <w:r w:rsidR="00891115">
              <w:rPr>
                <w:noProof/>
                <w:webHidden/>
              </w:rPr>
            </w:r>
            <w:r w:rsidR="00891115">
              <w:rPr>
                <w:noProof/>
                <w:webHidden/>
              </w:rPr>
              <w:fldChar w:fldCharType="separate"/>
            </w:r>
            <w:r w:rsidR="00891115">
              <w:rPr>
                <w:noProof/>
                <w:webHidden/>
              </w:rPr>
              <w:t>23</w:t>
            </w:r>
            <w:r w:rsidR="00891115">
              <w:rPr>
                <w:noProof/>
                <w:webHidden/>
              </w:rPr>
              <w:fldChar w:fldCharType="end"/>
            </w:r>
          </w:hyperlink>
        </w:p>
        <w:p w14:paraId="51875E22" w14:textId="77777777" w:rsidR="00891115" w:rsidRDefault="000B3BAA">
          <w:pPr>
            <w:pStyle w:val="Inhopg1"/>
            <w:tabs>
              <w:tab w:val="right" w:leader="dot" w:pos="9062"/>
            </w:tabs>
            <w:rPr>
              <w:noProof/>
              <w:lang w:val="nl-NL" w:eastAsia="nl-NL" w:bidi="ar-SA"/>
            </w:rPr>
          </w:pPr>
          <w:hyperlink w:anchor="_Toc459598201" w:history="1">
            <w:r w:rsidR="00891115" w:rsidRPr="00D543CC">
              <w:rPr>
                <w:rStyle w:val="Hyperlink"/>
                <w:noProof/>
              </w:rPr>
              <w:t>5. Empirical Strategy</w:t>
            </w:r>
            <w:r w:rsidR="00891115">
              <w:rPr>
                <w:noProof/>
                <w:webHidden/>
              </w:rPr>
              <w:tab/>
            </w:r>
            <w:r w:rsidR="00891115">
              <w:rPr>
                <w:noProof/>
                <w:webHidden/>
              </w:rPr>
              <w:fldChar w:fldCharType="begin"/>
            </w:r>
            <w:r w:rsidR="00891115">
              <w:rPr>
                <w:noProof/>
                <w:webHidden/>
              </w:rPr>
              <w:instrText xml:space="preserve"> PAGEREF _Toc459598201 \h </w:instrText>
            </w:r>
            <w:r w:rsidR="00891115">
              <w:rPr>
                <w:noProof/>
                <w:webHidden/>
              </w:rPr>
            </w:r>
            <w:r w:rsidR="00891115">
              <w:rPr>
                <w:noProof/>
                <w:webHidden/>
              </w:rPr>
              <w:fldChar w:fldCharType="separate"/>
            </w:r>
            <w:r w:rsidR="00891115">
              <w:rPr>
                <w:noProof/>
                <w:webHidden/>
              </w:rPr>
              <w:t>24</w:t>
            </w:r>
            <w:r w:rsidR="00891115">
              <w:rPr>
                <w:noProof/>
                <w:webHidden/>
              </w:rPr>
              <w:fldChar w:fldCharType="end"/>
            </w:r>
          </w:hyperlink>
        </w:p>
        <w:p w14:paraId="513328AD"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02" w:history="1">
            <w:r w:rsidR="00891115" w:rsidRPr="00D543CC">
              <w:rPr>
                <w:rStyle w:val="Hyperlink"/>
                <w:noProof/>
              </w:rPr>
              <w:t>5.1 Data and variable description</w:t>
            </w:r>
            <w:r w:rsidR="00891115">
              <w:rPr>
                <w:noProof/>
                <w:webHidden/>
              </w:rPr>
              <w:tab/>
            </w:r>
            <w:r w:rsidR="00891115">
              <w:rPr>
                <w:noProof/>
                <w:webHidden/>
              </w:rPr>
              <w:fldChar w:fldCharType="begin"/>
            </w:r>
            <w:r w:rsidR="00891115">
              <w:rPr>
                <w:noProof/>
                <w:webHidden/>
              </w:rPr>
              <w:instrText xml:space="preserve"> PAGEREF _Toc459598202 \h </w:instrText>
            </w:r>
            <w:r w:rsidR="00891115">
              <w:rPr>
                <w:noProof/>
                <w:webHidden/>
              </w:rPr>
            </w:r>
            <w:r w:rsidR="00891115">
              <w:rPr>
                <w:noProof/>
                <w:webHidden/>
              </w:rPr>
              <w:fldChar w:fldCharType="separate"/>
            </w:r>
            <w:r w:rsidR="00891115">
              <w:rPr>
                <w:noProof/>
                <w:webHidden/>
              </w:rPr>
              <w:t>24</w:t>
            </w:r>
            <w:r w:rsidR="00891115">
              <w:rPr>
                <w:noProof/>
                <w:webHidden/>
              </w:rPr>
              <w:fldChar w:fldCharType="end"/>
            </w:r>
          </w:hyperlink>
        </w:p>
        <w:p w14:paraId="32AC4506"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203" w:history="1">
            <w:r w:rsidR="00891115" w:rsidRPr="00D543CC">
              <w:rPr>
                <w:rStyle w:val="Hyperlink"/>
                <w:noProof/>
              </w:rPr>
              <w:t>5.1.2. Nutrition variables</w:t>
            </w:r>
            <w:r w:rsidR="00891115">
              <w:rPr>
                <w:noProof/>
                <w:webHidden/>
              </w:rPr>
              <w:tab/>
            </w:r>
            <w:r w:rsidR="00891115">
              <w:rPr>
                <w:noProof/>
                <w:webHidden/>
              </w:rPr>
              <w:fldChar w:fldCharType="begin"/>
            </w:r>
            <w:r w:rsidR="00891115">
              <w:rPr>
                <w:noProof/>
                <w:webHidden/>
              </w:rPr>
              <w:instrText xml:space="preserve"> PAGEREF _Toc459598203 \h </w:instrText>
            </w:r>
            <w:r w:rsidR="00891115">
              <w:rPr>
                <w:noProof/>
                <w:webHidden/>
              </w:rPr>
            </w:r>
            <w:r w:rsidR="00891115">
              <w:rPr>
                <w:noProof/>
                <w:webHidden/>
              </w:rPr>
              <w:fldChar w:fldCharType="separate"/>
            </w:r>
            <w:r w:rsidR="00891115">
              <w:rPr>
                <w:noProof/>
                <w:webHidden/>
              </w:rPr>
              <w:t>25</w:t>
            </w:r>
            <w:r w:rsidR="00891115">
              <w:rPr>
                <w:noProof/>
                <w:webHidden/>
              </w:rPr>
              <w:fldChar w:fldCharType="end"/>
            </w:r>
          </w:hyperlink>
        </w:p>
        <w:p w14:paraId="15E0B84C"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204" w:history="1">
            <w:r w:rsidR="00891115" w:rsidRPr="00D543CC">
              <w:rPr>
                <w:rStyle w:val="Hyperlink"/>
                <w:noProof/>
              </w:rPr>
              <w:t>5.1.3 Explanatory variables</w:t>
            </w:r>
            <w:r w:rsidR="00891115">
              <w:rPr>
                <w:noProof/>
                <w:webHidden/>
              </w:rPr>
              <w:tab/>
            </w:r>
            <w:r w:rsidR="00891115">
              <w:rPr>
                <w:noProof/>
                <w:webHidden/>
              </w:rPr>
              <w:fldChar w:fldCharType="begin"/>
            </w:r>
            <w:r w:rsidR="00891115">
              <w:rPr>
                <w:noProof/>
                <w:webHidden/>
              </w:rPr>
              <w:instrText xml:space="preserve"> PAGEREF _Toc459598204 \h </w:instrText>
            </w:r>
            <w:r w:rsidR="00891115">
              <w:rPr>
                <w:noProof/>
                <w:webHidden/>
              </w:rPr>
            </w:r>
            <w:r w:rsidR="00891115">
              <w:rPr>
                <w:noProof/>
                <w:webHidden/>
              </w:rPr>
              <w:fldChar w:fldCharType="separate"/>
            </w:r>
            <w:r w:rsidR="00891115">
              <w:rPr>
                <w:noProof/>
                <w:webHidden/>
              </w:rPr>
              <w:t>26</w:t>
            </w:r>
            <w:r w:rsidR="00891115">
              <w:rPr>
                <w:noProof/>
                <w:webHidden/>
              </w:rPr>
              <w:fldChar w:fldCharType="end"/>
            </w:r>
          </w:hyperlink>
        </w:p>
        <w:p w14:paraId="690AE92A"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05" w:history="1">
            <w:r w:rsidR="00891115" w:rsidRPr="00D543CC">
              <w:rPr>
                <w:rStyle w:val="Hyperlink"/>
                <w:noProof/>
              </w:rPr>
              <w:t>5.2 Descriptive analysis</w:t>
            </w:r>
            <w:r w:rsidR="00891115">
              <w:rPr>
                <w:noProof/>
                <w:webHidden/>
              </w:rPr>
              <w:tab/>
            </w:r>
            <w:r w:rsidR="00891115">
              <w:rPr>
                <w:noProof/>
                <w:webHidden/>
              </w:rPr>
              <w:fldChar w:fldCharType="begin"/>
            </w:r>
            <w:r w:rsidR="00891115">
              <w:rPr>
                <w:noProof/>
                <w:webHidden/>
              </w:rPr>
              <w:instrText xml:space="preserve"> PAGEREF _Toc459598205 \h </w:instrText>
            </w:r>
            <w:r w:rsidR="00891115">
              <w:rPr>
                <w:noProof/>
                <w:webHidden/>
              </w:rPr>
            </w:r>
            <w:r w:rsidR="00891115">
              <w:rPr>
                <w:noProof/>
                <w:webHidden/>
              </w:rPr>
              <w:fldChar w:fldCharType="separate"/>
            </w:r>
            <w:r w:rsidR="00891115">
              <w:rPr>
                <w:noProof/>
                <w:webHidden/>
              </w:rPr>
              <w:t>29</w:t>
            </w:r>
            <w:r w:rsidR="00891115">
              <w:rPr>
                <w:noProof/>
                <w:webHidden/>
              </w:rPr>
              <w:fldChar w:fldCharType="end"/>
            </w:r>
          </w:hyperlink>
        </w:p>
        <w:p w14:paraId="629FDAE1"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06" w:history="1">
            <w:r w:rsidR="00891115" w:rsidRPr="00D543CC">
              <w:rPr>
                <w:rStyle w:val="Hyperlink"/>
                <w:noProof/>
              </w:rPr>
              <w:t>5.3 Estimation strategy</w:t>
            </w:r>
            <w:r w:rsidR="00891115">
              <w:rPr>
                <w:noProof/>
                <w:webHidden/>
              </w:rPr>
              <w:tab/>
            </w:r>
            <w:r w:rsidR="00891115">
              <w:rPr>
                <w:noProof/>
                <w:webHidden/>
              </w:rPr>
              <w:fldChar w:fldCharType="begin"/>
            </w:r>
            <w:r w:rsidR="00891115">
              <w:rPr>
                <w:noProof/>
                <w:webHidden/>
              </w:rPr>
              <w:instrText xml:space="preserve"> PAGEREF _Toc459598206 \h </w:instrText>
            </w:r>
            <w:r w:rsidR="00891115">
              <w:rPr>
                <w:noProof/>
                <w:webHidden/>
              </w:rPr>
            </w:r>
            <w:r w:rsidR="00891115">
              <w:rPr>
                <w:noProof/>
                <w:webHidden/>
              </w:rPr>
              <w:fldChar w:fldCharType="separate"/>
            </w:r>
            <w:r w:rsidR="00891115">
              <w:rPr>
                <w:noProof/>
                <w:webHidden/>
              </w:rPr>
              <w:t>37</w:t>
            </w:r>
            <w:r w:rsidR="00891115">
              <w:rPr>
                <w:noProof/>
                <w:webHidden/>
              </w:rPr>
              <w:fldChar w:fldCharType="end"/>
            </w:r>
          </w:hyperlink>
        </w:p>
        <w:p w14:paraId="299CD5C9" w14:textId="77777777" w:rsidR="00891115" w:rsidRDefault="000B3BAA">
          <w:pPr>
            <w:pStyle w:val="Inhopg1"/>
            <w:tabs>
              <w:tab w:val="right" w:leader="dot" w:pos="9062"/>
            </w:tabs>
            <w:rPr>
              <w:noProof/>
              <w:lang w:val="nl-NL" w:eastAsia="nl-NL" w:bidi="ar-SA"/>
            </w:rPr>
          </w:pPr>
          <w:hyperlink w:anchor="_Toc459598207" w:history="1">
            <w:r w:rsidR="00891115" w:rsidRPr="00D543CC">
              <w:rPr>
                <w:rStyle w:val="Hyperlink"/>
                <w:noProof/>
              </w:rPr>
              <w:t>6. Results</w:t>
            </w:r>
            <w:r w:rsidR="00891115">
              <w:rPr>
                <w:noProof/>
                <w:webHidden/>
              </w:rPr>
              <w:tab/>
            </w:r>
            <w:r w:rsidR="00891115">
              <w:rPr>
                <w:noProof/>
                <w:webHidden/>
              </w:rPr>
              <w:fldChar w:fldCharType="begin"/>
            </w:r>
            <w:r w:rsidR="00891115">
              <w:rPr>
                <w:noProof/>
                <w:webHidden/>
              </w:rPr>
              <w:instrText xml:space="preserve"> PAGEREF _Toc459598207 \h </w:instrText>
            </w:r>
            <w:r w:rsidR="00891115">
              <w:rPr>
                <w:noProof/>
                <w:webHidden/>
              </w:rPr>
            </w:r>
            <w:r w:rsidR="00891115">
              <w:rPr>
                <w:noProof/>
                <w:webHidden/>
              </w:rPr>
              <w:fldChar w:fldCharType="separate"/>
            </w:r>
            <w:r w:rsidR="00891115">
              <w:rPr>
                <w:noProof/>
                <w:webHidden/>
              </w:rPr>
              <w:t>39</w:t>
            </w:r>
            <w:r w:rsidR="00891115">
              <w:rPr>
                <w:noProof/>
                <w:webHidden/>
              </w:rPr>
              <w:fldChar w:fldCharType="end"/>
            </w:r>
          </w:hyperlink>
        </w:p>
        <w:p w14:paraId="00C25704"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08" w:history="1">
            <w:r w:rsidR="00891115" w:rsidRPr="00D543CC">
              <w:rPr>
                <w:rStyle w:val="Hyperlink"/>
                <w:noProof/>
              </w:rPr>
              <w:t>6.1 Interaction effects</w:t>
            </w:r>
            <w:r w:rsidR="00891115">
              <w:rPr>
                <w:noProof/>
                <w:webHidden/>
              </w:rPr>
              <w:tab/>
            </w:r>
            <w:r w:rsidR="00891115">
              <w:rPr>
                <w:noProof/>
                <w:webHidden/>
              </w:rPr>
              <w:fldChar w:fldCharType="begin"/>
            </w:r>
            <w:r w:rsidR="00891115">
              <w:rPr>
                <w:noProof/>
                <w:webHidden/>
              </w:rPr>
              <w:instrText xml:space="preserve"> PAGEREF _Toc459598208 \h </w:instrText>
            </w:r>
            <w:r w:rsidR="00891115">
              <w:rPr>
                <w:noProof/>
                <w:webHidden/>
              </w:rPr>
            </w:r>
            <w:r w:rsidR="00891115">
              <w:rPr>
                <w:noProof/>
                <w:webHidden/>
              </w:rPr>
              <w:fldChar w:fldCharType="separate"/>
            </w:r>
            <w:r w:rsidR="00891115">
              <w:rPr>
                <w:noProof/>
                <w:webHidden/>
              </w:rPr>
              <w:t>39</w:t>
            </w:r>
            <w:r w:rsidR="00891115">
              <w:rPr>
                <w:noProof/>
                <w:webHidden/>
              </w:rPr>
              <w:fldChar w:fldCharType="end"/>
            </w:r>
          </w:hyperlink>
        </w:p>
        <w:p w14:paraId="3A90E382"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09" w:history="1">
            <w:r w:rsidR="00891115" w:rsidRPr="00D543CC">
              <w:rPr>
                <w:rStyle w:val="Hyperlink"/>
                <w:noProof/>
              </w:rPr>
              <w:t>6.2 Dietary diversity score</w:t>
            </w:r>
            <w:r w:rsidR="00891115">
              <w:rPr>
                <w:noProof/>
                <w:webHidden/>
              </w:rPr>
              <w:tab/>
            </w:r>
            <w:r w:rsidR="00891115">
              <w:rPr>
                <w:noProof/>
                <w:webHidden/>
              </w:rPr>
              <w:fldChar w:fldCharType="begin"/>
            </w:r>
            <w:r w:rsidR="00891115">
              <w:rPr>
                <w:noProof/>
                <w:webHidden/>
              </w:rPr>
              <w:instrText xml:space="preserve"> PAGEREF _Toc459598209 \h </w:instrText>
            </w:r>
            <w:r w:rsidR="00891115">
              <w:rPr>
                <w:noProof/>
                <w:webHidden/>
              </w:rPr>
            </w:r>
            <w:r w:rsidR="00891115">
              <w:rPr>
                <w:noProof/>
                <w:webHidden/>
              </w:rPr>
              <w:fldChar w:fldCharType="separate"/>
            </w:r>
            <w:r w:rsidR="00891115">
              <w:rPr>
                <w:noProof/>
                <w:webHidden/>
              </w:rPr>
              <w:t>39</w:t>
            </w:r>
            <w:r w:rsidR="00891115">
              <w:rPr>
                <w:noProof/>
                <w:webHidden/>
              </w:rPr>
              <w:fldChar w:fldCharType="end"/>
            </w:r>
          </w:hyperlink>
        </w:p>
        <w:p w14:paraId="6374CEC3"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10" w:history="1">
            <w:r w:rsidR="00891115" w:rsidRPr="00D543CC">
              <w:rPr>
                <w:rStyle w:val="Hyperlink"/>
                <w:noProof/>
              </w:rPr>
              <w:t>6.3 Food variety score</w:t>
            </w:r>
            <w:r w:rsidR="00891115">
              <w:rPr>
                <w:noProof/>
                <w:webHidden/>
              </w:rPr>
              <w:tab/>
            </w:r>
            <w:r w:rsidR="00891115">
              <w:rPr>
                <w:noProof/>
                <w:webHidden/>
              </w:rPr>
              <w:fldChar w:fldCharType="begin"/>
            </w:r>
            <w:r w:rsidR="00891115">
              <w:rPr>
                <w:noProof/>
                <w:webHidden/>
              </w:rPr>
              <w:instrText xml:space="preserve"> PAGEREF _Toc459598210 \h </w:instrText>
            </w:r>
            <w:r w:rsidR="00891115">
              <w:rPr>
                <w:noProof/>
                <w:webHidden/>
              </w:rPr>
            </w:r>
            <w:r w:rsidR="00891115">
              <w:rPr>
                <w:noProof/>
                <w:webHidden/>
              </w:rPr>
              <w:fldChar w:fldCharType="separate"/>
            </w:r>
            <w:r w:rsidR="00891115">
              <w:rPr>
                <w:noProof/>
                <w:webHidden/>
              </w:rPr>
              <w:t>43</w:t>
            </w:r>
            <w:r w:rsidR="00891115">
              <w:rPr>
                <w:noProof/>
                <w:webHidden/>
              </w:rPr>
              <w:fldChar w:fldCharType="end"/>
            </w:r>
          </w:hyperlink>
        </w:p>
        <w:p w14:paraId="132D00A9"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11" w:history="1">
            <w:r w:rsidR="00891115" w:rsidRPr="00D543CC">
              <w:rPr>
                <w:rStyle w:val="Hyperlink"/>
                <w:noProof/>
              </w:rPr>
              <w:t>6.4 Food consumption score</w:t>
            </w:r>
            <w:r w:rsidR="00891115">
              <w:rPr>
                <w:noProof/>
                <w:webHidden/>
              </w:rPr>
              <w:tab/>
            </w:r>
            <w:r w:rsidR="00891115">
              <w:rPr>
                <w:noProof/>
                <w:webHidden/>
              </w:rPr>
              <w:fldChar w:fldCharType="begin"/>
            </w:r>
            <w:r w:rsidR="00891115">
              <w:rPr>
                <w:noProof/>
                <w:webHidden/>
              </w:rPr>
              <w:instrText xml:space="preserve"> PAGEREF _Toc459598211 \h </w:instrText>
            </w:r>
            <w:r w:rsidR="00891115">
              <w:rPr>
                <w:noProof/>
                <w:webHidden/>
              </w:rPr>
            </w:r>
            <w:r w:rsidR="00891115">
              <w:rPr>
                <w:noProof/>
                <w:webHidden/>
              </w:rPr>
              <w:fldChar w:fldCharType="separate"/>
            </w:r>
            <w:r w:rsidR="00891115">
              <w:rPr>
                <w:noProof/>
                <w:webHidden/>
              </w:rPr>
              <w:t>46</w:t>
            </w:r>
            <w:r w:rsidR="00891115">
              <w:rPr>
                <w:noProof/>
                <w:webHidden/>
              </w:rPr>
              <w:fldChar w:fldCharType="end"/>
            </w:r>
          </w:hyperlink>
        </w:p>
        <w:p w14:paraId="407F0380"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12" w:history="1">
            <w:r w:rsidR="00891115" w:rsidRPr="00D543CC">
              <w:rPr>
                <w:rStyle w:val="Hyperlink"/>
                <w:noProof/>
              </w:rPr>
              <w:t>6.5 Coping strategy index</w:t>
            </w:r>
            <w:r w:rsidR="00891115">
              <w:rPr>
                <w:noProof/>
                <w:webHidden/>
              </w:rPr>
              <w:tab/>
            </w:r>
            <w:r w:rsidR="00891115">
              <w:rPr>
                <w:noProof/>
                <w:webHidden/>
              </w:rPr>
              <w:fldChar w:fldCharType="begin"/>
            </w:r>
            <w:r w:rsidR="00891115">
              <w:rPr>
                <w:noProof/>
                <w:webHidden/>
              </w:rPr>
              <w:instrText xml:space="preserve"> PAGEREF _Toc459598212 \h </w:instrText>
            </w:r>
            <w:r w:rsidR="00891115">
              <w:rPr>
                <w:noProof/>
                <w:webHidden/>
              </w:rPr>
            </w:r>
            <w:r w:rsidR="00891115">
              <w:rPr>
                <w:noProof/>
                <w:webHidden/>
              </w:rPr>
              <w:fldChar w:fldCharType="separate"/>
            </w:r>
            <w:r w:rsidR="00891115">
              <w:rPr>
                <w:noProof/>
                <w:webHidden/>
              </w:rPr>
              <w:t>49</w:t>
            </w:r>
            <w:r w:rsidR="00891115">
              <w:rPr>
                <w:noProof/>
                <w:webHidden/>
              </w:rPr>
              <w:fldChar w:fldCharType="end"/>
            </w:r>
          </w:hyperlink>
        </w:p>
        <w:p w14:paraId="63B61080"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13" w:history="1">
            <w:r w:rsidR="00891115" w:rsidRPr="00D543CC">
              <w:rPr>
                <w:rStyle w:val="Hyperlink"/>
                <w:noProof/>
              </w:rPr>
              <w:t>6.6 Summary and comparison</w:t>
            </w:r>
            <w:r w:rsidR="00891115">
              <w:rPr>
                <w:noProof/>
                <w:webHidden/>
              </w:rPr>
              <w:tab/>
            </w:r>
            <w:r w:rsidR="00891115">
              <w:rPr>
                <w:noProof/>
                <w:webHidden/>
              </w:rPr>
              <w:fldChar w:fldCharType="begin"/>
            </w:r>
            <w:r w:rsidR="00891115">
              <w:rPr>
                <w:noProof/>
                <w:webHidden/>
              </w:rPr>
              <w:instrText xml:space="preserve"> PAGEREF _Toc459598213 \h </w:instrText>
            </w:r>
            <w:r w:rsidR="00891115">
              <w:rPr>
                <w:noProof/>
                <w:webHidden/>
              </w:rPr>
            </w:r>
            <w:r w:rsidR="00891115">
              <w:rPr>
                <w:noProof/>
                <w:webHidden/>
              </w:rPr>
              <w:fldChar w:fldCharType="separate"/>
            </w:r>
            <w:r w:rsidR="00891115">
              <w:rPr>
                <w:noProof/>
                <w:webHidden/>
              </w:rPr>
              <w:t>52</w:t>
            </w:r>
            <w:r w:rsidR="00891115">
              <w:rPr>
                <w:noProof/>
                <w:webHidden/>
              </w:rPr>
              <w:fldChar w:fldCharType="end"/>
            </w:r>
          </w:hyperlink>
        </w:p>
        <w:p w14:paraId="5AA3F7E2" w14:textId="77777777" w:rsidR="00891115" w:rsidRDefault="000B3BAA">
          <w:pPr>
            <w:pStyle w:val="Inhopg1"/>
            <w:tabs>
              <w:tab w:val="right" w:leader="dot" w:pos="9062"/>
            </w:tabs>
            <w:rPr>
              <w:noProof/>
              <w:lang w:val="nl-NL" w:eastAsia="nl-NL" w:bidi="ar-SA"/>
            </w:rPr>
          </w:pPr>
          <w:hyperlink w:anchor="_Toc459598214" w:history="1">
            <w:r w:rsidR="00891115" w:rsidRPr="00D543CC">
              <w:rPr>
                <w:rStyle w:val="Hyperlink"/>
                <w:noProof/>
              </w:rPr>
              <w:t>7. Verification and Practical Implications</w:t>
            </w:r>
            <w:r w:rsidR="00891115">
              <w:rPr>
                <w:noProof/>
                <w:webHidden/>
              </w:rPr>
              <w:tab/>
            </w:r>
            <w:r w:rsidR="00891115">
              <w:rPr>
                <w:noProof/>
                <w:webHidden/>
              </w:rPr>
              <w:fldChar w:fldCharType="begin"/>
            </w:r>
            <w:r w:rsidR="00891115">
              <w:rPr>
                <w:noProof/>
                <w:webHidden/>
              </w:rPr>
              <w:instrText xml:space="preserve"> PAGEREF _Toc459598214 \h </w:instrText>
            </w:r>
            <w:r w:rsidR="00891115">
              <w:rPr>
                <w:noProof/>
                <w:webHidden/>
              </w:rPr>
            </w:r>
            <w:r w:rsidR="00891115">
              <w:rPr>
                <w:noProof/>
                <w:webHidden/>
              </w:rPr>
              <w:fldChar w:fldCharType="separate"/>
            </w:r>
            <w:r w:rsidR="00891115">
              <w:rPr>
                <w:noProof/>
                <w:webHidden/>
              </w:rPr>
              <w:t>54</w:t>
            </w:r>
            <w:r w:rsidR="00891115">
              <w:rPr>
                <w:noProof/>
                <w:webHidden/>
              </w:rPr>
              <w:fldChar w:fldCharType="end"/>
            </w:r>
          </w:hyperlink>
        </w:p>
        <w:p w14:paraId="5F697CD4"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15" w:history="1">
            <w:r w:rsidR="00891115" w:rsidRPr="00D543CC">
              <w:rPr>
                <w:rStyle w:val="Hyperlink"/>
                <w:noProof/>
              </w:rPr>
              <w:t>7.1 General impression</w:t>
            </w:r>
            <w:r w:rsidR="00891115">
              <w:rPr>
                <w:noProof/>
                <w:webHidden/>
              </w:rPr>
              <w:tab/>
            </w:r>
            <w:r w:rsidR="00891115">
              <w:rPr>
                <w:noProof/>
                <w:webHidden/>
              </w:rPr>
              <w:fldChar w:fldCharType="begin"/>
            </w:r>
            <w:r w:rsidR="00891115">
              <w:rPr>
                <w:noProof/>
                <w:webHidden/>
              </w:rPr>
              <w:instrText xml:space="preserve"> PAGEREF _Toc459598215 \h </w:instrText>
            </w:r>
            <w:r w:rsidR="00891115">
              <w:rPr>
                <w:noProof/>
                <w:webHidden/>
              </w:rPr>
            </w:r>
            <w:r w:rsidR="00891115">
              <w:rPr>
                <w:noProof/>
                <w:webHidden/>
              </w:rPr>
              <w:fldChar w:fldCharType="separate"/>
            </w:r>
            <w:r w:rsidR="00891115">
              <w:rPr>
                <w:noProof/>
                <w:webHidden/>
              </w:rPr>
              <w:t>54</w:t>
            </w:r>
            <w:r w:rsidR="00891115">
              <w:rPr>
                <w:noProof/>
                <w:webHidden/>
              </w:rPr>
              <w:fldChar w:fldCharType="end"/>
            </w:r>
          </w:hyperlink>
        </w:p>
        <w:p w14:paraId="6CE6C826"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16" w:history="1">
            <w:r w:rsidR="00891115" w:rsidRPr="00D543CC">
              <w:rPr>
                <w:rStyle w:val="Hyperlink"/>
                <w:noProof/>
              </w:rPr>
              <w:t>7.2 The relation between agricultural input use and food security: our experts’ views</w:t>
            </w:r>
            <w:r w:rsidR="00891115">
              <w:rPr>
                <w:noProof/>
                <w:webHidden/>
              </w:rPr>
              <w:tab/>
            </w:r>
            <w:r w:rsidR="00891115">
              <w:rPr>
                <w:noProof/>
                <w:webHidden/>
              </w:rPr>
              <w:fldChar w:fldCharType="begin"/>
            </w:r>
            <w:r w:rsidR="00891115">
              <w:rPr>
                <w:noProof/>
                <w:webHidden/>
              </w:rPr>
              <w:instrText xml:space="preserve"> PAGEREF _Toc459598216 \h </w:instrText>
            </w:r>
            <w:r w:rsidR="00891115">
              <w:rPr>
                <w:noProof/>
                <w:webHidden/>
              </w:rPr>
            </w:r>
            <w:r w:rsidR="00891115">
              <w:rPr>
                <w:noProof/>
                <w:webHidden/>
              </w:rPr>
              <w:fldChar w:fldCharType="separate"/>
            </w:r>
            <w:r w:rsidR="00891115">
              <w:rPr>
                <w:noProof/>
                <w:webHidden/>
              </w:rPr>
              <w:t>55</w:t>
            </w:r>
            <w:r w:rsidR="00891115">
              <w:rPr>
                <w:noProof/>
                <w:webHidden/>
              </w:rPr>
              <w:fldChar w:fldCharType="end"/>
            </w:r>
          </w:hyperlink>
        </w:p>
        <w:p w14:paraId="6C9952A9"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17" w:history="1">
            <w:r w:rsidR="00891115" w:rsidRPr="00D543CC">
              <w:rPr>
                <w:rStyle w:val="Hyperlink"/>
                <w:noProof/>
              </w:rPr>
              <w:t>7.3 Practical implications</w:t>
            </w:r>
            <w:r w:rsidR="00891115">
              <w:rPr>
                <w:noProof/>
                <w:webHidden/>
              </w:rPr>
              <w:tab/>
            </w:r>
            <w:r w:rsidR="00891115">
              <w:rPr>
                <w:noProof/>
                <w:webHidden/>
              </w:rPr>
              <w:fldChar w:fldCharType="begin"/>
            </w:r>
            <w:r w:rsidR="00891115">
              <w:rPr>
                <w:noProof/>
                <w:webHidden/>
              </w:rPr>
              <w:instrText xml:space="preserve"> PAGEREF _Toc459598217 \h </w:instrText>
            </w:r>
            <w:r w:rsidR="00891115">
              <w:rPr>
                <w:noProof/>
                <w:webHidden/>
              </w:rPr>
            </w:r>
            <w:r w:rsidR="00891115">
              <w:rPr>
                <w:noProof/>
                <w:webHidden/>
              </w:rPr>
              <w:fldChar w:fldCharType="separate"/>
            </w:r>
            <w:r w:rsidR="00891115">
              <w:rPr>
                <w:noProof/>
                <w:webHidden/>
              </w:rPr>
              <w:t>57</w:t>
            </w:r>
            <w:r w:rsidR="00891115">
              <w:rPr>
                <w:noProof/>
                <w:webHidden/>
              </w:rPr>
              <w:fldChar w:fldCharType="end"/>
            </w:r>
          </w:hyperlink>
        </w:p>
        <w:p w14:paraId="51051D26"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218" w:history="1">
            <w:r w:rsidR="00891115" w:rsidRPr="00D543CC">
              <w:rPr>
                <w:rStyle w:val="Hyperlink"/>
                <w:noProof/>
              </w:rPr>
              <w:t>7.3.1. Current policy context</w:t>
            </w:r>
            <w:r w:rsidR="00891115">
              <w:rPr>
                <w:noProof/>
                <w:webHidden/>
              </w:rPr>
              <w:tab/>
            </w:r>
            <w:r w:rsidR="00891115">
              <w:rPr>
                <w:noProof/>
                <w:webHidden/>
              </w:rPr>
              <w:fldChar w:fldCharType="begin"/>
            </w:r>
            <w:r w:rsidR="00891115">
              <w:rPr>
                <w:noProof/>
                <w:webHidden/>
              </w:rPr>
              <w:instrText xml:space="preserve"> PAGEREF _Toc459598218 \h </w:instrText>
            </w:r>
            <w:r w:rsidR="00891115">
              <w:rPr>
                <w:noProof/>
                <w:webHidden/>
              </w:rPr>
            </w:r>
            <w:r w:rsidR="00891115">
              <w:rPr>
                <w:noProof/>
                <w:webHidden/>
              </w:rPr>
              <w:fldChar w:fldCharType="separate"/>
            </w:r>
            <w:r w:rsidR="00891115">
              <w:rPr>
                <w:noProof/>
                <w:webHidden/>
              </w:rPr>
              <w:t>57</w:t>
            </w:r>
            <w:r w:rsidR="00891115">
              <w:rPr>
                <w:noProof/>
                <w:webHidden/>
              </w:rPr>
              <w:fldChar w:fldCharType="end"/>
            </w:r>
          </w:hyperlink>
        </w:p>
        <w:p w14:paraId="4C3C091B"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219" w:history="1">
            <w:r w:rsidR="00891115" w:rsidRPr="00D543CC">
              <w:rPr>
                <w:rStyle w:val="Hyperlink"/>
                <w:noProof/>
              </w:rPr>
              <w:t>7.3.2 Future policies</w:t>
            </w:r>
            <w:r w:rsidR="00891115">
              <w:rPr>
                <w:noProof/>
                <w:webHidden/>
              </w:rPr>
              <w:tab/>
            </w:r>
            <w:r w:rsidR="00891115">
              <w:rPr>
                <w:noProof/>
                <w:webHidden/>
              </w:rPr>
              <w:fldChar w:fldCharType="begin"/>
            </w:r>
            <w:r w:rsidR="00891115">
              <w:rPr>
                <w:noProof/>
                <w:webHidden/>
              </w:rPr>
              <w:instrText xml:space="preserve"> PAGEREF _Toc459598219 \h </w:instrText>
            </w:r>
            <w:r w:rsidR="00891115">
              <w:rPr>
                <w:noProof/>
                <w:webHidden/>
              </w:rPr>
            </w:r>
            <w:r w:rsidR="00891115">
              <w:rPr>
                <w:noProof/>
                <w:webHidden/>
              </w:rPr>
              <w:fldChar w:fldCharType="separate"/>
            </w:r>
            <w:r w:rsidR="00891115">
              <w:rPr>
                <w:noProof/>
                <w:webHidden/>
              </w:rPr>
              <w:t>57</w:t>
            </w:r>
            <w:r w:rsidR="00891115">
              <w:rPr>
                <w:noProof/>
                <w:webHidden/>
              </w:rPr>
              <w:fldChar w:fldCharType="end"/>
            </w:r>
          </w:hyperlink>
        </w:p>
        <w:p w14:paraId="36362388" w14:textId="77777777" w:rsidR="00891115" w:rsidRDefault="000B3BAA">
          <w:pPr>
            <w:pStyle w:val="Inhopg3"/>
            <w:tabs>
              <w:tab w:val="right" w:leader="dot" w:pos="9062"/>
            </w:tabs>
            <w:rPr>
              <w:rFonts w:asciiTheme="minorHAnsi" w:eastAsiaTheme="minorEastAsia" w:hAnsiTheme="minorHAnsi" w:cstheme="minorBidi"/>
              <w:noProof/>
              <w:lang w:val="nl-NL" w:eastAsia="nl-NL" w:bidi="ar-SA"/>
            </w:rPr>
          </w:pPr>
          <w:hyperlink w:anchor="_Toc459598220" w:history="1">
            <w:r w:rsidR="00891115" w:rsidRPr="00D543CC">
              <w:rPr>
                <w:rStyle w:val="Hyperlink"/>
                <w:noProof/>
              </w:rPr>
              <w:t>7.3.3 Effectiveness of the pathways from input use to food security</w:t>
            </w:r>
            <w:r w:rsidR="00891115">
              <w:rPr>
                <w:noProof/>
                <w:webHidden/>
              </w:rPr>
              <w:tab/>
            </w:r>
            <w:r w:rsidR="00891115">
              <w:rPr>
                <w:noProof/>
                <w:webHidden/>
              </w:rPr>
              <w:fldChar w:fldCharType="begin"/>
            </w:r>
            <w:r w:rsidR="00891115">
              <w:rPr>
                <w:noProof/>
                <w:webHidden/>
              </w:rPr>
              <w:instrText xml:space="preserve"> PAGEREF _Toc459598220 \h </w:instrText>
            </w:r>
            <w:r w:rsidR="00891115">
              <w:rPr>
                <w:noProof/>
                <w:webHidden/>
              </w:rPr>
            </w:r>
            <w:r w:rsidR="00891115">
              <w:rPr>
                <w:noProof/>
                <w:webHidden/>
              </w:rPr>
              <w:fldChar w:fldCharType="separate"/>
            </w:r>
            <w:r w:rsidR="00891115">
              <w:rPr>
                <w:noProof/>
                <w:webHidden/>
              </w:rPr>
              <w:t>58</w:t>
            </w:r>
            <w:r w:rsidR="00891115">
              <w:rPr>
                <w:noProof/>
                <w:webHidden/>
              </w:rPr>
              <w:fldChar w:fldCharType="end"/>
            </w:r>
          </w:hyperlink>
        </w:p>
        <w:p w14:paraId="55FDE043" w14:textId="77777777" w:rsidR="00891115" w:rsidRDefault="000B3BAA">
          <w:pPr>
            <w:pStyle w:val="Inhopg1"/>
            <w:tabs>
              <w:tab w:val="right" w:leader="dot" w:pos="9062"/>
            </w:tabs>
            <w:rPr>
              <w:noProof/>
              <w:lang w:val="nl-NL" w:eastAsia="nl-NL" w:bidi="ar-SA"/>
            </w:rPr>
          </w:pPr>
          <w:hyperlink w:anchor="_Toc459598221" w:history="1">
            <w:r w:rsidR="00891115" w:rsidRPr="00D543CC">
              <w:rPr>
                <w:rStyle w:val="Hyperlink"/>
                <w:noProof/>
              </w:rPr>
              <w:t>8. Discussion and conclusion</w:t>
            </w:r>
            <w:r w:rsidR="00891115">
              <w:rPr>
                <w:noProof/>
                <w:webHidden/>
              </w:rPr>
              <w:tab/>
            </w:r>
            <w:r w:rsidR="00891115">
              <w:rPr>
                <w:noProof/>
                <w:webHidden/>
              </w:rPr>
              <w:fldChar w:fldCharType="begin"/>
            </w:r>
            <w:r w:rsidR="00891115">
              <w:rPr>
                <w:noProof/>
                <w:webHidden/>
              </w:rPr>
              <w:instrText xml:space="preserve"> PAGEREF _Toc459598221 \h </w:instrText>
            </w:r>
            <w:r w:rsidR="00891115">
              <w:rPr>
                <w:noProof/>
                <w:webHidden/>
              </w:rPr>
            </w:r>
            <w:r w:rsidR="00891115">
              <w:rPr>
                <w:noProof/>
                <w:webHidden/>
              </w:rPr>
              <w:fldChar w:fldCharType="separate"/>
            </w:r>
            <w:r w:rsidR="00891115">
              <w:rPr>
                <w:noProof/>
                <w:webHidden/>
              </w:rPr>
              <w:t>59</w:t>
            </w:r>
            <w:r w:rsidR="00891115">
              <w:rPr>
                <w:noProof/>
                <w:webHidden/>
              </w:rPr>
              <w:fldChar w:fldCharType="end"/>
            </w:r>
          </w:hyperlink>
        </w:p>
        <w:p w14:paraId="07914B9A" w14:textId="77777777" w:rsidR="00891115" w:rsidRDefault="000B3BAA">
          <w:pPr>
            <w:pStyle w:val="Inhopg1"/>
            <w:tabs>
              <w:tab w:val="right" w:leader="dot" w:pos="9062"/>
            </w:tabs>
            <w:rPr>
              <w:noProof/>
              <w:lang w:val="nl-NL" w:eastAsia="nl-NL" w:bidi="ar-SA"/>
            </w:rPr>
          </w:pPr>
          <w:hyperlink w:anchor="_Toc459598222" w:history="1">
            <w:r w:rsidR="00891115" w:rsidRPr="00D543CC">
              <w:rPr>
                <w:rStyle w:val="Hyperlink"/>
                <w:noProof/>
                <w:lang w:val="it-IT"/>
              </w:rPr>
              <w:t>References</w:t>
            </w:r>
            <w:r w:rsidR="00891115">
              <w:rPr>
                <w:noProof/>
                <w:webHidden/>
              </w:rPr>
              <w:tab/>
            </w:r>
            <w:r w:rsidR="00891115">
              <w:rPr>
                <w:noProof/>
                <w:webHidden/>
              </w:rPr>
              <w:fldChar w:fldCharType="begin"/>
            </w:r>
            <w:r w:rsidR="00891115">
              <w:rPr>
                <w:noProof/>
                <w:webHidden/>
              </w:rPr>
              <w:instrText xml:space="preserve"> PAGEREF _Toc459598222 \h </w:instrText>
            </w:r>
            <w:r w:rsidR="00891115">
              <w:rPr>
                <w:noProof/>
                <w:webHidden/>
              </w:rPr>
            </w:r>
            <w:r w:rsidR="00891115">
              <w:rPr>
                <w:noProof/>
                <w:webHidden/>
              </w:rPr>
              <w:fldChar w:fldCharType="separate"/>
            </w:r>
            <w:r w:rsidR="00891115">
              <w:rPr>
                <w:noProof/>
                <w:webHidden/>
              </w:rPr>
              <w:t>61</w:t>
            </w:r>
            <w:r w:rsidR="00891115">
              <w:rPr>
                <w:noProof/>
                <w:webHidden/>
              </w:rPr>
              <w:fldChar w:fldCharType="end"/>
            </w:r>
          </w:hyperlink>
        </w:p>
        <w:p w14:paraId="6C0DFD94" w14:textId="77777777" w:rsidR="00891115" w:rsidRDefault="000B3BAA">
          <w:pPr>
            <w:pStyle w:val="Inhopg1"/>
            <w:tabs>
              <w:tab w:val="right" w:leader="dot" w:pos="9062"/>
            </w:tabs>
            <w:rPr>
              <w:noProof/>
              <w:lang w:val="nl-NL" w:eastAsia="nl-NL" w:bidi="ar-SA"/>
            </w:rPr>
          </w:pPr>
          <w:hyperlink w:anchor="_Toc459598223" w:history="1">
            <w:r w:rsidR="00891115" w:rsidRPr="00D543CC">
              <w:rPr>
                <w:rStyle w:val="Hyperlink"/>
                <w:noProof/>
              </w:rPr>
              <w:t>ANNEX 1 Food security indicators from literature</w:t>
            </w:r>
            <w:r w:rsidR="00891115">
              <w:rPr>
                <w:noProof/>
                <w:webHidden/>
              </w:rPr>
              <w:tab/>
            </w:r>
            <w:r w:rsidR="00891115">
              <w:rPr>
                <w:noProof/>
                <w:webHidden/>
              </w:rPr>
              <w:fldChar w:fldCharType="begin"/>
            </w:r>
            <w:r w:rsidR="00891115">
              <w:rPr>
                <w:noProof/>
                <w:webHidden/>
              </w:rPr>
              <w:instrText xml:space="preserve"> PAGEREF _Toc459598223 \h </w:instrText>
            </w:r>
            <w:r w:rsidR="00891115">
              <w:rPr>
                <w:noProof/>
                <w:webHidden/>
              </w:rPr>
            </w:r>
            <w:r w:rsidR="00891115">
              <w:rPr>
                <w:noProof/>
                <w:webHidden/>
              </w:rPr>
              <w:fldChar w:fldCharType="separate"/>
            </w:r>
            <w:r w:rsidR="00891115">
              <w:rPr>
                <w:noProof/>
                <w:webHidden/>
              </w:rPr>
              <w:t>70</w:t>
            </w:r>
            <w:r w:rsidR="00891115">
              <w:rPr>
                <w:noProof/>
                <w:webHidden/>
              </w:rPr>
              <w:fldChar w:fldCharType="end"/>
            </w:r>
          </w:hyperlink>
        </w:p>
        <w:p w14:paraId="6FC5FE2A" w14:textId="77777777" w:rsidR="00891115" w:rsidRDefault="000B3BAA">
          <w:pPr>
            <w:pStyle w:val="Inhopg1"/>
            <w:tabs>
              <w:tab w:val="right" w:leader="dot" w:pos="9062"/>
            </w:tabs>
            <w:rPr>
              <w:noProof/>
              <w:lang w:val="nl-NL" w:eastAsia="nl-NL" w:bidi="ar-SA"/>
            </w:rPr>
          </w:pPr>
          <w:hyperlink w:anchor="_Toc459598224" w:history="1">
            <w:r w:rsidR="00891115" w:rsidRPr="00D543CC">
              <w:rPr>
                <w:rStyle w:val="Hyperlink"/>
                <w:noProof/>
              </w:rPr>
              <w:t>ANNEX 2 Food security indicator construction</w:t>
            </w:r>
            <w:r w:rsidR="00891115">
              <w:rPr>
                <w:noProof/>
                <w:webHidden/>
              </w:rPr>
              <w:tab/>
            </w:r>
            <w:r w:rsidR="00891115">
              <w:rPr>
                <w:noProof/>
                <w:webHidden/>
              </w:rPr>
              <w:fldChar w:fldCharType="begin"/>
            </w:r>
            <w:r w:rsidR="00891115">
              <w:rPr>
                <w:noProof/>
                <w:webHidden/>
              </w:rPr>
              <w:instrText xml:space="preserve"> PAGEREF _Toc459598224 \h </w:instrText>
            </w:r>
            <w:r w:rsidR="00891115">
              <w:rPr>
                <w:noProof/>
                <w:webHidden/>
              </w:rPr>
            </w:r>
            <w:r w:rsidR="00891115">
              <w:rPr>
                <w:noProof/>
                <w:webHidden/>
              </w:rPr>
              <w:fldChar w:fldCharType="separate"/>
            </w:r>
            <w:r w:rsidR="00891115">
              <w:rPr>
                <w:noProof/>
                <w:webHidden/>
              </w:rPr>
              <w:t>76</w:t>
            </w:r>
            <w:r w:rsidR="00891115">
              <w:rPr>
                <w:noProof/>
                <w:webHidden/>
              </w:rPr>
              <w:fldChar w:fldCharType="end"/>
            </w:r>
          </w:hyperlink>
        </w:p>
        <w:p w14:paraId="19B48493" w14:textId="77777777" w:rsidR="00891115" w:rsidRDefault="000B3BAA">
          <w:pPr>
            <w:pStyle w:val="Inhopg1"/>
            <w:tabs>
              <w:tab w:val="right" w:leader="dot" w:pos="9062"/>
            </w:tabs>
            <w:rPr>
              <w:noProof/>
              <w:lang w:val="nl-NL" w:eastAsia="nl-NL" w:bidi="ar-SA"/>
            </w:rPr>
          </w:pPr>
          <w:hyperlink w:anchor="_Toc459598225" w:history="1">
            <w:r w:rsidR="00891115" w:rsidRPr="00D543CC">
              <w:rPr>
                <w:rStyle w:val="Hyperlink"/>
                <w:noProof/>
              </w:rPr>
              <w:t>ANNEX 3 Housing quality index</w:t>
            </w:r>
            <w:r w:rsidR="00891115">
              <w:rPr>
                <w:noProof/>
                <w:webHidden/>
              </w:rPr>
              <w:tab/>
            </w:r>
            <w:r w:rsidR="00891115">
              <w:rPr>
                <w:noProof/>
                <w:webHidden/>
              </w:rPr>
              <w:fldChar w:fldCharType="begin"/>
            </w:r>
            <w:r w:rsidR="00891115">
              <w:rPr>
                <w:noProof/>
                <w:webHidden/>
              </w:rPr>
              <w:instrText xml:space="preserve"> PAGEREF _Toc459598225 \h </w:instrText>
            </w:r>
            <w:r w:rsidR="00891115">
              <w:rPr>
                <w:noProof/>
                <w:webHidden/>
              </w:rPr>
            </w:r>
            <w:r w:rsidR="00891115">
              <w:rPr>
                <w:noProof/>
                <w:webHidden/>
              </w:rPr>
              <w:fldChar w:fldCharType="separate"/>
            </w:r>
            <w:r w:rsidR="00891115">
              <w:rPr>
                <w:noProof/>
                <w:webHidden/>
              </w:rPr>
              <w:t>80</w:t>
            </w:r>
            <w:r w:rsidR="00891115">
              <w:rPr>
                <w:noProof/>
                <w:webHidden/>
              </w:rPr>
              <w:fldChar w:fldCharType="end"/>
            </w:r>
          </w:hyperlink>
        </w:p>
        <w:p w14:paraId="3D4EC3DC" w14:textId="77777777" w:rsidR="00891115" w:rsidRDefault="000B3BAA">
          <w:pPr>
            <w:pStyle w:val="Inhopg1"/>
            <w:tabs>
              <w:tab w:val="right" w:leader="dot" w:pos="9062"/>
            </w:tabs>
            <w:rPr>
              <w:noProof/>
              <w:lang w:val="nl-NL" w:eastAsia="nl-NL" w:bidi="ar-SA"/>
            </w:rPr>
          </w:pPr>
          <w:hyperlink w:anchor="_Toc459598226" w:history="1">
            <w:r w:rsidR="00891115" w:rsidRPr="00D543CC">
              <w:rPr>
                <w:rStyle w:val="Hyperlink"/>
                <w:noProof/>
              </w:rPr>
              <w:t>ANNEX 4 Interaction effects</w:t>
            </w:r>
            <w:r w:rsidR="00891115">
              <w:rPr>
                <w:noProof/>
                <w:webHidden/>
              </w:rPr>
              <w:tab/>
            </w:r>
            <w:r w:rsidR="00891115">
              <w:rPr>
                <w:noProof/>
                <w:webHidden/>
              </w:rPr>
              <w:fldChar w:fldCharType="begin"/>
            </w:r>
            <w:r w:rsidR="00891115">
              <w:rPr>
                <w:noProof/>
                <w:webHidden/>
              </w:rPr>
              <w:instrText xml:space="preserve"> PAGEREF _Toc459598226 \h </w:instrText>
            </w:r>
            <w:r w:rsidR="00891115">
              <w:rPr>
                <w:noProof/>
                <w:webHidden/>
              </w:rPr>
            </w:r>
            <w:r w:rsidR="00891115">
              <w:rPr>
                <w:noProof/>
                <w:webHidden/>
              </w:rPr>
              <w:fldChar w:fldCharType="separate"/>
            </w:r>
            <w:r w:rsidR="00891115">
              <w:rPr>
                <w:noProof/>
                <w:webHidden/>
              </w:rPr>
              <w:t>82</w:t>
            </w:r>
            <w:r w:rsidR="00891115">
              <w:rPr>
                <w:noProof/>
                <w:webHidden/>
              </w:rPr>
              <w:fldChar w:fldCharType="end"/>
            </w:r>
          </w:hyperlink>
        </w:p>
        <w:p w14:paraId="11BC9B34" w14:textId="77777777" w:rsidR="00891115" w:rsidRDefault="000B3BAA">
          <w:pPr>
            <w:pStyle w:val="Inhopg1"/>
            <w:tabs>
              <w:tab w:val="right" w:leader="dot" w:pos="9062"/>
            </w:tabs>
            <w:rPr>
              <w:noProof/>
              <w:lang w:val="nl-NL" w:eastAsia="nl-NL" w:bidi="ar-SA"/>
            </w:rPr>
          </w:pPr>
          <w:hyperlink w:anchor="_Toc459598227" w:history="1">
            <w:r w:rsidR="00891115" w:rsidRPr="00D543CC">
              <w:rPr>
                <w:rStyle w:val="Hyperlink"/>
                <w:noProof/>
              </w:rPr>
              <w:t>ANNEX 5 Interviews</w:t>
            </w:r>
            <w:r w:rsidR="00891115">
              <w:rPr>
                <w:noProof/>
                <w:webHidden/>
              </w:rPr>
              <w:tab/>
            </w:r>
            <w:r w:rsidR="00891115">
              <w:rPr>
                <w:noProof/>
                <w:webHidden/>
              </w:rPr>
              <w:fldChar w:fldCharType="begin"/>
            </w:r>
            <w:r w:rsidR="00891115">
              <w:rPr>
                <w:noProof/>
                <w:webHidden/>
              </w:rPr>
              <w:instrText xml:space="preserve"> PAGEREF _Toc459598227 \h </w:instrText>
            </w:r>
            <w:r w:rsidR="00891115">
              <w:rPr>
                <w:noProof/>
                <w:webHidden/>
              </w:rPr>
            </w:r>
            <w:r w:rsidR="00891115">
              <w:rPr>
                <w:noProof/>
                <w:webHidden/>
              </w:rPr>
              <w:fldChar w:fldCharType="separate"/>
            </w:r>
            <w:r w:rsidR="00891115">
              <w:rPr>
                <w:noProof/>
                <w:webHidden/>
              </w:rPr>
              <w:t>86</w:t>
            </w:r>
            <w:r w:rsidR="00891115">
              <w:rPr>
                <w:noProof/>
                <w:webHidden/>
              </w:rPr>
              <w:fldChar w:fldCharType="end"/>
            </w:r>
          </w:hyperlink>
        </w:p>
        <w:p w14:paraId="0B9AC9EC"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28" w:history="1">
            <w:r w:rsidR="00891115" w:rsidRPr="00D543CC">
              <w:rPr>
                <w:rStyle w:val="Hyperlink"/>
                <w:noProof/>
              </w:rPr>
              <w:t>Interview 1: Health volunteer peacecorps Santilya</w:t>
            </w:r>
            <w:r w:rsidR="00891115">
              <w:rPr>
                <w:noProof/>
                <w:webHidden/>
              </w:rPr>
              <w:tab/>
            </w:r>
            <w:r w:rsidR="00891115">
              <w:rPr>
                <w:noProof/>
                <w:webHidden/>
              </w:rPr>
              <w:fldChar w:fldCharType="begin"/>
            </w:r>
            <w:r w:rsidR="00891115">
              <w:rPr>
                <w:noProof/>
                <w:webHidden/>
              </w:rPr>
              <w:instrText xml:space="preserve"> PAGEREF _Toc459598228 \h </w:instrText>
            </w:r>
            <w:r w:rsidR="00891115">
              <w:rPr>
                <w:noProof/>
                <w:webHidden/>
              </w:rPr>
            </w:r>
            <w:r w:rsidR="00891115">
              <w:rPr>
                <w:noProof/>
                <w:webHidden/>
              </w:rPr>
              <w:fldChar w:fldCharType="separate"/>
            </w:r>
            <w:r w:rsidR="00891115">
              <w:rPr>
                <w:noProof/>
                <w:webHidden/>
              </w:rPr>
              <w:t>86</w:t>
            </w:r>
            <w:r w:rsidR="00891115">
              <w:rPr>
                <w:noProof/>
                <w:webHidden/>
              </w:rPr>
              <w:fldChar w:fldCharType="end"/>
            </w:r>
          </w:hyperlink>
        </w:p>
        <w:p w14:paraId="4C4126C5"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29" w:history="1">
            <w:r w:rsidR="00891115" w:rsidRPr="00D543CC">
              <w:rPr>
                <w:rStyle w:val="Hyperlink"/>
                <w:noProof/>
              </w:rPr>
              <w:t>Interview 2: Village extension officer</w:t>
            </w:r>
            <w:r w:rsidR="00891115">
              <w:rPr>
                <w:noProof/>
                <w:webHidden/>
              </w:rPr>
              <w:tab/>
            </w:r>
            <w:r w:rsidR="00891115">
              <w:rPr>
                <w:noProof/>
                <w:webHidden/>
              </w:rPr>
              <w:fldChar w:fldCharType="begin"/>
            </w:r>
            <w:r w:rsidR="00891115">
              <w:rPr>
                <w:noProof/>
                <w:webHidden/>
              </w:rPr>
              <w:instrText xml:space="preserve"> PAGEREF _Toc459598229 \h </w:instrText>
            </w:r>
            <w:r w:rsidR="00891115">
              <w:rPr>
                <w:noProof/>
                <w:webHidden/>
              </w:rPr>
            </w:r>
            <w:r w:rsidR="00891115">
              <w:rPr>
                <w:noProof/>
                <w:webHidden/>
              </w:rPr>
              <w:fldChar w:fldCharType="separate"/>
            </w:r>
            <w:r w:rsidR="00891115">
              <w:rPr>
                <w:noProof/>
                <w:webHidden/>
              </w:rPr>
              <w:t>87</w:t>
            </w:r>
            <w:r w:rsidR="00891115">
              <w:rPr>
                <w:noProof/>
                <w:webHidden/>
              </w:rPr>
              <w:fldChar w:fldCharType="end"/>
            </w:r>
          </w:hyperlink>
        </w:p>
        <w:p w14:paraId="7A792AB4"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30" w:history="1">
            <w:r w:rsidR="00891115" w:rsidRPr="00D543CC">
              <w:rPr>
                <w:rStyle w:val="Hyperlink"/>
                <w:noProof/>
              </w:rPr>
              <w:t>Interview 3: Health volunteer peacecorps Iwowo village</w:t>
            </w:r>
            <w:r w:rsidR="00891115">
              <w:rPr>
                <w:noProof/>
                <w:webHidden/>
              </w:rPr>
              <w:tab/>
            </w:r>
            <w:r w:rsidR="00891115">
              <w:rPr>
                <w:noProof/>
                <w:webHidden/>
              </w:rPr>
              <w:fldChar w:fldCharType="begin"/>
            </w:r>
            <w:r w:rsidR="00891115">
              <w:rPr>
                <w:noProof/>
                <w:webHidden/>
              </w:rPr>
              <w:instrText xml:space="preserve"> PAGEREF _Toc459598230 \h </w:instrText>
            </w:r>
            <w:r w:rsidR="00891115">
              <w:rPr>
                <w:noProof/>
                <w:webHidden/>
              </w:rPr>
            </w:r>
            <w:r w:rsidR="00891115">
              <w:rPr>
                <w:noProof/>
                <w:webHidden/>
              </w:rPr>
              <w:fldChar w:fldCharType="separate"/>
            </w:r>
            <w:r w:rsidR="00891115">
              <w:rPr>
                <w:noProof/>
                <w:webHidden/>
              </w:rPr>
              <w:t>88</w:t>
            </w:r>
            <w:r w:rsidR="00891115">
              <w:rPr>
                <w:noProof/>
                <w:webHidden/>
              </w:rPr>
              <w:fldChar w:fldCharType="end"/>
            </w:r>
          </w:hyperlink>
        </w:p>
        <w:p w14:paraId="1568451D"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31" w:history="1">
            <w:r w:rsidR="00891115" w:rsidRPr="00D543CC">
              <w:rPr>
                <w:rStyle w:val="Hyperlink"/>
                <w:noProof/>
              </w:rPr>
              <w:t>Interview 4: One Acre Fund</w:t>
            </w:r>
            <w:r w:rsidR="00891115">
              <w:rPr>
                <w:noProof/>
                <w:webHidden/>
              </w:rPr>
              <w:tab/>
            </w:r>
            <w:r w:rsidR="00891115">
              <w:rPr>
                <w:noProof/>
                <w:webHidden/>
              </w:rPr>
              <w:fldChar w:fldCharType="begin"/>
            </w:r>
            <w:r w:rsidR="00891115">
              <w:rPr>
                <w:noProof/>
                <w:webHidden/>
              </w:rPr>
              <w:instrText xml:space="preserve"> PAGEREF _Toc459598231 \h </w:instrText>
            </w:r>
            <w:r w:rsidR="00891115">
              <w:rPr>
                <w:noProof/>
                <w:webHidden/>
              </w:rPr>
            </w:r>
            <w:r w:rsidR="00891115">
              <w:rPr>
                <w:noProof/>
                <w:webHidden/>
              </w:rPr>
              <w:fldChar w:fldCharType="separate"/>
            </w:r>
            <w:r w:rsidR="00891115">
              <w:rPr>
                <w:noProof/>
                <w:webHidden/>
              </w:rPr>
              <w:t>89</w:t>
            </w:r>
            <w:r w:rsidR="00891115">
              <w:rPr>
                <w:noProof/>
                <w:webHidden/>
              </w:rPr>
              <w:fldChar w:fldCharType="end"/>
            </w:r>
          </w:hyperlink>
        </w:p>
        <w:p w14:paraId="5C30179D"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32" w:history="1">
            <w:r w:rsidR="00891115" w:rsidRPr="00D543CC">
              <w:rPr>
                <w:rStyle w:val="Hyperlink"/>
                <w:noProof/>
              </w:rPr>
              <w:t>Interview 5 Ministry of Agriculture: Monitoring and Evaluation Officer</w:t>
            </w:r>
            <w:r w:rsidR="00891115">
              <w:rPr>
                <w:noProof/>
                <w:webHidden/>
              </w:rPr>
              <w:tab/>
            </w:r>
            <w:r w:rsidR="00891115">
              <w:rPr>
                <w:noProof/>
                <w:webHidden/>
              </w:rPr>
              <w:fldChar w:fldCharType="begin"/>
            </w:r>
            <w:r w:rsidR="00891115">
              <w:rPr>
                <w:noProof/>
                <w:webHidden/>
              </w:rPr>
              <w:instrText xml:space="preserve"> PAGEREF _Toc459598232 \h </w:instrText>
            </w:r>
            <w:r w:rsidR="00891115">
              <w:rPr>
                <w:noProof/>
                <w:webHidden/>
              </w:rPr>
            </w:r>
            <w:r w:rsidR="00891115">
              <w:rPr>
                <w:noProof/>
                <w:webHidden/>
              </w:rPr>
              <w:fldChar w:fldCharType="separate"/>
            </w:r>
            <w:r w:rsidR="00891115">
              <w:rPr>
                <w:noProof/>
                <w:webHidden/>
              </w:rPr>
              <w:t>92</w:t>
            </w:r>
            <w:r w:rsidR="00891115">
              <w:rPr>
                <w:noProof/>
                <w:webHidden/>
              </w:rPr>
              <w:fldChar w:fldCharType="end"/>
            </w:r>
          </w:hyperlink>
        </w:p>
        <w:p w14:paraId="3C06D713"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33" w:history="1">
            <w:r w:rsidR="00891115" w:rsidRPr="00D543CC">
              <w:rPr>
                <w:rStyle w:val="Hyperlink"/>
                <w:noProof/>
              </w:rPr>
              <w:t>Interview 6: Assistant Director for Agricultural Policies</w:t>
            </w:r>
            <w:r w:rsidR="00891115">
              <w:rPr>
                <w:noProof/>
                <w:webHidden/>
              </w:rPr>
              <w:tab/>
            </w:r>
            <w:r w:rsidR="00891115">
              <w:rPr>
                <w:noProof/>
                <w:webHidden/>
              </w:rPr>
              <w:fldChar w:fldCharType="begin"/>
            </w:r>
            <w:r w:rsidR="00891115">
              <w:rPr>
                <w:noProof/>
                <w:webHidden/>
              </w:rPr>
              <w:instrText xml:space="preserve"> PAGEREF _Toc459598233 \h </w:instrText>
            </w:r>
            <w:r w:rsidR="00891115">
              <w:rPr>
                <w:noProof/>
                <w:webHidden/>
              </w:rPr>
            </w:r>
            <w:r w:rsidR="00891115">
              <w:rPr>
                <w:noProof/>
                <w:webHidden/>
              </w:rPr>
              <w:fldChar w:fldCharType="separate"/>
            </w:r>
            <w:r w:rsidR="00891115">
              <w:rPr>
                <w:noProof/>
                <w:webHidden/>
              </w:rPr>
              <w:t>95</w:t>
            </w:r>
            <w:r w:rsidR="00891115">
              <w:rPr>
                <w:noProof/>
                <w:webHidden/>
              </w:rPr>
              <w:fldChar w:fldCharType="end"/>
            </w:r>
          </w:hyperlink>
        </w:p>
        <w:p w14:paraId="6D75C319" w14:textId="77777777" w:rsidR="00891115" w:rsidRDefault="000B3BAA">
          <w:pPr>
            <w:pStyle w:val="Inhopg2"/>
            <w:tabs>
              <w:tab w:val="right" w:leader="dot" w:pos="9062"/>
            </w:tabs>
            <w:rPr>
              <w:rFonts w:asciiTheme="minorHAnsi" w:eastAsiaTheme="minorEastAsia" w:hAnsiTheme="minorHAnsi" w:cstheme="minorBidi"/>
              <w:noProof/>
              <w:lang w:val="nl-NL" w:eastAsia="nl-NL" w:bidi="ar-SA"/>
            </w:rPr>
          </w:pPr>
          <w:hyperlink w:anchor="_Toc459598234" w:history="1">
            <w:r w:rsidR="00891115" w:rsidRPr="00D543CC">
              <w:rPr>
                <w:rStyle w:val="Hyperlink"/>
                <w:noProof/>
              </w:rPr>
              <w:t>Interview 7: TOAM</w:t>
            </w:r>
            <w:r w:rsidR="00891115">
              <w:rPr>
                <w:noProof/>
                <w:webHidden/>
              </w:rPr>
              <w:tab/>
            </w:r>
            <w:r w:rsidR="00891115">
              <w:rPr>
                <w:noProof/>
                <w:webHidden/>
              </w:rPr>
              <w:fldChar w:fldCharType="begin"/>
            </w:r>
            <w:r w:rsidR="00891115">
              <w:rPr>
                <w:noProof/>
                <w:webHidden/>
              </w:rPr>
              <w:instrText xml:space="preserve"> PAGEREF _Toc459598234 \h </w:instrText>
            </w:r>
            <w:r w:rsidR="00891115">
              <w:rPr>
                <w:noProof/>
                <w:webHidden/>
              </w:rPr>
            </w:r>
            <w:r w:rsidR="00891115">
              <w:rPr>
                <w:noProof/>
                <w:webHidden/>
              </w:rPr>
              <w:fldChar w:fldCharType="separate"/>
            </w:r>
            <w:r w:rsidR="00891115">
              <w:rPr>
                <w:noProof/>
                <w:webHidden/>
              </w:rPr>
              <w:t>97</w:t>
            </w:r>
            <w:r w:rsidR="00891115">
              <w:rPr>
                <w:noProof/>
                <w:webHidden/>
              </w:rPr>
              <w:fldChar w:fldCharType="end"/>
            </w:r>
          </w:hyperlink>
        </w:p>
        <w:p w14:paraId="59CA960F" w14:textId="77777777" w:rsidR="005040B2" w:rsidRDefault="005040B2">
          <w:r>
            <w:rPr>
              <w:b/>
              <w:bCs/>
              <w:noProof/>
            </w:rPr>
            <w:fldChar w:fldCharType="end"/>
          </w:r>
        </w:p>
      </w:sdtContent>
    </w:sdt>
    <w:p w14:paraId="4BEBA094" w14:textId="77777777" w:rsidR="005040B2" w:rsidRPr="005040B2" w:rsidRDefault="005040B2" w:rsidP="005040B2">
      <w:pPr>
        <w:rPr>
          <w:color w:val="863103" w:themeColor="accent2" w:themeShade="80"/>
          <w:spacing w:val="20"/>
          <w:sz w:val="28"/>
          <w:szCs w:val="28"/>
        </w:rPr>
      </w:pPr>
      <w:r>
        <w:rPr>
          <w:color w:val="863103" w:themeColor="accent2" w:themeShade="80"/>
          <w:spacing w:val="20"/>
          <w:sz w:val="28"/>
          <w:szCs w:val="28"/>
        </w:rPr>
        <w:br w:type="page"/>
      </w:r>
    </w:p>
    <w:p w14:paraId="297C3385" w14:textId="77777777" w:rsidR="00037D86" w:rsidRDefault="00037D86" w:rsidP="00037D86">
      <w:pPr>
        <w:pStyle w:val="Kop1"/>
      </w:pPr>
      <w:bookmarkStart w:id="1" w:name="_Toc459598181"/>
      <w:r w:rsidRPr="00037D86">
        <w:rPr>
          <w:caps w:val="0"/>
        </w:rPr>
        <w:lastRenderedPageBreak/>
        <w:t>1.</w:t>
      </w:r>
      <w:r>
        <w:t xml:space="preserve"> </w:t>
      </w:r>
      <w:r w:rsidRPr="00037D86">
        <w:t>Introduction</w:t>
      </w:r>
      <w:bookmarkEnd w:id="1"/>
    </w:p>
    <w:p w14:paraId="1CD1426C" w14:textId="77777777" w:rsidR="00CD75FA" w:rsidRDefault="00CD75FA" w:rsidP="00CD75FA">
      <w:pPr>
        <w:shd w:val="clear" w:color="auto" w:fill="FFFFFF"/>
        <w:spacing w:after="0" w:line="360" w:lineRule="auto"/>
        <w:jc w:val="both"/>
        <w:rPr>
          <w:rFonts w:ascii="Calibri" w:eastAsia="Calibri" w:hAnsi="Calibri"/>
          <w:kern w:val="3"/>
        </w:rPr>
      </w:pPr>
      <w:r w:rsidRPr="00CD75FA">
        <w:rPr>
          <w:rFonts w:ascii="Calibri" w:eastAsia="Calibri" w:hAnsi="Calibri"/>
          <w:kern w:val="3"/>
        </w:rPr>
        <w:t xml:space="preserve">The World Bank estimated that in 2013 roughly 946 million people where undernourished, of which 184 million people living in Sub-Sahara Africa. In Tanzania, 17.3 million people where undernourished in 2013. This represents 34.6 % of the total population, compared to the regional Sub-Saharan average of 19.5% </w:t>
      </w:r>
      <w:r w:rsidRPr="00CD75FA">
        <w:rPr>
          <w:rFonts w:ascii="Calibri" w:eastAsia="Calibri" w:hAnsi="Calibri"/>
          <w:kern w:val="3"/>
        </w:rPr>
        <w:fldChar w:fldCharType="begin"/>
      </w:r>
      <w:r w:rsidR="002C5429">
        <w:rPr>
          <w:rFonts w:ascii="Calibri" w:eastAsia="Calibri" w:hAnsi="Calibri"/>
          <w:kern w:val="3"/>
        </w:rPr>
        <w:instrText xml:space="preserve"> ADDIN ZOTERO_ITEM CSL_CITATION {"citationID":"ZGvxY5bc","properties":{"formattedCitation":"(World Bank, 2016a, 2016b, and own calculations)","plainCitation":"(World Bank, 2016a, 2016b, and own calculations)"},"citationItems":[{"id":86,"uris":["http://zotero.org/groups/450117/items/3N9W4KBW"],"uri":["http://zotero.org/groups/450117/items/3N9W4KBW"],"itemData":{"id":86,"type":"webpage","title":"Population, total","URL":"http://data.worldbank.org/indicator/SP.POP.TOTL","note":"00004","author":[{"family":"World Bank","given":""}],"issued":{"date-parts":[["2016"]]},"accessed":{"date-parts":[["2016",2,17]]}},"label":"page"},{"id":96,"uris":["http://zotero.org/groups/450117/items/ACZTKH2I"],"uri":["http://zotero.org/groups/450117/items/ACZTKH2I"],"itemData":{"id":96,"type":"webpage","title":"Prevalence of undernourishment (% of population)","URL":"http://data.worldbank.org/indicator/SN.ITK.DEFC.ZS","note":"00000","author":[{"family":"World Bank","given":""}],"issued":{"date-parts":[["2016"]]},"accessed":{"date-parts":[["2016",2,17]]}},"suffix":", and own calculations"}],"schema":"https://github.com/citation-style-language/schema/raw/master/csl-citation.json"} </w:instrText>
      </w:r>
      <w:r w:rsidRPr="00CD75FA">
        <w:rPr>
          <w:rFonts w:ascii="Calibri" w:eastAsia="Calibri" w:hAnsi="Calibri"/>
          <w:kern w:val="3"/>
        </w:rPr>
        <w:fldChar w:fldCharType="separate"/>
      </w:r>
      <w:r w:rsidR="002C5429" w:rsidRPr="002C5429">
        <w:rPr>
          <w:rFonts w:ascii="Calibri" w:hAnsi="Calibri"/>
        </w:rPr>
        <w:t>(World Bank, 2016a, 2016b, and own calculations)</w:t>
      </w:r>
      <w:r w:rsidRPr="00CD75FA">
        <w:rPr>
          <w:rFonts w:ascii="Calibri" w:eastAsia="Calibri" w:hAnsi="Calibri"/>
          <w:kern w:val="3"/>
        </w:rPr>
        <w:fldChar w:fldCharType="end"/>
      </w:r>
      <w:r w:rsidRPr="00CD75FA">
        <w:rPr>
          <w:rFonts w:ascii="Calibri" w:eastAsia="Calibri" w:hAnsi="Calibri"/>
          <w:kern w:val="3"/>
        </w:rPr>
        <w:t xml:space="preserve">. The largest part of the poor population of Tanzania lives in rural areas and depend on income from agriculture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{"citationID":"k6gr127ds","properties":{"formattedCitation":"(Tiberti &amp; Tiberti, 2015)","plainCitation":"(Tiberti &amp; Tiberti, 2015)"},"citationItems":[{"id":136,"uris":["http://zotero.org/groups/450117/items/SM423WPP"],"uri":["http://zotero.org/groups/450117/items/SM423WPP"],"itemData":{"id":136,"type":"article-journal","title":"Rural Policies, Price Change and Poverty in Tanzania: An Agricultural Household Model-Based Assessment","container-title":"Journal of African Economies","page":"193-229","volume":"24","issue":"2","source":"CrossRef","DOI":"10.1093/jae/eju035","ISSN":"0963-8024, 1464-3723","note":"00001","shortTitle":"Rural Policies, Price Change and Poverty in Tanzania","language":"en","author":[{"family":"Tiberti","given":"L."},{"family":"Tiberti","given":"M."}],"issued":{"date-parts":[["2015",3,1]]}}}],"schema":"https://github.com/citation-style-language/schema/raw/master/csl-citation.json"}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(Tiberti &amp; Tiberti, 2015)</w:t>
      </w:r>
      <w:r w:rsidRPr="00CD75FA">
        <w:rPr>
          <w:rFonts w:ascii="Calibri" w:eastAsia="Calibri" w:hAnsi="Calibri"/>
          <w:kern w:val="3"/>
        </w:rPr>
        <w:fldChar w:fldCharType="end"/>
      </w:r>
      <w:r w:rsidRPr="00CD75FA">
        <w:rPr>
          <w:rFonts w:ascii="Calibri" w:eastAsia="Calibri" w:hAnsi="Calibri"/>
          <w:kern w:val="3"/>
        </w:rPr>
        <w:t xml:space="preserve">. National agricultural production in Tanzania may be sufficient to meet per capita energy requirement in terms of calories, but access to food is still unequally distributed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{"citationID":"221388bl3n","properties":{"formattedCitation":"(Knueppel, Demment, &amp; Kaiser, 2010)","plainCitation":"(Knueppel, Demment, &amp; Kaiser, 2010)"},"citationItems":[{"id":35,"uris":["http://zotero.org/groups/450117/items/6TCUAXX2"],"uri":["http://zotero.org/groups/450117/items/6TCUAXX2"],"itemData":{"id":35,"type":"article-journal","title":"Validation of the Household Food Insecurity Access Scale in rural Tanzania","container-title":"Public Health Nutrition","page":"360","volume":"13","issue":"03","source":"CrossRef","DOI":"10.1017/S1368980009991121","ISSN":"1368-9800, 1475-2727","note":"00066","language":"en","author":[{"family":"Knueppel","given":"Danielle"},{"family":"Demment","given":"Montague"},{"family":"Kaiser","given":"Lucia"}],"issued":{"date-parts":[["2010",3]]}}}],"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(Knueppel, Demment, &amp; Kaiser, 2010)</w:t>
      </w:r>
      <w:r w:rsidRPr="00CD75FA">
        <w:rPr>
          <w:rFonts w:ascii="Calibri" w:eastAsia="Calibri" w:hAnsi="Calibri"/>
          <w:kern w:val="3"/>
        </w:rPr>
        <w:fldChar w:fldCharType="end"/>
      </w:r>
      <w:r w:rsidRPr="00CD75FA">
        <w:rPr>
          <w:rFonts w:ascii="Calibri" w:eastAsia="Calibri" w:hAnsi="Calibri"/>
          <w:kern w:val="3"/>
        </w:rPr>
        <w:t xml:space="preserve">. At the same time, meeting calorie requirements is not enough to meet dietary needs. In most developing countries and particularly in Africa, diets are not only low in energy but are also described as one-sided. They usually have a lack of animal products, fruits and vegetables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{"citationID":"iancv4t4d","properties":{"formattedCitation":"(Leyna, Mmbaga, Mnyika, Hussain, &amp; Klepp, 2010)","plainCitation":"(Leyna, Mmbaga, Mnyika, Hussain, &amp; Klepp, 2010)"},"citationItems":[{"id":50,"uris":["http://zotero.org/groups/450117/items/WUGJCIWE"],"uri":["http://zotero.org/groups/450117/items/WUGJCIWE"],"itemData":{"id":50,"type":"article-journal","title":"Food insecurity is associated with food consumption patterns and anthropometric measures but not serum micronutrient levels in adults in rural Tanzania","container-title":"Public Health Nutrition","page":"1438-1444","volume":"13","issue":"09","source":"CrossRef","DOI":"10.1017/S1368980010000327","ISSN":"1368-9800, 1475-2727","note":"00018","language":"en","author":[{"family":"Leyna","given":"Germana H"},{"family":"Mmbaga","given":"Elia J"},{"family":"Mnyika","given":"Kagoma S"},{"family":"Hussain","given":"Akhtar"},{"family":"Klepp","given":"Knut-Inge"}],"issued":{"date-parts":[["2010",9]]}}}],"schema":"https://github.com/citation-style-language/schema/raw/master/csl-citation.json"}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(Leyna, Mmbaga, Mnyika, Hussain, &amp; Klepp, 2010)</w:t>
      </w:r>
      <w:r w:rsidRPr="00CD75FA">
        <w:rPr>
          <w:rFonts w:ascii="Calibri" w:eastAsia="Calibri" w:hAnsi="Calibri"/>
          <w:kern w:val="3"/>
        </w:rPr>
        <w:fldChar w:fldCharType="end"/>
      </w:r>
      <w:r w:rsidRPr="00CD75FA">
        <w:rPr>
          <w:rFonts w:ascii="Calibri" w:eastAsia="Calibri" w:hAnsi="Calibri"/>
          <w:kern w:val="3"/>
        </w:rPr>
        <w:t xml:space="preserve">. Maize and rice are important food crops, but the farming system for these crops is characterised by low productivity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{"citationID":"2q1fkgst1d","properties":{"formattedCitation":"(World  Bank, 2014)","plainCitation":"(World  Bank, 2014)"},"citationItems":[{"id":27,"uris":["http://zotero.org/groups/450117/items/EQKGFA6M"],"uri":["http://zotero.org/groups/450117/items/EQKGFA6M"],"itemData":{"id":27,"type":"report","title":"Tanzania - Strengthening national comprehensive agricultural public expenditure in Sub-Saharan Africa : national agricultural input voucher scheme","publisher":"World Bank Group","publisher-place":"Washington DC","genre":"Public Expenditure Review (PER)","event-place":"Washington DC","note":"00000","number":"87819","author":[{"literal":"World  Bank"}],"issued":{"date-parts":[["2014"]]}}}],"schema":"https://github.com/citation-style-language/schema/raw/master/csl-citation.json"}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(World  Bank, 2014)</w:t>
      </w:r>
      <w:r w:rsidRPr="00CD75FA">
        <w:rPr>
          <w:rFonts w:ascii="Calibri" w:eastAsia="Calibri" w:hAnsi="Calibri"/>
          <w:kern w:val="3"/>
        </w:rPr>
        <w:fldChar w:fldCharType="end"/>
      </w:r>
      <w:r w:rsidRPr="00CD75FA">
        <w:rPr>
          <w:rFonts w:ascii="Calibri" w:eastAsia="Calibri" w:hAnsi="Calibri"/>
          <w:kern w:val="3"/>
        </w:rPr>
        <w:t xml:space="preserve"> due to low use of inputs amongst others. Maize is the main staple in Tanzania, but yields remain low and it is mostly produced by subsistence smallholders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{"citationID":"kt3vn2i5b","properties":{"formattedCitation":"(Pauw &amp; Thurlow, 2011)","plainCitation":"(Pauw &amp; Thurlow, 2011)"},"citationItems":[{"id":8,"uris":["http://zotero.org/groups/450117/items/CQ53KW5F"],"uri":["http://zotero.org/groups/450117/items/CQ53KW5F"],"itemData":{"id":8,"type":"article-journal","title":"Agricultural growth, poverty, and nutrition in Tanzania","container-title":"Food Policy","page":"795-804","volume":"36","issue":"6","source":"CrossRef","DOI":"10.1016/j.foodpol.2011.09.002","ISSN":"03069192","note":"00084","language":"en","author":[{"family":"Pauw","given":"Karl"},{"family":"Thurlow","given":"James"}],"issued":{"date-parts":[["2011",12]]}}}],"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(Pauw &amp; Thurlow, 2011)</w:t>
      </w:r>
      <w:r w:rsidRPr="00CD75FA">
        <w:rPr>
          <w:rFonts w:ascii="Calibri" w:eastAsia="Calibri" w:hAnsi="Calibri"/>
          <w:kern w:val="3"/>
        </w:rPr>
        <w:fldChar w:fldCharType="end"/>
      </w:r>
      <w:r w:rsidRPr="00CD75FA">
        <w:rPr>
          <w:rFonts w:ascii="Calibri" w:eastAsia="Calibri" w:hAnsi="Calibri"/>
          <w:kern w:val="3"/>
        </w:rPr>
        <w:t xml:space="preserve">. Less than 8 % of all smallholder farmers used improved seed, and less than 3 % used inorganic fertilizer at the time of the 2007/2008 Census Survey of Agriculture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{"citationID":"2f1n75m1us","properties":{"formattedCitation":"(World  Bank, 2014)","plainCitation":"(World  Bank, 2014)"},"citationItems":[{"id":27,"uris":["http://zotero.org/groups/450117/items/EQKGFA6M"],"uri":["http://zotero.org/groups/450117/items/EQKGFA6M"],"itemData":{"id":27,"type":"report","title":"Tanzania - Strengthening national comprehensive agricultural public expenditure in Sub-Saharan Africa : national agricultural input voucher scheme","publisher":"World Bank Group","publisher-place":"Washington DC","genre":"Public Expenditure Review (PER)","event-place":"Washington DC","note":"00000","number":"87819","author":[{"literal":"World  Bank"}],"issued":{"date-parts":[["2014"]]}}}],"schema":"https://github.com/citation-style-language/schema/raw/master/csl-citation.json"}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(World  Bank, 2014)</w:t>
      </w:r>
      <w:r w:rsidRPr="00CD75FA">
        <w:rPr>
          <w:rFonts w:ascii="Calibri" w:eastAsia="Calibri" w:hAnsi="Calibri"/>
          <w:kern w:val="3"/>
        </w:rPr>
        <w:fldChar w:fldCharType="end"/>
      </w:r>
      <w:r w:rsidRPr="00CD75FA">
        <w:rPr>
          <w:rFonts w:ascii="Calibri" w:eastAsia="Calibri" w:hAnsi="Calibri"/>
          <w:kern w:val="3"/>
        </w:rPr>
        <w:t xml:space="preserve">. In comparison, average national fertiliser use in 2013 was 4.7 kg/ha of arable land for Tanzania compared to 52.5 kg/ha of arable land for Kenya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{"citationID":"ba31iumld","properties":{"formattedCitation":"(World Bank, 2016)","plainCitation":"(World Bank, 2016)"},"citationItems":[{"id":99,"uris":["http://zotero.org/groups/450117/items/BD5WPEMN"],"uri":["http://zotero.org/groups/450117/items/BD5WPEMN"],"itemData":{"id":99,"type":"webpage","title":"Fertilizer consumption (kilograms per hectare of arable land)","URL":"http://data.worldbank.org/indicator/AG.CON.FERT.ZS/countries?display=default","note":"00000","author":[{"family":"World Bank","given":""}],"issued":{"date-parts":[["2016"]]},"accessed":{"date-parts":[["2016",2,15]]}}}],"schema":"https://github.com/citation-style-language/schema/raw/master/csl-citation.json"}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(World Bank, 2016)</w:t>
      </w:r>
      <w:r w:rsidRPr="00CD75FA">
        <w:rPr>
          <w:rFonts w:ascii="Calibri" w:eastAsia="Calibri" w:hAnsi="Calibri"/>
          <w:kern w:val="3"/>
        </w:rPr>
        <w:fldChar w:fldCharType="end"/>
      </w:r>
      <w:r w:rsidRPr="00CD75FA">
        <w:rPr>
          <w:rFonts w:ascii="Calibri" w:eastAsia="Calibri" w:hAnsi="Calibri"/>
          <w:kern w:val="3"/>
        </w:rPr>
        <w:t xml:space="preserve">. Many smallholders are unable to try new agriculture related technologies and techniques due to constraints including lack of money, information, and access to natural resources or inputs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{"citationID":"1dlv2ofthg","properties":{"formattedCitation":"(Silvestri et al., 2015)","plainCitation":"(Silvestri et al., 2015)"},"citationItems":[{"id":137,"uris":["http://zotero.org/groups/450117/items/ST78M4D7"],"uri":["http://zotero.org/groups/450117/items/ST78M4D7"],"itemData":{"id":137,"type":"article-journal","title":"Households and food security: lessons from food secure households in East Africa","container-title":"Agriculture &amp; Food Security","volume":"4","issue":"1","source":"CrossRef","URL":"http://www.agricultureandfoodsecurity.com/content/4/1/23","DOI":"10.1186/s40066-015-0042-4","ISSN":"2048-7010","note":"00000","shortTitle":"Households and food security","language":"en","author":[{"family":"Silvestri","given":"Silvia"},{"family":"Sabine","given":"Douxchamps"},{"family":"Patti","given":"Kristjanson"},{"family":"Wiebke","given":"Förch"},{"family":"Maren","given":"Radeny"},{"family":"Ianetta","given":"Mutie"},{"family":"Carlos","given":"Quiros F."},{"family":"Mario","given":"Herrero"},{"family":"Anthony","given":"Ndungu"},{"family":"Nicolas","given":"Ndiwa"},{"family":"Joash","given":"Mango"},{"family":"Lieven","given":"Claessens"},{"family":"Cristina","given":"Rufino Mariana"}],"issued":{"date-parts":[["2015",12]]},"accessed":{"date-parts":[["2016",2,4]]}}}],"schema":"https://github.com/citation-style-language/schema/raw/master/csl-citation.json"}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(Silvestri et al., 2015)</w:t>
      </w:r>
      <w:r w:rsidRPr="00CD75FA">
        <w:rPr>
          <w:rFonts w:ascii="Calibri" w:eastAsia="Calibri" w:hAnsi="Calibri"/>
          <w:kern w:val="3"/>
        </w:rPr>
        <w:fldChar w:fldCharType="end"/>
      </w:r>
      <w:r w:rsidRPr="00CD75FA">
        <w:rPr>
          <w:rFonts w:ascii="Calibri" w:eastAsia="Calibri" w:hAnsi="Calibri"/>
          <w:kern w:val="3"/>
        </w:rPr>
        <w:t xml:space="preserve">. </w:t>
      </w:r>
    </w:p>
    <w:p w14:paraId="22EDD931" w14:textId="77777777" w:rsidR="00CD75FA" w:rsidRPr="00CD75FA" w:rsidRDefault="00CD75FA" w:rsidP="00CD75FA">
      <w:pPr>
        <w:shd w:val="clear" w:color="auto" w:fill="FFFFFF"/>
        <w:spacing w:after="0" w:line="360" w:lineRule="auto"/>
        <w:jc w:val="both"/>
        <w:rPr>
          <w:rFonts w:ascii="Calibri" w:eastAsia="Calibri" w:hAnsi="Calibri"/>
          <w:kern w:val="3"/>
        </w:rPr>
      </w:pPr>
    </w:p>
    <w:p w14:paraId="19B1E9DF" w14:textId="33E3F6C6" w:rsidR="00CD75FA" w:rsidRDefault="00CD75FA" w:rsidP="00CD75FA">
      <w:pPr>
        <w:shd w:val="clear" w:color="auto" w:fill="FFFFFF"/>
        <w:spacing w:after="0" w:line="360" w:lineRule="auto"/>
        <w:jc w:val="both"/>
        <w:rPr>
          <w:rFonts w:ascii="Calibri" w:eastAsia="Calibri" w:hAnsi="Calibri"/>
          <w:kern w:val="3"/>
        </w:rPr>
      </w:pPr>
      <w:r w:rsidRPr="00CD75FA">
        <w:rPr>
          <w:rFonts w:ascii="Calibri" w:eastAsia="Calibri" w:hAnsi="Calibri"/>
          <w:kern w:val="3"/>
        </w:rPr>
        <w:t xml:space="preserve">Although the agricultural sector of Tanzania overall has grown rapidly between 2000-2007, this has had little impact on nutrition for </w:t>
      </w:r>
      <w:r w:rsidR="00113631">
        <w:rPr>
          <w:rFonts w:ascii="Calibri" w:eastAsia="Calibri" w:hAnsi="Calibri"/>
          <w:kern w:val="3"/>
        </w:rPr>
        <w:t xml:space="preserve">the </w:t>
      </w:r>
      <w:r w:rsidRPr="00CD75FA">
        <w:rPr>
          <w:rFonts w:ascii="Calibri" w:eastAsia="Calibri" w:hAnsi="Calibri"/>
          <w:kern w:val="3"/>
        </w:rPr>
        <w:t xml:space="preserve">population as a whole. </w:t>
      </w:r>
      <w:r w:rsidR="00113631">
        <w:rPr>
          <w:rFonts w:ascii="Calibri" w:eastAsia="Calibri" w:hAnsi="Calibri"/>
          <w:kern w:val="3"/>
        </w:rPr>
        <w:t>L</w:t>
      </w:r>
      <w:r w:rsidRPr="00CD75FA">
        <w:rPr>
          <w:rFonts w:ascii="Calibri" w:eastAsia="Calibri" w:hAnsi="Calibri"/>
          <w:kern w:val="3"/>
        </w:rPr>
        <w:t xml:space="preserve">arge-scale farms producing export crops were the main drivers of this growth, whereas the performance of most major food crops remained poor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{"citationID":"24r7kii5fu","properties":{"formattedCitation":"(Tiberti &amp; Tiberti, 2015)","plainCitation":"(Tiberti &amp; Tiberti, 2015)"},"citationItems":[{"id":136,"uris":["http://zotero.org/groups/450117/items/SM423WPP"],"uri":["http://zotero.org/groups/450117/items/SM423WPP"],"itemData":{"id":136,"type":"article-journal","title":"Rural Policies, Price Change and Poverty in Tanzania: An Agricultural Household Model-Based Assessment","container-title":"Journal of African Economies","page":"193-229","volume":"24","issue":"2","source":"CrossRef","DOI":"10.1093/jae/eju035","ISSN":"0963-8024, 1464-3723","note":"00001","shortTitle":"Rural Policies, Price Change and Poverty in Tanzania","language":"en","author":[{"family":"Tiberti","given":"L."},{"family":"Tiberti","given":"M."}],"issued":{"date-parts":[["2015",3,1]]}}}],"schema":"https://github.com/citation-style-language/schema/raw/master/csl-citation.json"}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(Tiberti &amp; Tiberti, 2015)</w:t>
      </w:r>
      <w:r w:rsidRPr="00CD75FA">
        <w:rPr>
          <w:rFonts w:ascii="Calibri" w:eastAsia="Calibri" w:hAnsi="Calibri"/>
          <w:kern w:val="3"/>
        </w:rPr>
        <w:fldChar w:fldCharType="end"/>
      </w:r>
      <w:r w:rsidRPr="00CD75FA">
        <w:rPr>
          <w:rFonts w:ascii="Calibri" w:eastAsia="Calibri" w:hAnsi="Calibri"/>
          <w:kern w:val="3"/>
        </w:rPr>
        <w:t xml:space="preserve">. Several studies have examined the link between agricultural productivity, food security and/or nutrition </w:t>
      </w:r>
      <w:r w:rsidRPr="00CD75FA">
        <w:rPr>
          <w:rFonts w:ascii="Calibri" w:eastAsia="Calibri" w:hAnsi="Calibri"/>
          <w:kern w:val="3"/>
        </w:rPr>
        <w:fldChar w:fldCharType="begin"/>
      </w:r>
      <w:r w:rsidR="00EF2063">
        <w:rPr>
          <w:rFonts w:ascii="Calibri" w:eastAsia="Calibri" w:hAnsi="Calibri"/>
          <w:kern w:val="3"/>
        </w:rPr>
        <w:instrText xml:space="preserve"> ADDIN ZOTERO_ITEM CSL_CITATION {"citationID":"4WF3H4B0","properties":{"formattedCitation":"(Dillon, McGee, &amp; Oseni, 2015a; Keding, Schneider, &amp; Jordan, 2013; Kriti, 2015a; Slavchevska, 2015)","plainCitation":"(Dillon, McGee, &amp; Oseni, 2015a; Keding, Schneider, &amp; Jordan, 2013; Kriti, 2015a; Slavchevska, 2015)"},"citationItems":[{"id":59,"uris":["http://zotero.org/groups/450117/items/5JQ9N79W"],"uri":["http://zotero.org/groups/450117/items/5JQ9N79W"],"itemData":{"id":59,"type":"article-journal","title":"Agricultural Production, Dietary Diversity and Climate Variability","container-title":"The Journal of Development Studies","page":"976-995","volume":"51","issue":"8","source":"CrossRef","DOI":"10.1080/00220388.2015.1018902","ISSN":"0022-0388, 1743-9140","language":"en","author":[{"family":"Dillon","given":"Andrew"},{"family":"McGee","given":"Kevin"},{"family":"Oseni","given":"Gbemisola"}],"issued":{"date-parts":[["2015",8,3]]}}},{"id":25,"uris":["http://zotero.org/groups/450117/items/XHM3NX7M"],"uri":["http://zotero.org/groups/450117/items/XHM3NX7M"],"itemData":{"id":25,"type":"article-journal","title":"Production and processing of foods as core aspects of nutrition-sensitive agriculture and sustainable diets","container-title":"Food Security","page":"825-846","volume":"5","issue":"6","source":"CrossRef","DOI":"10.1007/s12571-013-0312-6","ISSN":"1876-4517, 1876-4525","note":"00005","language":"en","author":[{"family":"Keding","given":"Gudrun B."},{"family":"Schneider","given":"Katja"},{"family":"Jordan","given":"Irmgard"}],"issued":{"date-parts":[["2013",12]]}}},{"id":64,"uris":["http://zotero.org/groups/450117/items/52AFQA42"],"uri":["http://zotero.org/groups/450117/items/52AFQA42"],"itemData":{"id":64,"type":"article-journal","title":"Augmenting Food Security Through Agricultural Input Subsidy: Anevaluation of National Agricultural Input Voucher Scheme (NAIVS) with impact on Female-headed Households in Tanzania","container-title":"International Association of Agricultural Economists","volume":"2015 Conference, August 9-14, 2015, Milan, Italy","URL":"http://purl.umn.edu/212221","author":[{"family":"Kriti","given":"Malhotra"}],"issued":{"date-parts":[["2015"]]}}},{"id":52,"uris":["http://zotero.org/groups/450117/items/8IAM4U6F"],"uri":["http://zotero.org/groups/450117/items/8IAM4U6F"],"itemData":{"id":52,"type":"article-journal","title":"Agricultural Production and the Nutritional Status of Family Members in Tanzania","container-title":"The Journal of Development Studies","page":"1016-1033","volume":"51","issue":"8","source":"CrossRef","DOI":"10.1080/00220388.2015.1018906","ISSN":"0022-0388, 1743-9140","language":"en","author":[{"family":"Slavchevska","given":"Vanya"}],"issued":{"date-parts":[["2015",8,3]]}}}],"schema":"https://github.com/citation-style-language/schema/raw/master/csl-citation.json"} </w:instrText>
      </w:r>
      <w:r w:rsidRPr="00CD75FA">
        <w:rPr>
          <w:rFonts w:ascii="Calibri" w:eastAsia="Calibri" w:hAnsi="Calibri"/>
          <w:kern w:val="3"/>
        </w:rPr>
        <w:fldChar w:fldCharType="separate"/>
      </w:r>
      <w:r w:rsidR="00EF2063" w:rsidRPr="00EF2063">
        <w:rPr>
          <w:rFonts w:ascii="Calibri" w:hAnsi="Calibri"/>
        </w:rPr>
        <w:t>(Dillon, McGee, &amp; Oseni, 2015a; Keding, Schneider, &amp; Jordan, 2013; Kriti, 2015a; Slavchevska, 2015)</w:t>
      </w:r>
      <w:r w:rsidRPr="00CD75FA">
        <w:rPr>
          <w:rFonts w:ascii="Calibri" w:eastAsia="Calibri" w:hAnsi="Calibri"/>
          <w:kern w:val="3"/>
        </w:rPr>
        <w:fldChar w:fldCharType="end"/>
      </w:r>
      <w:r w:rsidRPr="00CD75FA">
        <w:rPr>
          <w:rFonts w:ascii="Calibri" w:eastAsia="Calibri" w:hAnsi="Calibri"/>
          <w:kern w:val="3"/>
        </w:rPr>
        <w:t xml:space="preserve">. These studies suggest that a positive link exists, thus higher productivity leads to a better nutritional status of the population. Increased fertilizer use for example appears to have positive effects on household food security  </w:t>
      </w:r>
      <w:r w:rsidRPr="00CD75FA">
        <w:rPr>
          <w:rFonts w:ascii="Calibri" w:eastAsia="Calibri" w:hAnsi="Calibri"/>
          <w:kern w:val="3"/>
        </w:rPr>
        <w:fldChar w:fldCharType="begin"/>
      </w:r>
      <w:r w:rsidR="00EF2063">
        <w:rPr>
          <w:rFonts w:ascii="Calibri" w:eastAsia="Calibri" w:hAnsi="Calibri"/>
          <w:kern w:val="3"/>
        </w:rPr>
        <w:instrText xml:space="preserve"> ADDIN ZOTERO_ITEM CSL_CITATION {"citationID":"2at5uih32s","properties":{"formattedCitation":"(Kriti, 2015a)","plainCitation":"(Kriti, 2015a)"},"citationItems":[{"id":64,"uris":["http://zotero.org/groups/450117/items/52AFQA42"],"uri":["http://zotero.org/groups/450117/items/52AFQA42"],"itemData":{"id":64,"type":"article-journal","title":"Augmenting Food Security Through Agricultural Input Subsidy: Anevaluation of National Agricultural Input Voucher Scheme (NAIVS) with impact on Female-headed Households in Tanzania","container-title":"International Association of Agricultural Economists","volume":"2015 Conference, August 9-14, 2015, Milan, Italy","URL":"http://purl.umn.edu/212221","author":[{"family":"Kriti","given":"Malhotra"}],"issued":{"date-parts":[["2015"]]}}}],"schema":"https://github.com/citation-style-language/schema/raw/master/csl-citation.json"} </w:instrText>
      </w:r>
      <w:r w:rsidRPr="00CD75FA">
        <w:rPr>
          <w:rFonts w:ascii="Calibri" w:eastAsia="Calibri" w:hAnsi="Calibri"/>
          <w:kern w:val="3"/>
        </w:rPr>
        <w:fldChar w:fldCharType="separate"/>
      </w:r>
      <w:r w:rsidR="00EF2063" w:rsidRPr="00EF2063">
        <w:rPr>
          <w:rFonts w:ascii="Calibri" w:hAnsi="Calibri"/>
        </w:rPr>
        <w:t>(Kriti, 2015a)</w:t>
      </w:r>
      <w:r w:rsidRPr="00CD75FA">
        <w:rPr>
          <w:rFonts w:ascii="Calibri" w:eastAsia="Calibri" w:hAnsi="Calibri"/>
          <w:kern w:val="3"/>
        </w:rPr>
        <w:fldChar w:fldCharType="end"/>
      </w:r>
      <w:r w:rsidRPr="00CD75FA">
        <w:rPr>
          <w:rFonts w:ascii="Calibri" w:eastAsia="Calibri" w:hAnsi="Calibri"/>
          <w:kern w:val="3"/>
        </w:rPr>
        <w:t xml:space="preserve">, whereas production diversity correlates positively with dietary diversity </w:t>
      </w:r>
      <w:r w:rsidRPr="00CD75FA">
        <w:rPr>
          <w:rFonts w:ascii="Calibri" w:eastAsia="Calibri" w:hAnsi="Calibri"/>
          <w:kern w:val="3"/>
        </w:rPr>
        <w:fldChar w:fldCharType="begin"/>
      </w:r>
      <w:r w:rsidR="00E1046A">
        <w:rPr>
          <w:rFonts w:ascii="Calibri" w:eastAsia="Calibri" w:hAnsi="Calibri"/>
          <w:kern w:val="3"/>
        </w:rPr>
        <w:instrText xml:space="preserve"> ADDIN ZOTERO_ITEM CSL_CITATION {"citationID":"27s0dk51fb","properties":{"formattedCitation":"(Dillon et al., 2015a)","plainCitation":"(Dillon et al., 2015a)"},"citationItems":[{"id":59,"uris":["http://zotero.org/groups/450117/items/5JQ9N79W"],"uri":["http://zotero.org/groups/450117/items/5JQ9N79W"],"itemData":{"id":59,"type":"article-journal","title":"Agricultural Production, Dietary Diversity and Climate Variability","container-title":"The Journal of Development Studies","page":"976-995","volume":"51","issue":"8","source":"CrossRef","DOI":"10.1080/00220388.2015.1018902","ISSN":"0022-0388, 1743-9140","language":"en","author":[{"family":"Dillon","given":"Andrew"},{"family":"McGee","given":"Kevin"},{"family":"Oseni","given":"Gbemisola"}],"issued":{"date-parts":[["2015",8,3]]}}}],"schema":"https://github.com/citation-style-language/schema/raw/master/csl-citation.json"} </w:instrText>
      </w:r>
      <w:r w:rsidRPr="00CD75FA">
        <w:rPr>
          <w:rFonts w:ascii="Calibri" w:eastAsia="Calibri" w:hAnsi="Calibri"/>
          <w:kern w:val="3"/>
        </w:rPr>
        <w:fldChar w:fldCharType="separate"/>
      </w:r>
      <w:r w:rsidR="00E1046A" w:rsidRPr="00E1046A">
        <w:rPr>
          <w:rFonts w:ascii="Calibri" w:hAnsi="Calibri"/>
        </w:rPr>
        <w:t>(Dillon et al., 2015a)</w:t>
      </w:r>
      <w:r w:rsidRPr="00CD75FA">
        <w:rPr>
          <w:rFonts w:ascii="Calibri" w:eastAsia="Calibri" w:hAnsi="Calibri"/>
          <w:kern w:val="3"/>
        </w:rPr>
        <w:fldChar w:fldCharType="end"/>
      </w:r>
      <w:r w:rsidRPr="00CD75FA">
        <w:rPr>
          <w:rFonts w:ascii="Calibri" w:eastAsia="Calibri" w:hAnsi="Calibri"/>
          <w:kern w:val="3"/>
        </w:rPr>
        <w:t xml:space="preserve">. Nevertheless, systematic- and empirical evidence on household level agricultural production related to household nutrition is still very limited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{"citationID":"1tq2k39tg3","properties":{"formattedCitation":"(G. Carletto, Ruel, Winters, &amp; Zezza, 2015)","plainCitation":"(G. Carletto, Ruel, Winters, &amp; Zezza, 2015)"},"citationItems":[{"id":53,"uris":["http://zotero.org/groups/450117/items/WXJSNCNF"],"uri":["http://zotero.org/groups/450117/items/WXJSNCNF"],"itemData":{"id":53,"type":"article-journal","title":"Farm-Level Pathways to Improved Nutritional Status: Introduction to the Special Issue","container-title":"The Journal of Development Studies","page":"945-957","volume":"51","issue":"8","source":"CrossRef","DOI":"10.1080/00220388.2015.1018908","ISSN":"0022-0388, 1743-9140","shortTitle":"Farm-Level Pathways to Improved Nutritional Status","language":"en","author":[{"family":"Carletto","given":"Gero"},{"family":"Ruel","given":"Marie"},{"family":"Winters","given":"Paul"},{"family":"Zezza","given":"Alberto"}],"issued":{"date-parts":[["2015",8,3]]}}}],"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(G. Carletto, Ruel, Winters, &amp; Zezza, 2015)</w:t>
      </w:r>
      <w:r w:rsidRPr="00CD75FA">
        <w:rPr>
          <w:rFonts w:ascii="Calibri" w:eastAsia="Calibri" w:hAnsi="Calibri"/>
          <w:kern w:val="3"/>
        </w:rPr>
        <w:fldChar w:fldCharType="end"/>
      </w:r>
      <w:r w:rsidRPr="00CD75FA">
        <w:rPr>
          <w:rFonts w:ascii="Calibri" w:eastAsia="Calibri" w:hAnsi="Calibri"/>
          <w:kern w:val="3"/>
        </w:rPr>
        <w:t xml:space="preserve">. A farm-level link between agricultural production and nutrition has been theorised, but few scientific studies provide evidence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{"citationID":"qp30qi3go","properties":{"formattedCitation":"(Slavchevska, 2015)","plainCitation":"(Slavchevska, 2015)"},"citationItems":[{"id":52,"uris":["http://zotero.org/groups/450117/items/8IAM4U6F"],"uri":["http://zotero.org/groups/450117/items/8IAM4U6F"],"itemData":{"id":52,"type":"article-journal","title":"Agricultural Production and the Nutritional Status of Family Members in Tanzania","container-title":"The Journal of Development Studies","page":"1016-1033","volume":"51","issue":"8","source":"CrossRef","DOI":"10.1080/00220388.2015.1018906","ISSN":"0022-0388, 1743-9140","language":"en","author":[{"family":"Slavchevska","given":"Vanya"}],"issued":{"date-parts":[["2015",8,3]]}}}],"schema":"https://github.com/citation-style-language/schema/raw/master/csl-citation.json"}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(Slavchevska, 2015)</w:t>
      </w:r>
      <w:r w:rsidRPr="00CD75FA">
        <w:rPr>
          <w:rFonts w:ascii="Calibri" w:eastAsia="Calibri" w:hAnsi="Calibri"/>
          <w:kern w:val="3"/>
        </w:rPr>
        <w:fldChar w:fldCharType="end"/>
      </w:r>
      <w:r w:rsidRPr="00CD75FA">
        <w:rPr>
          <w:rFonts w:ascii="Calibri" w:eastAsia="Calibri" w:hAnsi="Calibri"/>
          <w:kern w:val="3"/>
        </w:rPr>
        <w:t xml:space="preserve">. At the same time, the pathways from agriculture to nutrition have proven to be complex and difficult to define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{"citationID":"2phngj5c4h","properties":{"formattedCitation":"(Kanter, Walls, Tak, Roberts, &amp; Waage, 2015)","plainCitation":"(Kanter, Walls, Tak, Roberts, &amp; Waage, 2015)"},"citationItems":[{"id":20,"uris":["http://zotero.org/groups/450117/items/3BWPPRUS"],"uri":["http://zotero.org/groups/450117/items/3BWPPRUS"],"itemData":{"id":20,"type":"article-journal","title":"A conceptual framework for understanding the impacts of agriculture and food system policies on nutrition and health","container-title":"Food Security","page":"767-777","volume":"7","issue":"4","source":"CrossRef","DOI":"10.1007/s12571-015-0473-6","ISSN":"1876-4517, 1876-4525","note":"00002","language":"en","author":[{"family":"Kanter","given":"Rebecca"},{"family":"Walls","given":"Helen L."},{"family":"Tak","given":"Mehroosh"},{"family":"Roberts","given":"Francis"},{"family":"Waage","given":"Jeff"}],"issued":{"date-parts":[["2015",8]]}}}],"schema":"https://github.com/citation-style-language/schema/raw/master/csl-citation.json"}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 xml:space="preserve">(Kanter, </w:t>
      </w:r>
      <w:r w:rsidRPr="00CD75FA">
        <w:rPr>
          <w:rFonts w:ascii="Calibri" w:eastAsia="Calibri" w:hAnsi="Calibri"/>
          <w:kern w:val="3"/>
        </w:rPr>
        <w:lastRenderedPageBreak/>
        <w:t>Walls, Tak, Roberts, &amp; Waage, 2015)</w:t>
      </w:r>
      <w:r w:rsidRPr="00CD75FA">
        <w:rPr>
          <w:rFonts w:ascii="Calibri" w:eastAsia="Calibri" w:hAnsi="Calibri"/>
          <w:kern w:val="3"/>
        </w:rPr>
        <w:fldChar w:fldCharType="end"/>
      </w:r>
      <w:r w:rsidRPr="00CD75FA">
        <w:rPr>
          <w:rFonts w:ascii="Calibri" w:eastAsia="Calibri" w:hAnsi="Calibri"/>
          <w:kern w:val="3"/>
        </w:rPr>
        <w:t xml:space="preserve">. This represents an important knowledge gap, especially because the role of agriculture in food security and nutrition improvement is increasingly recognised by policy makers </w:t>
      </w:r>
      <w:r w:rsidRPr="00CD75FA">
        <w:rPr>
          <w:rFonts w:ascii="Calibri" w:eastAsia="Calibri" w:hAnsi="Calibri"/>
          <w:kern w:val="3"/>
        </w:rPr>
        <w:fldChar w:fldCharType="begin"/>
      </w:r>
      <w:r w:rsidRPr="00CD75FA">
        <w:rPr>
          <w:rFonts w:ascii="Calibri" w:eastAsia="Calibri" w:hAnsi="Calibri"/>
          <w:kern w:val="3"/>
        </w:rPr>
        <w:instrText xml:space="preserve"> ADDIN ZOTERO_ITEM CSL_CITATION {"citationID":"1es10tpuhq","properties":{"formattedCitation":"(G. Carletto et al., 2015)","plainCitation":"(G. Carletto et al., 2015)"},"citationItems":[{"id":53,"uris":["http://zotero.org/groups/450117/items/WXJSNCNF"],"uri":["http://zotero.org/groups/450117/items/WXJSNCNF"],"itemData":{"id":53,"type":"article-journal","title":"Farm-Level Pathways to Improved Nutritional Status: Introduction to the Special Issue","container-title":"The Journal of Development Studies","page":"945-957","volume":"51","issue":"8","source":"CrossRef","DOI":"10.1080/00220388.2015.1018908","ISSN":"0022-0388, 1743-9140","shortTitle":"Farm-Level Pathways to Improved Nutritional Status","language":"en","author":[{"family":"Carletto","given":"Gero"},{"family":"Ruel","given":"Marie"},{"family":"Winters","given":"Paul"},{"family":"Zezza","given":"Alberto"}],"issued":{"date-parts":[["2015",8,3]]}}}],"schema":"https://github.com/citation-style-language/schema/raw/master/csl-citation.json"} </w:instrText>
      </w:r>
      <w:r w:rsidRPr="00CD75FA">
        <w:rPr>
          <w:rFonts w:ascii="Calibri" w:eastAsia="Calibri" w:hAnsi="Calibri"/>
          <w:kern w:val="3"/>
        </w:rPr>
        <w:fldChar w:fldCharType="separate"/>
      </w:r>
      <w:r w:rsidRPr="00CD75FA">
        <w:rPr>
          <w:rFonts w:ascii="Calibri" w:eastAsia="Calibri" w:hAnsi="Calibri"/>
          <w:kern w:val="3"/>
        </w:rPr>
        <w:t>(G. Carletto et al., 2015)</w:t>
      </w:r>
      <w:r w:rsidRPr="00CD75FA">
        <w:rPr>
          <w:rFonts w:ascii="Calibri" w:eastAsia="Calibri" w:hAnsi="Calibri"/>
          <w:kern w:val="3"/>
        </w:rPr>
        <w:fldChar w:fldCharType="end"/>
      </w:r>
      <w:r w:rsidRPr="00CD75FA">
        <w:rPr>
          <w:rFonts w:ascii="Calibri" w:eastAsia="Calibri" w:hAnsi="Calibri"/>
          <w:kern w:val="3"/>
        </w:rPr>
        <w:t xml:space="preserve">. </w:t>
      </w:r>
    </w:p>
    <w:p w14:paraId="5965C4E9" w14:textId="77777777" w:rsidR="00CD75FA" w:rsidRDefault="00CD75FA" w:rsidP="00D73CDD">
      <w:pPr>
        <w:shd w:val="clear" w:color="auto" w:fill="FFFFFF"/>
        <w:spacing w:after="0" w:line="360" w:lineRule="auto"/>
        <w:jc w:val="both"/>
        <w:rPr>
          <w:rFonts w:ascii="Calibri" w:eastAsia="Calibri" w:hAnsi="Calibri"/>
          <w:kern w:val="3"/>
        </w:rPr>
      </w:pPr>
    </w:p>
    <w:p w14:paraId="304001A0" w14:textId="4EA3F951" w:rsidR="00D73CDD" w:rsidRDefault="00CD75FA" w:rsidP="00D73CDD">
      <w:pPr>
        <w:spacing w:after="0" w:line="360" w:lineRule="auto"/>
        <w:jc w:val="both"/>
        <w:rPr>
          <w:rFonts w:ascii="Calibri" w:eastAsia="Calibri" w:hAnsi="Calibri"/>
          <w:kern w:val="3"/>
        </w:rPr>
      </w:pPr>
      <w:r w:rsidRPr="00D73CDD">
        <w:rPr>
          <w:rFonts w:ascii="Calibri" w:eastAsia="Calibri" w:hAnsi="Calibri"/>
          <w:kern w:val="3"/>
        </w:rPr>
        <w:t>The aim of our research is to fill this knowledge gap for the case of Tanzania</w:t>
      </w:r>
      <w:r w:rsidR="00BD3158">
        <w:rPr>
          <w:rFonts w:ascii="Calibri" w:eastAsia="Calibri" w:hAnsi="Calibri"/>
          <w:kern w:val="3"/>
        </w:rPr>
        <w:t xml:space="preserve">, by analysing </w:t>
      </w:r>
      <w:r w:rsidR="00BD3158">
        <w:rPr>
          <w:rFonts w:ascii="Calibri" w:eastAsia="Times New Roman" w:hAnsi="Calibri" w:cs="Times New Roman"/>
          <w:color w:val="000000"/>
          <w:sz w:val="20"/>
          <w:szCs w:val="20"/>
        </w:rPr>
        <w:t>how</w:t>
      </w:r>
      <w:r w:rsidR="00BD3158" w:rsidRPr="005C6DEB">
        <w:rPr>
          <w:rFonts w:ascii="Calibri" w:eastAsia="Times New Roman" w:hAnsi="Calibri" w:cs="Times New Roman"/>
          <w:color w:val="000000"/>
          <w:sz w:val="20"/>
          <w:szCs w:val="20"/>
        </w:rPr>
        <w:t xml:space="preserve"> farm-level adoption of improved maize seeds and fertiliser use affect</w:t>
      </w:r>
      <w:r w:rsidR="00BD3158">
        <w:rPr>
          <w:rFonts w:ascii="Calibri" w:eastAsia="Times New Roman" w:hAnsi="Calibri" w:cs="Times New Roman"/>
          <w:color w:val="000000"/>
          <w:sz w:val="20"/>
          <w:szCs w:val="20"/>
        </w:rPr>
        <w:t>s</w:t>
      </w:r>
      <w:r w:rsidR="00BD3158" w:rsidRPr="005C6DEB">
        <w:rPr>
          <w:rFonts w:ascii="Calibri" w:eastAsia="Times New Roman" w:hAnsi="Calibri" w:cs="Times New Roman"/>
          <w:color w:val="000000"/>
          <w:sz w:val="20"/>
          <w:szCs w:val="20"/>
        </w:rPr>
        <w:t xml:space="preserve"> </w:t>
      </w:r>
      <w:r w:rsidR="00BD3158">
        <w:rPr>
          <w:rFonts w:ascii="Calibri" w:eastAsia="Times New Roman" w:hAnsi="Calibri" w:cs="Times New Roman"/>
          <w:color w:val="000000"/>
          <w:sz w:val="20"/>
          <w:szCs w:val="20"/>
        </w:rPr>
        <w:t>food security</w:t>
      </w:r>
      <w:r w:rsidR="00BD3158" w:rsidRPr="005C6DEB">
        <w:rPr>
          <w:rFonts w:ascii="Calibri" w:eastAsia="Times New Roman" w:hAnsi="Calibri" w:cs="Times New Roman"/>
          <w:color w:val="000000"/>
          <w:sz w:val="20"/>
          <w:szCs w:val="20"/>
        </w:rPr>
        <w:t xml:space="preserve"> for </w:t>
      </w:r>
      <w:r w:rsidR="00BD3158">
        <w:rPr>
          <w:rFonts w:ascii="Calibri" w:eastAsia="Times New Roman" w:hAnsi="Calibri" w:cs="Times New Roman"/>
          <w:color w:val="000000"/>
          <w:sz w:val="20"/>
          <w:szCs w:val="20"/>
        </w:rPr>
        <w:t xml:space="preserve">maize farming </w:t>
      </w:r>
      <w:r w:rsidR="00BD3158" w:rsidRPr="005C6DEB">
        <w:rPr>
          <w:rFonts w:ascii="Calibri" w:eastAsia="Times New Roman" w:hAnsi="Calibri" w:cs="Times New Roman"/>
          <w:color w:val="000000"/>
          <w:sz w:val="20"/>
          <w:szCs w:val="20"/>
        </w:rPr>
        <w:t>households in Tanzania</w:t>
      </w:r>
      <w:r w:rsidRPr="00D73CDD">
        <w:rPr>
          <w:rFonts w:ascii="Calibri" w:eastAsia="Calibri" w:hAnsi="Calibri"/>
          <w:kern w:val="3"/>
        </w:rPr>
        <w:t xml:space="preserve">. </w:t>
      </w:r>
      <w:r w:rsidR="00D73CDD" w:rsidRPr="00D73CDD">
        <w:rPr>
          <w:rFonts w:ascii="Calibri" w:eastAsia="Calibri" w:hAnsi="Calibri"/>
          <w:kern w:val="3"/>
        </w:rPr>
        <w:t xml:space="preserve">We will combine </w:t>
      </w:r>
      <w:r w:rsidR="00D73CDD">
        <w:rPr>
          <w:rFonts w:ascii="Calibri" w:eastAsia="Calibri" w:hAnsi="Calibri"/>
          <w:kern w:val="3"/>
        </w:rPr>
        <w:t xml:space="preserve">three </w:t>
      </w:r>
      <w:r w:rsidR="00D73CDD" w:rsidRPr="00D73CDD">
        <w:rPr>
          <w:rFonts w:ascii="Calibri" w:eastAsia="Calibri" w:hAnsi="Calibri"/>
          <w:kern w:val="3"/>
        </w:rPr>
        <w:t>different research methods to investigate the link between farm-level adoption of improved maize seeds and fertil</w:t>
      </w:r>
      <w:r w:rsidR="00A032D8">
        <w:rPr>
          <w:rFonts w:ascii="Calibri" w:eastAsia="Calibri" w:hAnsi="Calibri"/>
          <w:kern w:val="3"/>
        </w:rPr>
        <w:t>iser and food security. We use</w:t>
      </w:r>
      <w:r w:rsidR="00D73CDD" w:rsidRPr="00D73CDD">
        <w:rPr>
          <w:rFonts w:ascii="Calibri" w:eastAsia="Calibri" w:hAnsi="Calibri"/>
          <w:kern w:val="3"/>
        </w:rPr>
        <w:t xml:space="preserve"> </w:t>
      </w:r>
      <w:r w:rsidR="00113631">
        <w:rPr>
          <w:rFonts w:ascii="Calibri" w:eastAsia="Calibri" w:hAnsi="Calibri"/>
          <w:kern w:val="3"/>
        </w:rPr>
        <w:t xml:space="preserve">a </w:t>
      </w:r>
      <w:r w:rsidR="00D73CDD" w:rsidRPr="00D73CDD">
        <w:rPr>
          <w:rFonts w:ascii="Calibri" w:eastAsia="Calibri" w:hAnsi="Calibri"/>
          <w:kern w:val="3"/>
        </w:rPr>
        <w:t>literature review to show how the concepts of nutritional status, food security and health are defined and how th</w:t>
      </w:r>
      <w:r w:rsidR="00A032D8">
        <w:rPr>
          <w:rFonts w:ascii="Calibri" w:eastAsia="Calibri" w:hAnsi="Calibri"/>
          <w:kern w:val="3"/>
        </w:rPr>
        <w:t>ese concepts are related. We the</w:t>
      </w:r>
      <w:r w:rsidR="00D73CDD" w:rsidRPr="00D73CDD">
        <w:rPr>
          <w:rFonts w:ascii="Calibri" w:eastAsia="Calibri" w:hAnsi="Calibri"/>
          <w:kern w:val="3"/>
        </w:rPr>
        <w:t xml:space="preserve">n perform quantitative data analysis using three waves of the Tanzania National Panel Survey (NPS), conducted in 2008-2009, 2010-2011 and 2012-2013. This survey was conducted by the Tanzania National Bureau of Statistics (NBS) in collaboration with the World Bank Living Standard Measurement Study –Integrated Surveys on Agriculture (LSMS-ISA). This data analysis estimates the link between technology adoption on food- and nutrition security for farm households. In addition, we use expert interviews to verify our results and put them into a practical perspective. </w:t>
      </w:r>
      <w:r w:rsidR="00BD3158">
        <w:rPr>
          <w:rFonts w:ascii="Calibri" w:eastAsia="Calibri" w:hAnsi="Calibri"/>
          <w:kern w:val="3"/>
        </w:rPr>
        <w:t xml:space="preserve"> </w:t>
      </w:r>
    </w:p>
    <w:p w14:paraId="228B2EF1" w14:textId="77777777" w:rsidR="00D73CDD" w:rsidRDefault="00D73CDD" w:rsidP="00CD75FA">
      <w:pPr>
        <w:shd w:val="clear" w:color="auto" w:fill="FFFFFF"/>
        <w:spacing w:after="0" w:line="360" w:lineRule="auto"/>
        <w:jc w:val="both"/>
        <w:rPr>
          <w:rFonts w:ascii="Calibri" w:eastAsia="Calibri" w:hAnsi="Calibri"/>
          <w:kern w:val="3"/>
        </w:rPr>
      </w:pPr>
    </w:p>
    <w:p w14:paraId="5094A8E5" w14:textId="7DD5C0FF" w:rsidR="00CD75FA" w:rsidRDefault="00CD75FA" w:rsidP="00CD75FA">
      <w:pPr>
        <w:shd w:val="clear" w:color="auto" w:fill="FFFFFF"/>
        <w:spacing w:after="0" w:line="360" w:lineRule="auto"/>
        <w:jc w:val="both"/>
        <w:rPr>
          <w:rFonts w:ascii="Calibri" w:eastAsia="Calibri" w:hAnsi="Calibri"/>
          <w:kern w:val="3"/>
        </w:rPr>
      </w:pPr>
      <w:r>
        <w:rPr>
          <w:rFonts w:ascii="Calibri" w:eastAsia="Calibri" w:hAnsi="Calibri"/>
          <w:kern w:val="3"/>
        </w:rPr>
        <w:t>In the first chapter, we will discuss the policy context to get an understanding of what is being done in an attempt to improve food security by promoting agricultural input use and to identify potential problems. The next chapter is a literature review focussing on all aspect of the food security concept, the definitions and the relation to nutrition and health. Also</w:t>
      </w:r>
      <w:r w:rsidR="00A032D8">
        <w:rPr>
          <w:rFonts w:ascii="Calibri" w:eastAsia="Calibri" w:hAnsi="Calibri"/>
          <w:kern w:val="3"/>
        </w:rPr>
        <w:t>, this chapter</w:t>
      </w:r>
      <w:r>
        <w:rPr>
          <w:rFonts w:ascii="Calibri" w:eastAsia="Calibri" w:hAnsi="Calibri"/>
          <w:kern w:val="3"/>
        </w:rPr>
        <w:t xml:space="preserve"> contains an overview of food security and nutrition indicators and an assessment of the relevance and feasibility for our study. The fourth chapter is a theoretical framework, designed to better understand the theoretical relationship between agricultural input use and food security, and to structure the way in which we will formalise our model. The following chapter will focus on our empirical strategy</w:t>
      </w:r>
      <w:r w:rsidR="00113631">
        <w:rPr>
          <w:rFonts w:ascii="Calibri" w:eastAsia="Calibri" w:hAnsi="Calibri"/>
          <w:kern w:val="3"/>
        </w:rPr>
        <w:t xml:space="preserve">. </w:t>
      </w:r>
      <w:commentRangeStart w:id="2"/>
      <w:r w:rsidR="00113631">
        <w:rPr>
          <w:rFonts w:ascii="Calibri" w:eastAsia="Calibri" w:hAnsi="Calibri"/>
          <w:kern w:val="3"/>
        </w:rPr>
        <w:t>W</w:t>
      </w:r>
      <w:r>
        <w:rPr>
          <w:rFonts w:ascii="Calibri" w:eastAsia="Calibri" w:hAnsi="Calibri"/>
          <w:kern w:val="3"/>
        </w:rPr>
        <w:t>e</w:t>
      </w:r>
      <w:commentRangeEnd w:id="2"/>
      <w:r w:rsidR="00113631">
        <w:rPr>
          <w:rStyle w:val="Verwijzingopmerking"/>
        </w:rPr>
        <w:commentReference w:id="2"/>
      </w:r>
      <w:r>
        <w:rPr>
          <w:rFonts w:ascii="Calibri" w:eastAsia="Calibri" w:hAnsi="Calibri"/>
          <w:kern w:val="3"/>
        </w:rPr>
        <w:t xml:space="preserve"> will elaborate on the nature of our data and the variables we use. It contains a descriptive analysis of hybrid seed- and fertiliser use and food security, and an econometric estimation strategy. In the sixth chapter we present our results from </w:t>
      </w:r>
      <w:r w:rsidR="00D73CDD">
        <w:rPr>
          <w:rFonts w:ascii="Calibri" w:eastAsia="Calibri" w:hAnsi="Calibri"/>
          <w:kern w:val="3"/>
        </w:rPr>
        <w:t xml:space="preserve">the data analysis part. The seventh chapter will focus on the relation between our data analysis and our field interviews, and in addition it will provide an overview of possible policy implications. Lastly we will give a discussion on our research and a conclusion. </w:t>
      </w:r>
    </w:p>
    <w:p w14:paraId="72202EC2" w14:textId="77777777" w:rsidR="00D73CDD" w:rsidRDefault="00D73CDD" w:rsidP="00CD75FA">
      <w:pPr>
        <w:shd w:val="clear" w:color="auto" w:fill="FFFFFF"/>
        <w:spacing w:after="0" w:line="360" w:lineRule="auto"/>
        <w:jc w:val="both"/>
        <w:rPr>
          <w:rFonts w:ascii="Calibri" w:eastAsia="Calibri" w:hAnsi="Calibri"/>
          <w:kern w:val="3"/>
        </w:rPr>
      </w:pPr>
    </w:p>
    <w:p w14:paraId="57AEB2F3" w14:textId="77777777" w:rsidR="00D73CDD" w:rsidRDefault="00D73CDD" w:rsidP="00D73CDD">
      <w:pPr>
        <w:pStyle w:val="Kop1"/>
      </w:pPr>
      <w:bookmarkStart w:id="3" w:name="_Toc459598182"/>
      <w:r>
        <w:t>2. Policy context</w:t>
      </w:r>
      <w:r w:rsidR="00251E39">
        <w:t>: National Input Voucher Scheme</w:t>
      </w:r>
      <w:bookmarkEnd w:id="3"/>
    </w:p>
    <w:p w14:paraId="6413F276" w14:textId="506A39D8" w:rsidR="00251E39" w:rsidRDefault="00251E39" w:rsidP="00251E39">
      <w:pPr>
        <w:spacing w:line="360" w:lineRule="auto"/>
        <w:jc w:val="both"/>
        <w:rPr>
          <w:rFonts w:asciiTheme="minorHAnsi" w:hAnsiTheme="minorHAnsi"/>
        </w:rPr>
      </w:pPr>
      <w:r w:rsidRPr="00E6248C">
        <w:rPr>
          <w:rFonts w:asciiTheme="minorHAnsi" w:hAnsiTheme="minorHAnsi"/>
        </w:rPr>
        <w:t xml:space="preserve">In Tanzania the Ministry of Agriculture, Food Security and Cooperatives (MAFC) aims at improving national food security. Since 2008 the MAFC administers The National Agricultural Input Voucher </w:t>
      </w:r>
      <w:r w:rsidRPr="00E6248C">
        <w:rPr>
          <w:rFonts w:asciiTheme="minorHAnsi" w:hAnsiTheme="minorHAnsi"/>
        </w:rPr>
        <w:lastRenderedPageBreak/>
        <w:t xml:space="preserve">Scheme (NAIVS). NAIVS was set up in response to the food crisis of the late 2000s. It promotes agricultural input use as a way to improve food security in response to the high international food prices </w:t>
      </w:r>
      <w:r w:rsidRPr="00E6248C">
        <w:rPr>
          <w:rFonts w:asciiTheme="minorHAnsi" w:hAnsiTheme="minorHAnsi"/>
        </w:rPr>
        <w:fldChar w:fldCharType="begin"/>
      </w:r>
      <w:r w:rsidR="001458B9">
        <w:rPr>
          <w:rFonts w:asciiTheme="minorHAnsi" w:hAnsiTheme="minorHAnsi"/>
        </w:rPr>
        <w:instrText xml:space="preserve"> ADDIN ZOTERO_ITEM CSL_CITATION {"citationID":"9krqe859s","properties":{"formattedCitation":"(Baltzer et al., 2011)","plainCitation":"(Baltzer et al., 2011)"},"citationItems":[{"id":61,"uris":["http://zotero.org/groups/450117/items/HRC36VNF"],"uri":["http://zotero.org/groups/450117/items/HRC36VNF"],"itemData":{"id":61,"type":"book","title":"Agricultural input subsidies in Sub-Saharan Africa","publisher":"Udenrigsministeriet","source":"Open WorldCat","ISBN":"978-87-7087-587-5","language":"English","author":[{"family":"Baltzer","given":"Kenneth"},{"family":"Hansen","given":"Henrik"},{"literal":"Danmark"},{"literal":"DANIDA"},{"literal":"Danmark"},{"literal":"Udenrigsministeriet"}],"issued":{"date-parts":[["2011"]]}}}],"schema":"https://github.com/citation-style-language/schema/raw/master/csl-citation.json"} </w:instrText>
      </w:r>
      <w:r w:rsidRPr="00E6248C">
        <w:rPr>
          <w:rFonts w:asciiTheme="minorHAnsi" w:hAnsiTheme="minorHAnsi"/>
        </w:rPr>
        <w:fldChar w:fldCharType="separate"/>
      </w:r>
      <w:r w:rsidRPr="00E6248C">
        <w:rPr>
          <w:rFonts w:asciiTheme="minorHAnsi" w:hAnsiTheme="minorHAnsi"/>
        </w:rPr>
        <w:t>(Baltzer et al., 2011)</w:t>
      </w:r>
      <w:r w:rsidRPr="00E6248C">
        <w:rPr>
          <w:rFonts w:asciiTheme="minorHAnsi" w:hAnsiTheme="minorHAnsi"/>
        </w:rPr>
        <w:fldChar w:fldCharType="end"/>
      </w:r>
      <w:r w:rsidRPr="00E6248C">
        <w:rPr>
          <w:rFonts w:asciiTheme="minorHAnsi" w:hAnsiTheme="minorHAnsi"/>
        </w:rPr>
        <w:t xml:space="preserve">.  In Tanzania average agricultural input use is low, fertiliser use for example was at the start of the program only  9 kg/ha, compared to Africa average of 21 kg/ha and world average of 100 kg/ha </w:t>
      </w:r>
      <w:r w:rsidRPr="00E6248C">
        <w:rPr>
          <w:rFonts w:asciiTheme="minorHAnsi" w:hAnsiTheme="minorHAnsi"/>
        </w:rPr>
        <w:fldChar w:fldCharType="begin"/>
      </w:r>
      <w:r w:rsidR="00E1046A">
        <w:rPr>
          <w:rFonts w:asciiTheme="minorHAnsi" w:hAnsiTheme="minorHAnsi"/>
        </w:rPr>
        <w:instrText xml:space="preserve"> ADDIN ZOTERO_ITEM CSL_CITATION {"citationID":"1o7qv60qi3","properties":{"formattedCitation":"(Aloyce, Gabagambi, &amp; Hella, 2014)","plainCitation":"(Aloyce, Gabagambi, &amp; Hella, 2014)"},"citationItems":[{"id":60,"uris":["http://zotero.org/groups/450117/items/TM7F2DTW"],"uri":["http://zotero.org/groups/450117/items/TM7F2DTW"],"itemData":{"id":60,"type":"article-journal","title":"Assessment of operational aspects of the input supply chain under national agriculture input voucher scheme (NAIVS) in Tanzania","container-title":"Journal of Development and Agricultural Economics","page":"94-104","volume":"6","issue":"3","source":"CrossRef","DOI":"10.5897/JDAE2013.0516","ISSN":"2006-9774","author":[{"family":"Aloyce","given":"G. M."},{"family":"Gabagambi","given":"D. M."},{"family":"Hella","given":"J. P."}],"issued":{"date-parts":[["2014",3,31]]}}}],"schema":"https://github.com/citation-style-language/schema/raw/master/csl-citation.json"} </w:instrText>
      </w:r>
      <w:r w:rsidRPr="00E6248C">
        <w:rPr>
          <w:rFonts w:asciiTheme="minorHAnsi" w:hAnsiTheme="minorHAnsi"/>
        </w:rPr>
        <w:fldChar w:fldCharType="separate"/>
      </w:r>
      <w:r w:rsidRPr="00E6248C">
        <w:rPr>
          <w:rFonts w:asciiTheme="minorHAnsi" w:hAnsiTheme="minorHAnsi"/>
        </w:rPr>
        <w:t>(Aloyce, Gabagambi, &amp; Hella, 2014)</w:t>
      </w:r>
      <w:r w:rsidRPr="00E6248C">
        <w:rPr>
          <w:rFonts w:asciiTheme="minorHAnsi" w:hAnsiTheme="minorHAnsi"/>
        </w:rPr>
        <w:fldChar w:fldCharType="end"/>
      </w:r>
      <w:r w:rsidRPr="00E6248C">
        <w:rPr>
          <w:rFonts w:asciiTheme="minorHAnsi" w:hAnsiTheme="minorHAnsi"/>
        </w:rPr>
        <w:t xml:space="preserve">  The NAIVS is meant to promote input use, increase food production, and thereby reducing the pressure on food staple prices and increase incomes to improve food security. The program works as follows. Vouchers with a 50 per cent subsidy on the purchase of chemical fertiliser and improved seeds are provided to maize- and rice farming households </w:t>
      </w:r>
      <w:r w:rsidRPr="00E6248C">
        <w:rPr>
          <w:rFonts w:asciiTheme="minorHAnsi" w:hAnsiTheme="minorHAnsi"/>
        </w:rPr>
        <w:fldChar w:fldCharType="begin"/>
      </w:r>
      <w:r w:rsidR="001458B9">
        <w:rPr>
          <w:rFonts w:asciiTheme="minorHAnsi" w:hAnsiTheme="minorHAnsi"/>
        </w:rPr>
        <w:instrText xml:space="preserve"> ADDIN ZOTERO_ITEM CSL_CITATION {"citationID":"13doub94gd","properties":{"formattedCitation":"(Gine, Patel, Cuellar-Martinez, McCoy, &amp; Ralph, 2015)","plainCitation":"(Gine, Patel, Cuellar-Martinez, McCoy, &amp; Ralph, 2015)"},"citationItems":[{"id":57,"uris":["http://zotero.org/groups/450117/items/KKCE9PUI"],"uri":["http://zotero.org/groups/450117/items/KKCE9PUI"],"itemData":{"id":57,"type":"report","title":"Enhancing food production and food security through improved inputs: An evaluation of Tanzania’s National Agricultural Input Voucher Scheme with a focus on gender impacts","publisher":"International Initiative for Impact Evaluation","genre":"Impact Evaluation Report","note":"00000","number":"23","author":[{"family":"Gine","given":"Xavier"},{"family":"Patel","given":"Shreena"},{"family":"Cuellar-Martinez","given":"Christina"},{"family":"McCoy","given":"Sandi"},{"family":"Ralph","given":"Lauren"}],"issued":{"date-parts":[["2015"]]}}}],"schema":"https://github.com/citation-style-language/schema/raw/master/csl-citation.json"} </w:instrText>
      </w:r>
      <w:r w:rsidRPr="00E6248C">
        <w:rPr>
          <w:rFonts w:asciiTheme="minorHAnsi" w:hAnsiTheme="minorHAnsi"/>
        </w:rPr>
        <w:fldChar w:fldCharType="separate"/>
      </w:r>
      <w:r w:rsidRPr="00E6248C">
        <w:rPr>
          <w:rFonts w:asciiTheme="minorHAnsi" w:hAnsiTheme="minorHAnsi"/>
        </w:rPr>
        <w:t>(Gine, Patel, Cuellar-Martinez, McCoy, &amp; Ralph, 2015)</w:t>
      </w:r>
      <w:r w:rsidRPr="00E6248C">
        <w:rPr>
          <w:rFonts w:asciiTheme="minorHAnsi" w:hAnsiTheme="minorHAnsi"/>
        </w:rPr>
        <w:fldChar w:fldCharType="end"/>
      </w:r>
      <w:r w:rsidRPr="00E6248C">
        <w:rPr>
          <w:rFonts w:asciiTheme="minorHAnsi" w:hAnsiTheme="minorHAnsi"/>
        </w:rPr>
        <w:t>. It is specifically targeted towards smallholders</w:t>
      </w:r>
      <w:r w:rsidR="00113631">
        <w:rPr>
          <w:rFonts w:asciiTheme="minorHAnsi" w:hAnsiTheme="minorHAnsi"/>
        </w:rPr>
        <w:t>:</w:t>
      </w:r>
      <w:r w:rsidRPr="00E6248C">
        <w:rPr>
          <w:rFonts w:asciiTheme="minorHAnsi" w:hAnsiTheme="minorHAnsi"/>
        </w:rPr>
        <w:t xml:space="preserve"> </w:t>
      </w:r>
      <w:r w:rsidR="00113631">
        <w:rPr>
          <w:rFonts w:asciiTheme="minorHAnsi" w:hAnsiTheme="minorHAnsi"/>
        </w:rPr>
        <w:t>T</w:t>
      </w:r>
      <w:r w:rsidRPr="00E6248C">
        <w:rPr>
          <w:rFonts w:asciiTheme="minorHAnsi" w:hAnsiTheme="minorHAnsi"/>
        </w:rPr>
        <w:t xml:space="preserve">o be eligible for the program households must not cultivate more than one hectare of maize or </w:t>
      </w:r>
      <w:commentRangeStart w:id="4"/>
      <w:r w:rsidRPr="00E6248C">
        <w:rPr>
          <w:rFonts w:asciiTheme="minorHAnsi" w:hAnsiTheme="minorHAnsi"/>
        </w:rPr>
        <w:t>rice</w:t>
      </w:r>
      <w:commentRangeEnd w:id="4"/>
      <w:r w:rsidR="006E6C10">
        <w:rPr>
          <w:rStyle w:val="Verwijzingopmerking"/>
        </w:rPr>
        <w:commentReference w:id="4"/>
      </w:r>
      <w:r w:rsidRPr="00E6248C">
        <w:rPr>
          <w:rFonts w:asciiTheme="minorHAnsi" w:hAnsiTheme="minorHAnsi"/>
        </w:rPr>
        <w:t xml:space="preserve">. Eligibility also requires  households to be able to afford the top-up amount of the input price, as the subsidy only covers 50 per cent of the costs. After three consecutive years of subsidy, the program requires farmers to graduate. After graduation farmers are expected to support themselves </w:t>
      </w:r>
      <w:r w:rsidRPr="00E6248C">
        <w:rPr>
          <w:rFonts w:asciiTheme="minorHAnsi" w:hAnsiTheme="minorHAnsi"/>
        </w:rPr>
        <w:fldChar w:fldCharType="begin"/>
      </w:r>
      <w:r w:rsidR="00E1046A">
        <w:rPr>
          <w:rFonts w:asciiTheme="minorHAnsi" w:hAnsiTheme="minorHAnsi"/>
        </w:rPr>
        <w:instrText xml:space="preserve"> ADDIN ZOTERO_ITEM CSL_CITATION {"citationID":"2fllus8k4c","properties":{"formattedCitation":"(Aloyce et al., 2014)","plainCitation":"(Aloyce et al., 2014)"},"citationItems":[{"id":60,"uris":["http://zotero.org/groups/450117/items/TM7F2DTW"],"uri":["http://zotero.org/groups/450117/items/TM7F2DTW"],"itemData":{"id":60,"type":"article-journal","title":"Assessment of operational aspects of the input supply chain under national agriculture input voucher scheme (NAIVS) in Tanzania","container-title":"Journal of Development and Agricultural Economics","page":"94-104","volume":"6","issue":"3","source":"CrossRef","DOI":"10.5897/JDAE2013.0516","ISSN":"2006-9774","author":[{"family":"Aloyce","given":"G. M."},{"family":"Gabagambi","given":"D. M."},{"family":"Hella","given":"J. P."}],"issued":{"date-parts":[["2014",3,31]]}}}],"schema":"https://github.com/citation-style-language/schema/raw/master/csl-citation.json"} </w:instrText>
      </w:r>
      <w:r w:rsidRPr="00E6248C">
        <w:rPr>
          <w:rFonts w:asciiTheme="minorHAnsi" w:hAnsiTheme="minorHAnsi"/>
        </w:rPr>
        <w:fldChar w:fldCharType="separate"/>
      </w:r>
      <w:r w:rsidRPr="00E6248C">
        <w:rPr>
          <w:rFonts w:asciiTheme="minorHAnsi" w:hAnsiTheme="minorHAnsi"/>
        </w:rPr>
        <w:t>(Aloyce et al., 2014)</w:t>
      </w:r>
      <w:r w:rsidRPr="00E6248C">
        <w:rPr>
          <w:rFonts w:asciiTheme="minorHAnsi" w:hAnsiTheme="minorHAnsi"/>
        </w:rPr>
        <w:fldChar w:fldCharType="end"/>
      </w:r>
      <w:r w:rsidRPr="00E6248C">
        <w:rPr>
          <w:rFonts w:asciiTheme="minorHAnsi" w:hAnsiTheme="minorHAnsi"/>
        </w:rPr>
        <w:t xml:space="preserve">. </w:t>
      </w:r>
    </w:p>
    <w:p w14:paraId="6C497F11" w14:textId="77777777" w:rsidR="00251E39" w:rsidRPr="00251E39" w:rsidRDefault="00251E39" w:rsidP="00251E39">
      <w:pPr>
        <w:pStyle w:val="Kop2"/>
        <w:jc w:val="left"/>
      </w:pPr>
      <w:bookmarkStart w:id="5" w:name="_Toc459598183"/>
      <w:r>
        <w:t xml:space="preserve">2.2 </w:t>
      </w:r>
      <w:r w:rsidRPr="008B65AD">
        <w:t>History</w:t>
      </w:r>
      <w:r>
        <w:t xml:space="preserve"> of national policies</w:t>
      </w:r>
      <w:bookmarkEnd w:id="5"/>
    </w:p>
    <w:p w14:paraId="5A9CA616" w14:textId="0BA93B88" w:rsidR="00251E39" w:rsidRDefault="00113631" w:rsidP="00251E39">
      <w:pPr>
        <w:spacing w:line="360" w:lineRule="auto"/>
        <w:jc w:val="both"/>
        <w:rPr>
          <w:rFonts w:asciiTheme="minorHAnsi" w:hAnsiTheme="minorHAnsi"/>
        </w:rPr>
      </w:pPr>
      <w:r>
        <w:rPr>
          <w:rFonts w:asciiTheme="minorHAnsi" w:hAnsiTheme="minorHAnsi"/>
        </w:rPr>
        <w:t xml:space="preserve">The voucher </w:t>
      </w:r>
      <w:r w:rsidR="00251E39">
        <w:rPr>
          <w:rFonts w:asciiTheme="minorHAnsi" w:hAnsiTheme="minorHAnsi"/>
        </w:rPr>
        <w:t xml:space="preserve">programme originates from a long history of agricultural input subsidies </w:t>
      </w:r>
      <w:r w:rsidR="00251E39">
        <w:rPr>
          <w:rFonts w:asciiTheme="minorHAnsi" w:hAnsiTheme="minorHAnsi"/>
        </w:rPr>
        <w:fldChar w:fldCharType="begin"/>
      </w:r>
      <w:r w:rsidR="00E1046A">
        <w:rPr>
          <w:rFonts w:asciiTheme="minorHAnsi" w:hAnsiTheme="minorHAnsi"/>
        </w:rPr>
        <w:instrText xml:space="preserve"> ADDIN ZOTERO_ITEM CSL_CITATION {"citationID":"2bv25s6ucj","properties":{"formattedCitation":"(World  Bank, 2014)","plainCitation":"(World  Bank, 2014)"},"citationItems":[{"id":27,"uris":["http://zotero.org/groups/450117/items/EQKGFA6M"],"uri":["http://zotero.org/groups/450117/items/EQKGFA6M"],"itemData":{"id":27,"type":"report","title":"Tanzania - Strengthening national comprehensive agricultural public expenditure in Sub-Saharan Africa : national agricultural input voucher scheme","publisher":"World Bank Group","publisher-place":"Washington DC","genre":"Public Expenditure Review (PER)","event-place":"Washington DC","note":"00000","number":"87819","author":[{"literal":"World  Bank"}],"issued":{"date-parts":[["2014"]]}}}],"schema":"https://github.com/citation-style-language/schema/raw/master/csl-citation.json"} </w:instrText>
      </w:r>
      <w:r w:rsidR="00251E39">
        <w:rPr>
          <w:rFonts w:asciiTheme="minorHAnsi" w:hAnsiTheme="minorHAnsi"/>
        </w:rPr>
        <w:fldChar w:fldCharType="separate"/>
      </w:r>
      <w:r w:rsidR="00251E39" w:rsidRPr="003022E1">
        <w:rPr>
          <w:rFonts w:ascii="Calibri" w:hAnsi="Calibri"/>
        </w:rPr>
        <w:t>(World  Bank, 2014)</w:t>
      </w:r>
      <w:r w:rsidR="00251E39">
        <w:rPr>
          <w:rFonts w:asciiTheme="minorHAnsi" w:hAnsiTheme="minorHAnsi"/>
        </w:rPr>
        <w:fldChar w:fldCharType="end"/>
      </w:r>
      <w:r w:rsidR="00251E39">
        <w:rPr>
          <w:rFonts w:asciiTheme="minorHAnsi" w:hAnsiTheme="minorHAnsi"/>
        </w:rPr>
        <w:t>. From 1967 until the early 1980s, all agricultural inputs where state-controlled. The</w:t>
      </w:r>
      <w:r w:rsidR="00A032D8">
        <w:rPr>
          <w:rFonts w:asciiTheme="minorHAnsi" w:hAnsiTheme="minorHAnsi"/>
        </w:rPr>
        <w:t xml:space="preserve"> state monitored the import</w:t>
      </w:r>
      <w:r w:rsidR="00251E39">
        <w:rPr>
          <w:rFonts w:asciiTheme="minorHAnsi" w:hAnsiTheme="minorHAnsi"/>
        </w:rPr>
        <w:t xml:space="preserve"> and distribution of agricultural inputs and kept prices low with subsidies.  The economic crisis in the 1980s was followed by a period of market liberalisation and reform of state monopolies. Ultimately this resulted in the removal of expensive price controls on inputs. All input subsidies decreased rapidly in the late 1980s and early 1990s. In the 2000s, new subsidies to promote input use were put in place, this time on fertiliser transports. Around 2007 this transport subsidy was revised and replaced with t</w:t>
      </w:r>
      <w:r w:rsidR="00251E39" w:rsidRPr="00E6248C">
        <w:rPr>
          <w:rFonts w:asciiTheme="minorHAnsi" w:hAnsiTheme="minorHAnsi"/>
        </w:rPr>
        <w:t>he National Agricultural Input Voucher Scheme (NAIVS)</w:t>
      </w:r>
      <w:r w:rsidR="00251E39">
        <w:rPr>
          <w:rFonts w:asciiTheme="minorHAnsi" w:hAnsiTheme="minorHAnsi"/>
        </w:rPr>
        <w:t xml:space="preserve"> </w:t>
      </w:r>
      <w:r w:rsidR="00251E39">
        <w:rPr>
          <w:rFonts w:asciiTheme="minorHAnsi" w:hAnsiTheme="minorHAnsi"/>
        </w:rPr>
        <w:fldChar w:fldCharType="begin"/>
      </w:r>
      <w:r w:rsidR="00E1046A">
        <w:rPr>
          <w:rFonts w:asciiTheme="minorHAnsi" w:hAnsiTheme="minorHAnsi"/>
        </w:rPr>
        <w:instrText xml:space="preserve"> ADDIN ZOTERO_ITEM CSL_CITATION {"citationID":"d0527sunu","properties":{"formattedCitation":"(World  Bank, 2014)","plainCitation":"(World  Bank, 2014)"},"citationItems":[{"id":27,"uris":["http://zotero.org/groups/450117/items/EQKGFA6M"],"uri":["http://zotero.org/groups/450117/items/EQKGFA6M"],"itemData":{"id":27,"type":"report","title":"Tanzania - Strengthening national comprehensive agricultural public expenditure in Sub-Saharan Africa : national agricultural input voucher scheme","publisher":"World Bank Group","publisher-place":"Washington DC","genre":"Public Expenditure Review (PER)","event-place":"Washington DC","note":"00000","number":"87819","author":[{"literal":"World  Bank"}],"issued":{"date-parts":[["2014"]]}}}],"schema":"https://github.com/citation-style-language/schema/raw/master/csl-citation.json"} </w:instrText>
      </w:r>
      <w:r w:rsidR="00251E39">
        <w:rPr>
          <w:rFonts w:asciiTheme="minorHAnsi" w:hAnsiTheme="minorHAnsi"/>
        </w:rPr>
        <w:fldChar w:fldCharType="separate"/>
      </w:r>
      <w:r w:rsidR="00251E39" w:rsidRPr="0056009E">
        <w:rPr>
          <w:rFonts w:ascii="Calibri" w:hAnsi="Calibri"/>
        </w:rPr>
        <w:t>(World  Bank, 2014)</w:t>
      </w:r>
      <w:r w:rsidR="00251E39">
        <w:rPr>
          <w:rFonts w:asciiTheme="minorHAnsi" w:hAnsiTheme="minorHAnsi"/>
        </w:rPr>
        <w:fldChar w:fldCharType="end"/>
      </w:r>
      <w:r w:rsidR="00251E39">
        <w:rPr>
          <w:rFonts w:asciiTheme="minorHAnsi" w:hAnsiTheme="minorHAnsi"/>
        </w:rPr>
        <w:t xml:space="preserve">. In 2007/08 the first pilot of the NAIVS scheme took place. In contrary to the nationwide input subsidies from the past, this new program is “market smart” </w:t>
      </w:r>
      <w:r w:rsidR="00251E39">
        <w:rPr>
          <w:rFonts w:asciiTheme="minorHAnsi" w:hAnsiTheme="minorHAnsi"/>
        </w:rPr>
        <w:fldChar w:fldCharType="begin"/>
      </w:r>
      <w:r w:rsidR="001458B9">
        <w:rPr>
          <w:rFonts w:asciiTheme="minorHAnsi" w:hAnsiTheme="minorHAnsi"/>
        </w:rPr>
        <w:instrText xml:space="preserve"> ADDIN ZOTERO_ITEM CSL_CITATION {"citationID":"u58glp0nq","properties":{"formattedCitation":"(Pan &amp; Christiaensen, 2012)","plainCitation":"(Pan &amp; Christiaensen, 2012)"},"citationItems":[{"id":97,"uris":["http://zotero.org/groups/450117/items/AW9GP9CE"],"uri":["http://zotero.org/groups/450117/items/AW9GP9CE"],"itemData":{"id":97,"type":"article-journal","title":"Who is Vouching for the Input Voucher? Decentralized Targeting and Elite Capture in Tanzania","container-title":"World Development","page":"1619 - 1633","volume":"40","issue":"8","abstract":"Summary Through decentralized targeting of input vouchers new agricultural input subsidy programs aim to more effectively reach their objectives and target population. But, lingering fears of elite capture remain. These are borne out in the 2009 input voucher program in Kilimanjaro, Tanzania. Sixty percent of the voucher beneficiaries were households with village officials. This significantly reduced the targeting performance of the program, especially in unequal and remote communities. When targeting the poor, greater coverage and concentration in higher trust settings mitigated these concerns. Scrutiny remains important when relying on decentralized targeting, as is a clearer sense of purpose of input vouchers.","DOI":"http://dx.doi.org/10.1016/j.worlddev.2012.04.012","ISSN":"0305-750X","note":"00057","author":[{"family":"Pan","given":"Lei"},{"family":"Christiaensen","given":"Luc"}],"issued":{"date-parts":[["2012"]]}}}],"schema":"https://github.com/citation-style-language/schema/raw/master/csl-citation.json"} </w:instrText>
      </w:r>
      <w:r w:rsidR="00251E39">
        <w:rPr>
          <w:rFonts w:asciiTheme="minorHAnsi" w:hAnsiTheme="minorHAnsi"/>
        </w:rPr>
        <w:fldChar w:fldCharType="separate"/>
      </w:r>
      <w:r w:rsidR="00251E39" w:rsidRPr="000B759B">
        <w:rPr>
          <w:rFonts w:ascii="Calibri" w:hAnsi="Calibri"/>
        </w:rPr>
        <w:t>(Pan &amp; Christiaensen, 2012)</w:t>
      </w:r>
      <w:r w:rsidR="00251E39">
        <w:rPr>
          <w:rFonts w:asciiTheme="minorHAnsi" w:hAnsiTheme="minorHAnsi"/>
        </w:rPr>
        <w:fldChar w:fldCharType="end"/>
      </w:r>
      <w:r w:rsidR="00251E39">
        <w:rPr>
          <w:rFonts w:asciiTheme="minorHAnsi" w:hAnsiTheme="minorHAnsi"/>
        </w:rPr>
        <w:t xml:space="preserve">. Market smart means that a subsidy program is designed in such a way, that it is part of a larger productivity improvement program. Also, to be market smart it needs to have a defined exit strategy and beneficiaries need to be targeted with deliberation. It is argued that this way of designing a subsidy program will overcome the shortcomings of the programs of the past, like the limited effects on smallholder productivity and the high costs for the government. </w:t>
      </w:r>
    </w:p>
    <w:p w14:paraId="469C7E05" w14:textId="77777777" w:rsidR="00251E39" w:rsidRPr="008B65AD" w:rsidRDefault="00251E39" w:rsidP="00251E39">
      <w:pPr>
        <w:pStyle w:val="Kop2"/>
        <w:jc w:val="left"/>
      </w:pPr>
      <w:bookmarkStart w:id="6" w:name="_Toc459598184"/>
      <w:r>
        <w:t xml:space="preserve">2.2 Subsidy </w:t>
      </w:r>
      <w:r w:rsidRPr="008B65AD">
        <w:t>Targeting</w:t>
      </w:r>
      <w:bookmarkEnd w:id="6"/>
    </w:p>
    <w:p w14:paraId="7C9B7276" w14:textId="77777777" w:rsidR="00251E39" w:rsidRDefault="00251E39" w:rsidP="00251E39">
      <w:pPr>
        <w:spacing w:after="0" w:line="360" w:lineRule="auto"/>
        <w:jc w:val="both"/>
        <w:rPr>
          <w:rFonts w:asciiTheme="minorHAnsi" w:hAnsiTheme="minorHAnsi"/>
        </w:rPr>
      </w:pPr>
      <w:r w:rsidRPr="00CD7885">
        <w:rPr>
          <w:rFonts w:asciiTheme="minorHAnsi" w:hAnsiTheme="minorHAnsi"/>
        </w:rPr>
        <w:lastRenderedPageBreak/>
        <w:t>In 2007/08 the NAIVS programme was piloted in two districts and expanded to 53 districts across 11 high potential r</w:t>
      </w:r>
      <w:r>
        <w:rPr>
          <w:rFonts w:asciiTheme="minorHAnsi" w:hAnsiTheme="minorHAnsi"/>
        </w:rPr>
        <w:t xml:space="preserve">egions in 2008/09: Iringa, Mbeya, Ruvuma and Rukwa, </w:t>
      </w:r>
      <w:r w:rsidRPr="00CD7885">
        <w:rPr>
          <w:rFonts w:asciiTheme="minorHAnsi" w:hAnsiTheme="minorHAnsi"/>
        </w:rPr>
        <w:t>Kilimanjaro, Arusha, Manyara, Ki</w:t>
      </w:r>
      <w:r>
        <w:rPr>
          <w:rFonts w:asciiTheme="minorHAnsi" w:hAnsiTheme="minorHAnsi"/>
        </w:rPr>
        <w:t xml:space="preserve">goma, Tabora, Mara and Morogoro </w:t>
      </w:r>
      <w:r>
        <w:rPr>
          <w:rFonts w:asciiTheme="minorHAnsi" w:hAnsiTheme="minorHAnsi"/>
        </w:rPr>
        <w:fldChar w:fldCharType="begin"/>
      </w:r>
      <w:r w:rsidR="00E1046A">
        <w:rPr>
          <w:rFonts w:asciiTheme="minorHAnsi" w:hAnsiTheme="minorHAnsi"/>
        </w:rPr>
        <w:instrText xml:space="preserve"> ADDIN ZOTERO_ITEM CSL_CITATION {"citationID":"5vs8fpdso","properties":{"formattedCitation":"(World  Bank, 2014)","plainCitation":"(World  Bank, 2014)"},"citationItems":[{"id":27,"uris":["http://zotero.org/groups/450117/items/EQKGFA6M"],"uri":["http://zotero.org/groups/450117/items/EQKGFA6M"],"itemData":{"id":27,"type":"report","title":"Tanzania - Strengthening national comprehensive agricultural public expenditure in Sub-Saharan Africa : national agricultural input voucher scheme","publisher":"World Bank Group","publisher-place":"Washington DC","genre":"Public Expenditure Review (PER)","event-place":"Washington DC","note":"00000","number":"87819","author":[{"literal":"World  Bank"}],"issued":{"date-parts":[["2014"]]}}}],"schema":"https://github.com/citation-style-language/schema/raw/master/csl-citation.json"} </w:instrText>
      </w:r>
      <w:r>
        <w:rPr>
          <w:rFonts w:asciiTheme="minorHAnsi" w:hAnsiTheme="minorHAnsi"/>
        </w:rPr>
        <w:fldChar w:fldCharType="separate"/>
      </w:r>
      <w:r w:rsidRPr="00CD7885">
        <w:rPr>
          <w:rFonts w:ascii="Calibri" w:hAnsi="Calibri"/>
        </w:rPr>
        <w:t>(World  Bank, 2014)</w:t>
      </w:r>
      <w:r>
        <w:rPr>
          <w:rFonts w:asciiTheme="minorHAnsi" w:hAnsiTheme="minorHAnsi"/>
        </w:rPr>
        <w:fldChar w:fldCharType="end"/>
      </w:r>
      <w:r>
        <w:rPr>
          <w:rFonts w:asciiTheme="minorHAnsi" w:hAnsiTheme="minorHAnsi"/>
        </w:rPr>
        <w:t xml:space="preserve">. The vouchers were distributed amongst these high potential maize and rice producing regions, and then allocated to districts where irrigation is available. The districts in turn distributed the vouches to villages, where </w:t>
      </w:r>
      <w:r w:rsidRPr="00720056">
        <w:rPr>
          <w:rFonts w:asciiTheme="minorHAnsi" w:hAnsiTheme="minorHAnsi"/>
        </w:rPr>
        <w:t>Village Voucher Committees</w:t>
      </w:r>
      <w:r>
        <w:rPr>
          <w:rFonts w:asciiTheme="minorHAnsi" w:hAnsiTheme="minorHAnsi"/>
        </w:rPr>
        <w:t xml:space="preserve"> (VVC) selected the end beneficiaries. The pilot programme had very broad targeting criteria. The guidelines given to the VVCs  were to select literate households, that were willing to use the vouchers for the intended crops, and able to meet the top-up payment of 50% of the price for the inputs </w:t>
      </w:r>
      <w:r>
        <w:rPr>
          <w:rFonts w:asciiTheme="minorHAnsi" w:hAnsiTheme="minorHAnsi"/>
        </w:rPr>
        <w:fldChar w:fldCharType="begin"/>
      </w:r>
      <w:r w:rsidR="001458B9">
        <w:rPr>
          <w:rFonts w:asciiTheme="minorHAnsi" w:hAnsiTheme="minorHAnsi"/>
        </w:rPr>
        <w:instrText xml:space="preserve"> ADDIN ZOTERO_ITEM CSL_CITATION {"citationID":"bnp9tghtq","properties":{"formattedCitation":"(Baltzer et al., 2011)","plainCitation":"(Baltzer et al., 2011)"},"citationItems":[{"id":61,"uris":["http://zotero.org/groups/450117/items/HRC36VNF"],"uri":["http://zotero.org/groups/450117/items/HRC36VNF"],"itemData":{"id":61,"type":"book","title":"Agricultural input subsidies in Sub-Saharan Africa","publisher":"Udenrigsministeriet","source":"Open WorldCat","ISBN":"978-87-7087-587-5","language":"English","author":[{"family":"Baltzer","given":"Kenneth"},{"family":"Hansen","given":"Henrik"},{"literal":"Danmark"},{"literal":"DANIDA"},{"literal":"Danmark"},{"literal":"Udenrigsministeriet"}],"issued":{"date-parts":[["2011"]]}}}],"schema":"https://github.com/citation-style-language/schema/raw/master/csl-citation.json"} </w:instrText>
      </w:r>
      <w:r>
        <w:rPr>
          <w:rFonts w:asciiTheme="minorHAnsi" w:hAnsiTheme="minorHAnsi"/>
        </w:rPr>
        <w:fldChar w:fldCharType="separate"/>
      </w:r>
      <w:r w:rsidRPr="00653564">
        <w:rPr>
          <w:rFonts w:ascii="Calibri" w:hAnsi="Calibri"/>
        </w:rPr>
        <w:t>(Baltzer et al., 2011)</w:t>
      </w:r>
      <w:r>
        <w:rPr>
          <w:rFonts w:asciiTheme="minorHAnsi" w:hAnsiTheme="minorHAnsi"/>
        </w:rPr>
        <w:fldChar w:fldCharType="end"/>
      </w:r>
      <w:r>
        <w:rPr>
          <w:rFonts w:asciiTheme="minorHAnsi" w:hAnsiTheme="minorHAnsi"/>
        </w:rPr>
        <w:t xml:space="preserve">. This decentralised way of targeting beneficiaries has the advantage of being less costly than a centralised system, due to the efficient use of local knowledge. However, an evaluation of this pilot programme of 2008 showed the downsides of decentralised targeting.  The broadness of the criteria made that VVCs had a lot of power in allocating the vouches, whereas the criteria themselves (literacy, and being able to pay 50%) pointed towards the less poor households. Therefore, this form of decentralised targeting was susceptible to ‘elite capture’ </w:t>
      </w:r>
      <w:r>
        <w:rPr>
          <w:rFonts w:asciiTheme="minorHAnsi" w:hAnsiTheme="minorHAnsi"/>
        </w:rPr>
        <w:fldChar w:fldCharType="begin"/>
      </w:r>
      <w:r w:rsidR="001458B9">
        <w:rPr>
          <w:rFonts w:asciiTheme="minorHAnsi" w:hAnsiTheme="minorHAnsi"/>
        </w:rPr>
        <w:instrText xml:space="preserve"> ADDIN ZOTERO_ITEM CSL_CITATION {"citationID":"2ap49ontl5","properties":{"formattedCitation":"(Baltzer et al., 2011; Pan &amp; Christiaensen, 2012)","plainCitation":"(Baltzer et al., 2011; Pan &amp; Christiaensen, 2012)"},"citationItems":[{"id":61,"uris":["http://zotero.org/groups/450117/items/HRC36VNF"],"uri":["http://zotero.org/groups/450117/items/HRC36VNF"],"itemData":{"id":61,"type":"book","title":"Agricultural input subsidies in Sub-Saharan Africa","publisher":"Udenrigsministeriet","source":"Open WorldCat","ISBN":"978-87-7087-587-5","language":"English","author":[{"family":"Baltzer","given":"Kenneth"},{"family":"Hansen","given":"Henrik"},{"literal":"Danmark"},{"literal":"DANIDA"},{"literal":"Danmark"},{"literal":"Udenrigsministeriet"}],"issued":{"date-parts":[["2011"]]}}},{"id":97,"uris":["http://zotero.org/groups/450117/items/AW9GP9CE"],"uri":["http://zotero.org/groups/450117/items/AW9GP9CE"],"itemData":{"id":97,"type":"article-journal","title":"Who is Vouching for the Input Voucher? Decentralized Targeting and Elite Capture in Tanzania","container-title":"World Development","page":"1619 - 1633","volume":"40","issue":"8","abstract":"Summary Through decentralized targeting of input vouchers new agricultural input subsidy programs aim to more effectively reach their objectives and target population. But, lingering fears of elite capture remain. These are borne out in the 2009 input voucher program in Kilimanjaro, Tanzania. Sixty percent of the voucher beneficiaries were households with village officials. This significantly reduced the targeting performance of the program, especially in unequal and remote communities. When targeting the poor, greater coverage and concentration in higher trust settings mitigated these concerns. Scrutiny remains important when relying on decentralized targeting, as is a clearer sense of purpose of input vouchers.","DOI":"http://dx.doi.org/10.1016/j.worlddev.2012.04.012","ISSN":"0305-750X","note":"00057","author":[{"family":"Pan","given":"Lei"},{"family":"Christiaensen","given":"Luc"}],"issued":{"date-parts":[["2012"]]}}}],"schema":"https://github.com/citation-style-language/schema/raw/master/csl-citation.json"} </w:instrText>
      </w:r>
      <w:r>
        <w:rPr>
          <w:rFonts w:asciiTheme="minorHAnsi" w:hAnsiTheme="minorHAnsi"/>
        </w:rPr>
        <w:fldChar w:fldCharType="separate"/>
      </w:r>
      <w:r w:rsidRPr="000E323E">
        <w:rPr>
          <w:rFonts w:ascii="Calibri" w:hAnsi="Calibri"/>
        </w:rPr>
        <w:t>(Baltzer et al., 2011; Pan &amp; Christiaensen, 2012)</w:t>
      </w:r>
      <w:r>
        <w:rPr>
          <w:rFonts w:asciiTheme="minorHAnsi" w:hAnsiTheme="minorHAnsi"/>
        </w:rPr>
        <w:fldChar w:fldCharType="end"/>
      </w:r>
      <w:r>
        <w:rPr>
          <w:rFonts w:asciiTheme="minorHAnsi" w:hAnsiTheme="minorHAnsi"/>
        </w:rPr>
        <w:t xml:space="preserve">. In response to this experience, new targeting criteria were formulated  to </w:t>
      </w:r>
      <w:r w:rsidRPr="00AE09CD">
        <w:rPr>
          <w:rFonts w:asciiTheme="minorHAnsi" w:hAnsiTheme="minorHAnsi"/>
        </w:rPr>
        <w:t>clarify the intended targeting</w:t>
      </w:r>
      <w:r>
        <w:rPr>
          <w:rFonts w:asciiTheme="minorHAnsi" w:hAnsiTheme="minorHAnsi"/>
        </w:rPr>
        <w:t xml:space="preserve"> for further rounds of the programme </w:t>
      </w:r>
      <w:r>
        <w:rPr>
          <w:rFonts w:asciiTheme="minorHAnsi" w:hAnsiTheme="minorHAnsi"/>
        </w:rPr>
        <w:fldChar w:fldCharType="begin"/>
      </w:r>
      <w:r w:rsidR="001458B9">
        <w:rPr>
          <w:rFonts w:asciiTheme="minorHAnsi" w:hAnsiTheme="minorHAnsi"/>
        </w:rPr>
        <w:instrText xml:space="preserve"> ADDIN ZOTERO_ITEM CSL_CITATION {"citationID":"1pjuhk7dos","properties":{"formattedCitation":"(Baltzer et al., 2011)","plainCitation":"(Baltzer et al., 2011)"},"citationItems":[{"id":61,"uris":["http://zotero.org/groups/450117/items/HRC36VNF"],"uri":["http://zotero.org/groups/450117/items/HRC36VNF"],"itemData":{"id":61,"type":"book","title":"Agricultural input subsidies in Sub-Saharan Africa","publisher":"Udenrigsministeriet","source":"Open WorldCat","ISBN":"978-87-7087-587-5","language":"English","author":[{"family":"Baltzer","given":"Kenneth"},{"family":"Hansen","given":"Henrik"},{"literal":"Danmark"},{"literal":"DANIDA"},{"literal":"Danmark"},{"literal":"Udenrigsministeriet"}],"issued":{"date-parts":[["2011"]]}}}],"schema":"https://github.com/citation-style-language/schema/raw/master/csl-citation.json"} </w:instrText>
      </w:r>
      <w:r>
        <w:rPr>
          <w:rFonts w:asciiTheme="minorHAnsi" w:hAnsiTheme="minorHAnsi"/>
        </w:rPr>
        <w:fldChar w:fldCharType="separate"/>
      </w:r>
      <w:r w:rsidRPr="004C7618">
        <w:rPr>
          <w:rFonts w:ascii="Calibri" w:hAnsi="Calibri"/>
        </w:rPr>
        <w:t>(Baltzer et al., 2011)</w:t>
      </w:r>
      <w:r>
        <w:rPr>
          <w:rFonts w:asciiTheme="minorHAnsi" w:hAnsiTheme="minorHAnsi"/>
        </w:rPr>
        <w:fldChar w:fldCharType="end"/>
      </w:r>
      <w:r>
        <w:rPr>
          <w:rFonts w:asciiTheme="minorHAnsi" w:hAnsiTheme="minorHAnsi"/>
        </w:rPr>
        <w:t>:</w:t>
      </w:r>
    </w:p>
    <w:p w14:paraId="7283013D" w14:textId="77777777" w:rsidR="00251E39" w:rsidRPr="00AE09CD" w:rsidRDefault="00251E39" w:rsidP="00251E39">
      <w:pPr>
        <w:pStyle w:val="Lijstalinea"/>
        <w:numPr>
          <w:ilvl w:val="0"/>
          <w:numId w:val="30"/>
        </w:numPr>
        <w:spacing w:after="0" w:line="360" w:lineRule="auto"/>
        <w:rPr>
          <w:rFonts w:asciiTheme="minorHAnsi" w:hAnsiTheme="minorHAnsi"/>
        </w:rPr>
      </w:pPr>
      <w:commentRangeStart w:id="7"/>
      <w:r w:rsidRPr="00AE09CD">
        <w:rPr>
          <w:rFonts w:asciiTheme="minorHAnsi" w:hAnsiTheme="minorHAnsi"/>
        </w:rPr>
        <w:t>Full time farmers residing in the village</w:t>
      </w:r>
    </w:p>
    <w:p w14:paraId="26D3826A" w14:textId="77777777" w:rsidR="00251E39" w:rsidRPr="00AE09CD" w:rsidRDefault="00251E39" w:rsidP="00251E39">
      <w:pPr>
        <w:pStyle w:val="Lijstalinea"/>
        <w:numPr>
          <w:ilvl w:val="0"/>
          <w:numId w:val="30"/>
        </w:numPr>
        <w:spacing w:after="0" w:line="360" w:lineRule="auto"/>
        <w:rPr>
          <w:rFonts w:asciiTheme="minorHAnsi" w:hAnsiTheme="minorHAnsi"/>
        </w:rPr>
      </w:pPr>
      <w:r w:rsidRPr="00AE09CD">
        <w:rPr>
          <w:rFonts w:asciiTheme="minorHAnsi" w:hAnsiTheme="minorHAnsi"/>
        </w:rPr>
        <w:t>Farmers cultivate less than one hectare of maize or rice</w:t>
      </w:r>
      <w:commentRangeEnd w:id="7"/>
      <w:r w:rsidR="00113631">
        <w:rPr>
          <w:rStyle w:val="Verwijzingopmerking"/>
        </w:rPr>
        <w:commentReference w:id="7"/>
      </w:r>
    </w:p>
    <w:p w14:paraId="1B3EDCB9" w14:textId="45B53A3A" w:rsidR="00251E39" w:rsidRPr="00AE09CD" w:rsidRDefault="00251E39" w:rsidP="00251E39">
      <w:pPr>
        <w:pStyle w:val="Lijstalinea"/>
        <w:numPr>
          <w:ilvl w:val="0"/>
          <w:numId w:val="30"/>
        </w:numPr>
        <w:spacing w:after="0" w:line="360" w:lineRule="auto"/>
        <w:rPr>
          <w:rFonts w:asciiTheme="minorHAnsi" w:hAnsiTheme="minorHAnsi"/>
        </w:rPr>
      </w:pPr>
      <w:r w:rsidRPr="00AE09CD">
        <w:rPr>
          <w:rFonts w:asciiTheme="minorHAnsi" w:hAnsiTheme="minorHAnsi"/>
        </w:rPr>
        <w:t xml:space="preserve">Farmers use the subsidised input </w:t>
      </w:r>
      <w:del w:id="8" w:author="Berg, Marrit van den" w:date="2016-08-22T10:45:00Z">
        <w:r w:rsidRPr="00AE09CD" w:rsidDel="00113631">
          <w:rPr>
            <w:rFonts w:asciiTheme="minorHAnsi" w:hAnsiTheme="minorHAnsi"/>
          </w:rPr>
          <w:delText xml:space="preserve"> </w:delText>
        </w:r>
      </w:del>
      <w:r w:rsidR="00113631">
        <w:rPr>
          <w:rFonts w:asciiTheme="minorHAnsi" w:hAnsiTheme="minorHAnsi"/>
        </w:rPr>
        <w:t>for</w:t>
      </w:r>
      <w:r w:rsidR="003906CC">
        <w:rPr>
          <w:rFonts w:asciiTheme="minorHAnsi" w:hAnsiTheme="minorHAnsi"/>
        </w:rPr>
        <w:t xml:space="preserve"> </w:t>
      </w:r>
      <w:r w:rsidRPr="00AE09CD">
        <w:rPr>
          <w:rFonts w:asciiTheme="minorHAnsi" w:hAnsiTheme="minorHAnsi"/>
        </w:rPr>
        <w:t>maize or rice production</w:t>
      </w:r>
    </w:p>
    <w:p w14:paraId="55A6723B" w14:textId="77777777" w:rsidR="00251E39" w:rsidRPr="00AE09CD" w:rsidRDefault="00251E39" w:rsidP="00251E39">
      <w:pPr>
        <w:pStyle w:val="Lijstalinea"/>
        <w:numPr>
          <w:ilvl w:val="0"/>
          <w:numId w:val="30"/>
        </w:numPr>
        <w:spacing w:after="0" w:line="360" w:lineRule="auto"/>
        <w:rPr>
          <w:rFonts w:asciiTheme="minorHAnsi" w:hAnsiTheme="minorHAnsi"/>
        </w:rPr>
      </w:pPr>
      <w:r w:rsidRPr="00AE09CD">
        <w:rPr>
          <w:rFonts w:asciiTheme="minorHAnsi" w:hAnsiTheme="minorHAnsi"/>
        </w:rPr>
        <w:t>Farmers agree to serve as good examples in how to use good agricultural practices</w:t>
      </w:r>
    </w:p>
    <w:p w14:paraId="6D793725" w14:textId="77777777" w:rsidR="00251E39" w:rsidRPr="00AE09CD" w:rsidRDefault="00251E39" w:rsidP="00251E39">
      <w:pPr>
        <w:pStyle w:val="Lijstalinea"/>
        <w:numPr>
          <w:ilvl w:val="0"/>
          <w:numId w:val="30"/>
        </w:numPr>
        <w:spacing w:after="0" w:line="360" w:lineRule="auto"/>
        <w:rPr>
          <w:rFonts w:asciiTheme="minorHAnsi" w:hAnsiTheme="minorHAnsi"/>
        </w:rPr>
      </w:pPr>
      <w:r w:rsidRPr="00AE09CD">
        <w:rPr>
          <w:rFonts w:asciiTheme="minorHAnsi" w:hAnsiTheme="minorHAnsi"/>
        </w:rPr>
        <w:t>Farmers are willing and able to cover the co-financing</w:t>
      </w:r>
    </w:p>
    <w:p w14:paraId="5E456DFE" w14:textId="77777777" w:rsidR="00251E39" w:rsidRPr="00AE09CD" w:rsidRDefault="00251E39" w:rsidP="00251E39">
      <w:pPr>
        <w:pStyle w:val="Lijstalinea"/>
        <w:numPr>
          <w:ilvl w:val="0"/>
          <w:numId w:val="30"/>
        </w:numPr>
        <w:spacing w:after="0" w:line="360" w:lineRule="auto"/>
        <w:rPr>
          <w:rFonts w:asciiTheme="minorHAnsi" w:hAnsiTheme="minorHAnsi"/>
        </w:rPr>
      </w:pPr>
      <w:r w:rsidRPr="00AE09CD">
        <w:rPr>
          <w:rFonts w:asciiTheme="minorHAnsi" w:hAnsiTheme="minorHAnsi"/>
        </w:rPr>
        <w:t>Female-headed households are given priority</w:t>
      </w:r>
    </w:p>
    <w:p w14:paraId="28998450" w14:textId="77777777" w:rsidR="00251E39" w:rsidRDefault="00251E39" w:rsidP="00251E39">
      <w:pPr>
        <w:pStyle w:val="Lijstalinea"/>
        <w:numPr>
          <w:ilvl w:val="0"/>
          <w:numId w:val="30"/>
        </w:numPr>
        <w:spacing w:after="0" w:line="360" w:lineRule="auto"/>
        <w:jc w:val="both"/>
        <w:rPr>
          <w:rFonts w:asciiTheme="minorHAnsi" w:hAnsiTheme="minorHAnsi"/>
        </w:rPr>
      </w:pPr>
      <w:r w:rsidRPr="00AE09CD">
        <w:rPr>
          <w:rFonts w:asciiTheme="minorHAnsi" w:hAnsiTheme="minorHAnsi"/>
        </w:rPr>
        <w:t>Farmers, who have not used inputs in the past five years, are given priority</w:t>
      </w:r>
    </w:p>
    <w:p w14:paraId="2475BF24" w14:textId="77777777" w:rsidR="00A032D8" w:rsidRPr="00A032D8" w:rsidRDefault="00A032D8" w:rsidP="00A032D8">
      <w:pPr>
        <w:spacing w:after="0" w:line="360" w:lineRule="auto"/>
        <w:jc w:val="both"/>
        <w:rPr>
          <w:rFonts w:asciiTheme="minorHAnsi" w:hAnsiTheme="minorHAnsi"/>
        </w:rPr>
      </w:pPr>
    </w:p>
    <w:p w14:paraId="543285E5" w14:textId="77777777" w:rsidR="00251E39" w:rsidRDefault="00251E39" w:rsidP="00251E39">
      <w:pPr>
        <w:spacing w:after="0" w:line="360" w:lineRule="auto"/>
        <w:jc w:val="both"/>
        <w:rPr>
          <w:rFonts w:asciiTheme="minorHAnsi" w:hAnsiTheme="minorHAnsi"/>
        </w:rPr>
      </w:pPr>
      <w:r>
        <w:rPr>
          <w:rFonts w:asciiTheme="minorHAnsi" w:hAnsiTheme="minorHAnsi"/>
        </w:rPr>
        <w:t xml:space="preserve"> Nevertheless, an evaluation of the round of 2010/2011 shows that  inconsistencies still exist. Beneficiaries appear to be on average richer and more connected to the VVC than non-beneficiaries </w:t>
      </w:r>
      <w:r>
        <w:rPr>
          <w:rFonts w:asciiTheme="minorHAnsi" w:hAnsiTheme="minorHAnsi"/>
        </w:rPr>
        <w:fldChar w:fldCharType="begin"/>
      </w:r>
      <w:r w:rsidR="00E1046A">
        <w:rPr>
          <w:rFonts w:asciiTheme="minorHAnsi" w:hAnsiTheme="minorHAnsi"/>
        </w:rPr>
        <w:instrText xml:space="preserve"> ADDIN ZOTERO_ITEM CSL_CITATION {"citationID":"n1bubh15f","properties":{"formattedCitation":"(World  Bank, 2014)","plainCitation":"(World  Bank, 2014)"},"citationItems":[{"id":27,"uris":["http://zotero.org/groups/450117/items/EQKGFA6M"],"uri":["http://zotero.org/groups/450117/items/EQKGFA6M"],"itemData":{"id":27,"type":"report","title":"Tanzania - Strengthening national comprehensive agricultural public expenditure in Sub-Saharan Africa : national agricultural input voucher scheme","publisher":"World Bank Group","publisher-place":"Washington DC","genre":"Public Expenditure Review (PER)","event-place":"Washington DC","note":"00000","number":"87819","author":[{"literal":"World  Bank"}],"issued":{"date-parts":[["2014"]]}}}],"schema":"https://github.com/citation-style-language/schema/raw/master/csl-citation.json"} </w:instrText>
      </w:r>
      <w:r>
        <w:rPr>
          <w:rFonts w:asciiTheme="minorHAnsi" w:hAnsiTheme="minorHAnsi"/>
        </w:rPr>
        <w:fldChar w:fldCharType="separate"/>
      </w:r>
      <w:r w:rsidRPr="004C7618">
        <w:rPr>
          <w:rFonts w:ascii="Calibri" w:hAnsi="Calibri"/>
        </w:rPr>
        <w:t>(World  Bank, 2014)</w:t>
      </w:r>
      <w:r>
        <w:rPr>
          <w:rFonts w:asciiTheme="minorHAnsi" w:hAnsiTheme="minorHAnsi"/>
        </w:rPr>
        <w:fldChar w:fldCharType="end"/>
      </w:r>
      <w:r>
        <w:rPr>
          <w:rFonts w:asciiTheme="minorHAnsi" w:hAnsiTheme="minorHAnsi"/>
        </w:rPr>
        <w:t xml:space="preserve">. Overall, demand for input vouchers is greater than supply. This has led to inconsistent targeting, where vouchers were given to farmers alternatingly: the farmer that received a voucher in one year did not get one in the next year </w:t>
      </w:r>
      <w:r>
        <w:rPr>
          <w:rFonts w:asciiTheme="minorHAnsi" w:hAnsiTheme="minorHAnsi"/>
        </w:rPr>
        <w:fldChar w:fldCharType="begin"/>
      </w:r>
      <w:r w:rsidR="00E1046A">
        <w:rPr>
          <w:rFonts w:asciiTheme="minorHAnsi" w:hAnsiTheme="minorHAnsi"/>
        </w:rPr>
        <w:instrText xml:space="preserve"> ADDIN ZOTERO_ITEM CSL_CITATION {"citationID":"n2bvpp1o2","properties":{"formattedCitation":"(Aloyce et al., 2014)","plainCitation":"(Aloyce et al., 2014)"},"citationItems":[{"id":60,"uris":["http://zotero.org/groups/450117/items/TM7F2DTW"],"uri":["http://zotero.org/groups/450117/items/TM7F2DTW"],"itemData":{"id":60,"type":"article-journal","title":"Assessment of operational aspects of the input supply chain under national agriculture input voucher scheme (NAIVS) in Tanzania","container-title":"Journal of Development and Agricultural Economics","page":"94-104","volume":"6","issue":"3","source":"CrossRef","DOI":"10.5897/JDAE2013.0516","ISSN":"2006-9774","author":[{"family":"Aloyce","given":"G. M."},{"family":"Gabagambi","given":"D. M."},{"family":"Hella","given":"J. P."}],"issued":{"date-parts":[["2014",3,31]]}}}],"schema":"https://github.com/citation-style-language/schema/raw/master/csl-citation.json"} </w:instrText>
      </w:r>
      <w:r>
        <w:rPr>
          <w:rFonts w:asciiTheme="minorHAnsi" w:hAnsiTheme="minorHAnsi"/>
        </w:rPr>
        <w:fldChar w:fldCharType="separate"/>
      </w:r>
      <w:r w:rsidRPr="00C97CB8">
        <w:rPr>
          <w:rFonts w:ascii="Calibri" w:hAnsi="Calibri"/>
        </w:rPr>
        <w:t>(Aloyce et al., 2014)</w:t>
      </w:r>
      <w:r>
        <w:rPr>
          <w:rFonts w:asciiTheme="minorHAnsi" w:hAnsiTheme="minorHAnsi"/>
        </w:rPr>
        <w:fldChar w:fldCharType="end"/>
      </w:r>
      <w:r>
        <w:rPr>
          <w:rFonts w:asciiTheme="minorHAnsi" w:hAnsiTheme="minorHAnsi"/>
        </w:rPr>
        <w:t xml:space="preserve">. </w:t>
      </w:r>
      <w:r w:rsidR="00A032D8">
        <w:rPr>
          <w:rFonts w:asciiTheme="minorHAnsi" w:hAnsiTheme="minorHAnsi"/>
        </w:rPr>
        <w:t>Other challenges with regards to the program are that the top-up payment required to purchase the inputs is still too high to afford for many subsistence farmers, and that in many cases the inpu</w:t>
      </w:r>
      <w:r w:rsidR="001458B9">
        <w:rPr>
          <w:rFonts w:asciiTheme="minorHAnsi" w:hAnsiTheme="minorHAnsi"/>
        </w:rPr>
        <w:t xml:space="preserve">ts are not distributed on time </w:t>
      </w:r>
      <w:r w:rsidR="001458B9">
        <w:rPr>
          <w:rFonts w:asciiTheme="minorHAnsi" w:hAnsiTheme="minorHAnsi"/>
        </w:rPr>
        <w:fldChar w:fldCharType="begin"/>
      </w:r>
      <w:r w:rsidR="001458B9">
        <w:rPr>
          <w:rFonts w:asciiTheme="minorHAnsi" w:hAnsiTheme="minorHAnsi"/>
        </w:rPr>
        <w:instrText xml:space="preserve"> ADDIN ZOTERO_ITEM CSL_CITATION {"citationID":"o0m8mgnbm","properties":{"formattedCitation":"(Aloyce et al., 2014)","plainCitation":"(Aloyce et al., 2014)"},"citationItems":[{"id":60,"uris":["http://zotero.org/groups/450117/items/TM7F2DTW"],"uri":["http://zotero.org/groups/450117/items/TM7F2DTW"],"itemData":{"id":60,"type":"article-journal","title":"Assessment of operational aspects of the input supply chain under national agriculture input voucher scheme (NAIVS) in Tanzania","container-title":"Journal of Development and Agricultural Economics","page":"94-104","volume":"6","issue":"3","source":"CrossRef","DOI":"10.5897/JDAE2013.0516","ISSN":"2006-9774","author":[{"family":"Aloyce","given":"G. M."},{"family":"Gabagambi","given":"D. M."},{"family":"Hella","given":"J. P."}],"issued":{"date-parts":[["2014",3,31]]}}}],"schema":"https://github.com/citation-style-language/schema/raw/master/csl-citation.json"} </w:instrText>
      </w:r>
      <w:r w:rsidR="001458B9">
        <w:rPr>
          <w:rFonts w:asciiTheme="minorHAnsi" w:hAnsiTheme="minorHAnsi"/>
        </w:rPr>
        <w:fldChar w:fldCharType="separate"/>
      </w:r>
      <w:r w:rsidR="001458B9" w:rsidRPr="001458B9">
        <w:rPr>
          <w:rFonts w:ascii="Calibri" w:hAnsi="Calibri"/>
        </w:rPr>
        <w:t>(Aloyce et al., 2014)</w:t>
      </w:r>
      <w:r w:rsidR="001458B9">
        <w:rPr>
          <w:rFonts w:asciiTheme="minorHAnsi" w:hAnsiTheme="minorHAnsi"/>
        </w:rPr>
        <w:fldChar w:fldCharType="end"/>
      </w:r>
      <w:r w:rsidR="001458B9">
        <w:rPr>
          <w:rFonts w:asciiTheme="minorHAnsi" w:hAnsiTheme="minorHAnsi"/>
        </w:rPr>
        <w:t xml:space="preserve">. Despite these challenges, NAIVS is still running today (August 2016). </w:t>
      </w:r>
    </w:p>
    <w:p w14:paraId="31477669" w14:textId="77777777" w:rsidR="00D73CDD" w:rsidRPr="00D73CDD" w:rsidRDefault="00D73CDD" w:rsidP="00D73CDD"/>
    <w:p w14:paraId="1D967A48" w14:textId="77777777" w:rsidR="005A3040" w:rsidRPr="005040B2" w:rsidRDefault="00BD3158" w:rsidP="005040B2">
      <w:pPr>
        <w:pStyle w:val="Kop1"/>
      </w:pPr>
      <w:bookmarkStart w:id="9" w:name="_Toc459598185"/>
      <w:r>
        <w:t>3</w:t>
      </w:r>
      <w:r w:rsidR="005040B2">
        <w:t xml:space="preserve">. </w:t>
      </w:r>
      <w:r w:rsidR="005A3040" w:rsidRPr="005040B2">
        <w:t>Literature review</w:t>
      </w:r>
      <w:bookmarkEnd w:id="9"/>
      <w:bookmarkEnd w:id="0"/>
    </w:p>
    <w:p w14:paraId="30DDD15B" w14:textId="77777777" w:rsidR="005A3040" w:rsidRPr="00EF7BC7" w:rsidRDefault="001458B9" w:rsidP="00A86794">
      <w:pPr>
        <w:spacing w:line="360" w:lineRule="auto"/>
        <w:jc w:val="both"/>
        <w:rPr>
          <w:rFonts w:ascii="Calibri" w:hAnsi="Calibri"/>
          <w:sz w:val="20"/>
          <w:szCs w:val="20"/>
        </w:rPr>
      </w:pPr>
      <w:r>
        <w:rPr>
          <w:rFonts w:ascii="Calibri" w:eastAsia="Calibri" w:hAnsi="Calibri"/>
          <w:kern w:val="3"/>
        </w:rPr>
        <w:lastRenderedPageBreak/>
        <w:t>We have provided some background on the policy context concerning agricultural input use in relation to food security. Now, a</w:t>
      </w:r>
      <w:r w:rsidR="005A3040" w:rsidRPr="00515E88">
        <w:rPr>
          <w:rFonts w:ascii="Calibri" w:eastAsia="Calibri" w:hAnsi="Calibri"/>
          <w:kern w:val="3"/>
        </w:rPr>
        <w:t xml:space="preserve"> clear overview of the concepts of nutritional status, food security and health is n</w:t>
      </w:r>
      <w:r>
        <w:rPr>
          <w:rFonts w:ascii="Calibri" w:eastAsia="Calibri" w:hAnsi="Calibri"/>
          <w:kern w:val="3"/>
        </w:rPr>
        <w:t>ecessary in order to further</w:t>
      </w:r>
      <w:r w:rsidR="005A3040" w:rsidRPr="00515E88">
        <w:rPr>
          <w:rFonts w:ascii="Calibri" w:eastAsia="Calibri" w:hAnsi="Calibri"/>
          <w:kern w:val="3"/>
        </w:rPr>
        <w:t xml:space="preserve"> investigating the link between farm-level adoption of improved maize seeds and fertiliser and household </w:t>
      </w:r>
      <w:r w:rsidR="009026C2">
        <w:rPr>
          <w:rFonts w:ascii="Calibri" w:eastAsia="Calibri" w:hAnsi="Calibri"/>
          <w:kern w:val="3"/>
        </w:rPr>
        <w:t>food security</w:t>
      </w:r>
      <w:r w:rsidR="000A0549">
        <w:rPr>
          <w:rFonts w:ascii="Calibri" w:eastAsia="Calibri" w:hAnsi="Calibri"/>
          <w:kern w:val="3"/>
        </w:rPr>
        <w:t xml:space="preserve">. </w:t>
      </w:r>
      <w:r w:rsidR="005A3040" w:rsidRPr="005A3040">
        <w:rPr>
          <w:rFonts w:ascii="Calibri" w:eastAsia="Calibri" w:hAnsi="Calibri"/>
          <w:kern w:val="3"/>
        </w:rPr>
        <w:t xml:space="preserve">In the first section of this chapter we will discuss the concepts related to food security, nutrition and health, their definitions and how they overlap. The second section gives an overview of household food security and nutrition indicators. </w:t>
      </w:r>
      <w:r w:rsidR="005A3040" w:rsidRPr="00515E88">
        <w:rPr>
          <w:rFonts w:ascii="Calibri" w:eastAsia="Calibri" w:hAnsi="Calibri"/>
          <w:kern w:val="3"/>
        </w:rPr>
        <w:t>The third section consists of the systematic assessment of these indicators</w:t>
      </w:r>
      <w:r w:rsidR="005A3040" w:rsidRPr="00EF7BC7">
        <w:rPr>
          <w:rFonts w:ascii="Calibri" w:hAnsi="Calibri"/>
          <w:sz w:val="20"/>
          <w:szCs w:val="20"/>
        </w:rPr>
        <w:t xml:space="preserve">. </w:t>
      </w:r>
    </w:p>
    <w:p w14:paraId="48B5688C" w14:textId="77777777" w:rsidR="001458B9" w:rsidRDefault="00BD3158" w:rsidP="001458B9">
      <w:pPr>
        <w:pStyle w:val="Kop2"/>
        <w:spacing w:line="360" w:lineRule="auto"/>
        <w:jc w:val="both"/>
      </w:pPr>
      <w:bookmarkStart w:id="10" w:name="_Toc450743790"/>
      <w:bookmarkStart w:id="11" w:name="_Toc451356783"/>
      <w:bookmarkStart w:id="12" w:name="_Toc459598186"/>
      <w:r>
        <w:t>3</w:t>
      </w:r>
      <w:r w:rsidR="005A3040">
        <w:t xml:space="preserve">.1 </w:t>
      </w:r>
      <w:r w:rsidR="005A3040" w:rsidRPr="003C75CD">
        <w:t>Food, nutrition and health: definitions and concepts</w:t>
      </w:r>
      <w:bookmarkStart w:id="13" w:name="_Toc450743791"/>
      <w:bookmarkStart w:id="14" w:name="_Toc451356784"/>
      <w:bookmarkEnd w:id="10"/>
      <w:bookmarkEnd w:id="11"/>
      <w:bookmarkEnd w:id="12"/>
    </w:p>
    <w:p w14:paraId="7278B08D" w14:textId="46145BDB" w:rsidR="001458B9" w:rsidRPr="00847265" w:rsidRDefault="001458B9" w:rsidP="00847265">
      <w:pPr>
        <w:spacing w:line="360" w:lineRule="auto"/>
        <w:jc w:val="both"/>
        <w:rPr>
          <w:rFonts w:ascii="Calibri" w:eastAsia="Calibri" w:hAnsi="Calibri"/>
          <w:kern w:val="3"/>
        </w:rPr>
      </w:pPr>
      <w:r w:rsidRPr="00847265">
        <w:rPr>
          <w:rFonts w:ascii="Calibri" w:eastAsia="Calibri" w:hAnsi="Calibri"/>
          <w:kern w:val="3"/>
        </w:rPr>
        <w:t xml:space="preserve">The first section of this chapter will provide some historical background on food security. It gives a chronological overview of how international policy makers thought about the topic in the past and how the way of thinking has evolved. Next, we will elaborate on the definition of food security that is now widely used and how it related to </w:t>
      </w:r>
      <w:r w:rsidR="00847265" w:rsidRPr="00847265">
        <w:rPr>
          <w:rFonts w:ascii="Calibri" w:eastAsia="Calibri" w:hAnsi="Calibri"/>
          <w:kern w:val="3"/>
        </w:rPr>
        <w:t xml:space="preserve">undernourishment, malnutrition, hunger an undernutrition. </w:t>
      </w:r>
    </w:p>
    <w:p w14:paraId="1B1A0E6E" w14:textId="77777777" w:rsidR="005A3040" w:rsidRPr="00EF7BC7" w:rsidRDefault="00BD3158" w:rsidP="006557F9">
      <w:pPr>
        <w:pStyle w:val="Kop3"/>
      </w:pPr>
      <w:bookmarkStart w:id="15" w:name="_Toc459598187"/>
      <w:r w:rsidRPr="006557F9">
        <w:t>3</w:t>
      </w:r>
      <w:r w:rsidR="005A3040" w:rsidRPr="00EF7BC7">
        <w:t>.1.1 History of food security perspectives</w:t>
      </w:r>
      <w:bookmarkEnd w:id="13"/>
      <w:bookmarkEnd w:id="14"/>
      <w:bookmarkEnd w:id="15"/>
      <w:r w:rsidR="005A3040" w:rsidRPr="00EF7BC7">
        <w:t xml:space="preserve"> </w:t>
      </w:r>
    </w:p>
    <w:p w14:paraId="51A85984" w14:textId="77777777" w:rsidR="005A3040" w:rsidRPr="00515E88" w:rsidRDefault="005A3040" w:rsidP="00A86794">
      <w:pPr>
        <w:spacing w:line="360" w:lineRule="auto"/>
        <w:jc w:val="both"/>
        <w:rPr>
          <w:rFonts w:ascii="Calibri" w:eastAsia="Calibri" w:hAnsi="Calibri"/>
          <w:kern w:val="3"/>
        </w:rPr>
      </w:pPr>
      <w:r w:rsidRPr="00515E88">
        <w:rPr>
          <w:rFonts w:ascii="Calibri" w:eastAsia="Calibri" w:hAnsi="Calibri"/>
          <w:kern w:val="3"/>
        </w:rPr>
        <w:t xml:space="preserve">Food- and nutrition security are concepts that have been in use </w:t>
      </w:r>
      <w:r w:rsidR="008A40DB">
        <w:rPr>
          <w:rFonts w:ascii="Calibri" w:eastAsia="Calibri" w:hAnsi="Calibri"/>
          <w:kern w:val="3"/>
        </w:rPr>
        <w:t xml:space="preserve">for a long time </w:t>
      </w:r>
      <w:r w:rsidRPr="00515E88">
        <w:rPr>
          <w:rFonts w:ascii="Calibri" w:eastAsia="Calibri" w:hAnsi="Calibri"/>
          <w:kern w:val="3"/>
        </w:rPr>
        <w:t>and the definitions have</w:t>
      </w:r>
      <w:r w:rsidR="00DC5D89">
        <w:rPr>
          <w:rFonts w:ascii="Calibri" w:eastAsia="Calibri" w:hAnsi="Calibri"/>
          <w:kern w:val="3"/>
        </w:rPr>
        <w:t xml:space="preserve"> developed and</w:t>
      </w:r>
      <w:r w:rsidRPr="00515E88">
        <w:rPr>
          <w:rFonts w:ascii="Calibri" w:eastAsia="Calibri" w:hAnsi="Calibri"/>
          <w:kern w:val="3"/>
        </w:rPr>
        <w:t xml:space="preserve"> changed across time. An insight in the historical evolution of food and nutrition related concepts is crucial for understanding what definitions are used today. In the 1943 Hot Spring Conference of Food and Agriculture, the concept of a “secure, adequate, and suitable supply of food for everyone” was accepted internationally. Later, the right to food as a core element of an adequate standard of living was recognised in the Universal Declaration of Human Rights in 1948. During the 1950s, donor countries started disposing their agricultural surplus overseas </w:t>
      </w:r>
      <w:r w:rsidRPr="00515E88">
        <w:rPr>
          <w:rFonts w:ascii="Calibri" w:eastAsia="Calibri" w:hAnsi="Calibri"/>
          <w:kern w:val="3"/>
        </w:rPr>
        <w:fldChar w:fldCharType="begin"/>
      </w:r>
      <w:r w:rsidR="00CD75FA">
        <w:rPr>
          <w:rFonts w:ascii="Calibri" w:eastAsia="Calibri" w:hAnsi="Calibri"/>
          <w:kern w:val="3"/>
        </w:rPr>
        <w:instrText xml:space="preserve"> ADDIN ZOTERO_ITEM CSL_CITATION {"citationID":"ou43lpotg","properties":{"formattedCitation":"(Gross, Schoeneberger, Pfeifer, &amp; Preuss, 2000)","plainCitation":"(Gross, Schoeneberger, Pfeifer, &amp; Preuss, 2000)"},"citationItems":[{"id":111,"uris":["http://zotero.org/groups/450117/items/FKUZ5SBQ"],"uri":["http://zotero.org/groups/450117/items/FKUZ5SBQ"],"itemData":{"id":111,"type":"article-journal","title":"The four dimensions of food and nutrition security: definitions and concepts","container-title":"SCN News","page":"20-25","volume":"20","note":"00060","author":[{"family":"Gross","given":"Rainer"},{"family":"Schoeneberger","given":"Hans"},{"family":"Pfeifer","given":"Hans"},{"family":"Preuss","given":"Hans-Joachim"}],"issued":{"date-parts":[["2000"]]}}}],"schema":"https://github.com/citation-style-language/schema/raw/master/csl-citation.json"} </w:instrText>
      </w:r>
      <w:r w:rsidRPr="00515E88">
        <w:rPr>
          <w:rFonts w:ascii="Calibri" w:eastAsia="Calibri" w:hAnsi="Calibri"/>
          <w:kern w:val="3"/>
        </w:rPr>
        <w:fldChar w:fldCharType="separate"/>
      </w:r>
      <w:r w:rsidRPr="00515E88">
        <w:rPr>
          <w:rFonts w:ascii="Calibri" w:eastAsia="Calibri" w:hAnsi="Calibri"/>
          <w:kern w:val="3"/>
        </w:rPr>
        <w:t>(Gross, Schoeneberger, Pfeifer, &amp; Preuss, 2000)</w:t>
      </w:r>
      <w:r w:rsidRPr="00515E88">
        <w:rPr>
          <w:rFonts w:ascii="Calibri" w:eastAsia="Calibri" w:hAnsi="Calibri"/>
          <w:kern w:val="3"/>
        </w:rPr>
        <w:fldChar w:fldCharType="end"/>
      </w:r>
      <w:r w:rsidRPr="00515E88">
        <w:rPr>
          <w:rFonts w:ascii="Calibri" w:eastAsia="Calibri" w:hAnsi="Calibri"/>
          <w:kern w:val="3"/>
        </w:rPr>
        <w:t xml:space="preserve">. With the establishment of the World Food Program in 1963, the concept of food for development was introduced. With the rise of this program, food aid became more and more multilateral and the focus shifted slowly from disposal of agricultural surpluses to food self-sufficiency promotion through cash contributions </w:t>
      </w:r>
      <w:r w:rsidRPr="00515E88">
        <w:rPr>
          <w:rFonts w:ascii="Calibri" w:eastAsia="Calibri" w:hAnsi="Calibri"/>
          <w:kern w:val="3"/>
        </w:rPr>
        <w:fldChar w:fldCharType="begin"/>
      </w:r>
      <w:r w:rsidR="00CD75FA">
        <w:rPr>
          <w:rFonts w:ascii="Calibri" w:eastAsia="Calibri" w:hAnsi="Calibri"/>
          <w:kern w:val="3"/>
        </w:rPr>
        <w:instrText xml:space="preserve"> ADDIN ZOTERO_ITEM CSL_CITATION {"citationID":"2g4e0hlfcn","properties":{"formattedCitation":"(Barrett, 2002)","plainCitation":"(Barrett, 2002)"},"citationItems":[{"id":145,"uris":["http://zotero.org/groups/450117/items/X57SXC6N"],"uri":["http://zotero.org/groups/450117/items/X57SXC6N"],"itemData":{"id":145,"type":"chapter","title":"Chapter 40 Food security and food assistance programs","container-title":"Handbook of Agricultural Economics","publisher":"Elsevier","page":"2103-2190","volume":"2","source":"CrossRef","URL":"http://linkinghub.elsevier.com/retrieve/pii/S1574007202100272","ISBN":"978-0-444-51079-2","note":"00000","language":"en","author":[{"family":"Barrett","given":"Christopher B."}],"issued":{"date-parts":[["2002"]]},"accessed":{"date-parts":[["2016",3,2]]}}}],"schema":"https://github.com/citation-style-language/schema/raw/master/csl-citation.json"} </w:instrText>
      </w:r>
      <w:r w:rsidRPr="00515E88">
        <w:rPr>
          <w:rFonts w:ascii="Calibri" w:eastAsia="Calibri" w:hAnsi="Calibri"/>
          <w:kern w:val="3"/>
        </w:rPr>
        <w:fldChar w:fldCharType="separate"/>
      </w:r>
      <w:r w:rsidRPr="00515E88">
        <w:rPr>
          <w:rFonts w:ascii="Calibri" w:eastAsia="Calibri" w:hAnsi="Calibri"/>
          <w:kern w:val="3"/>
        </w:rPr>
        <w:t>(Barrett, 2002)</w:t>
      </w:r>
      <w:r w:rsidRPr="00515E88">
        <w:rPr>
          <w:rFonts w:ascii="Calibri" w:eastAsia="Calibri" w:hAnsi="Calibri"/>
          <w:kern w:val="3"/>
        </w:rPr>
        <w:fldChar w:fldCharType="end"/>
      </w:r>
      <w:r w:rsidRPr="00515E88">
        <w:rPr>
          <w:rFonts w:ascii="Calibri" w:eastAsia="Calibri" w:hAnsi="Calibri"/>
          <w:kern w:val="3"/>
        </w:rPr>
        <w:t xml:space="preserve">. The world food crisis of 1972-74 was followed by the green revolution of the 1980s </w:t>
      </w:r>
      <w:r w:rsidRPr="00515E88">
        <w:rPr>
          <w:rFonts w:ascii="Calibri" w:eastAsia="Calibri" w:hAnsi="Calibri"/>
          <w:kern w:val="3"/>
        </w:rPr>
        <w:fldChar w:fldCharType="begin"/>
      </w:r>
      <w:r w:rsidR="00CD75FA">
        <w:rPr>
          <w:rFonts w:ascii="Calibri" w:eastAsia="Calibri" w:hAnsi="Calibri"/>
          <w:kern w:val="3"/>
        </w:rPr>
        <w:instrText xml:space="preserve"> ADDIN ZOTERO_ITEM CSL_CITATION {"citationID":"1q2ec7li2r","properties":{"formattedCitation":"(Gross et al., 2000)","plainCitation":"(Gross et al., 2000)"},"citationItems":[{"id":111,"uris":["http://zotero.org/groups/450117/items/FKUZ5SBQ"],"uri":["http://zotero.org/groups/450117/items/FKUZ5SBQ"],"itemData":{"id":111,"type":"article-journal","title":"The four dimensions of food and nutrition security: definitions and concepts","container-title":"SCN News","page":"20-25","volume":"20","note":"00060","author":[{"family":"Gross","given":"Rainer"},{"family":"Schoeneberger","given":"Hans"},{"family":"Pfeifer","given":"Hans"},{"family":"Preuss","given":"Hans-Joachim"}],"issued":{"date-parts":[["2000"]]}}}],"schema":"https://github.com/citation-style-language/schema/raw/master/csl-citation.json"} </w:instrText>
      </w:r>
      <w:r w:rsidRPr="00515E88">
        <w:rPr>
          <w:rFonts w:ascii="Calibri" w:eastAsia="Calibri" w:hAnsi="Calibri"/>
          <w:kern w:val="3"/>
        </w:rPr>
        <w:fldChar w:fldCharType="separate"/>
      </w:r>
      <w:r w:rsidRPr="00515E88">
        <w:rPr>
          <w:rFonts w:ascii="Calibri" w:eastAsia="Calibri" w:hAnsi="Calibri"/>
          <w:kern w:val="3"/>
        </w:rPr>
        <w:t>(Gross et al., 2000)</w:t>
      </w:r>
      <w:r w:rsidRPr="00515E88">
        <w:rPr>
          <w:rFonts w:ascii="Calibri" w:eastAsia="Calibri" w:hAnsi="Calibri"/>
          <w:kern w:val="3"/>
        </w:rPr>
        <w:fldChar w:fldCharType="end"/>
      </w:r>
      <w:r w:rsidRPr="00515E88">
        <w:rPr>
          <w:rFonts w:ascii="Calibri" w:eastAsia="Calibri" w:hAnsi="Calibri"/>
          <w:kern w:val="3"/>
        </w:rPr>
        <w:t xml:space="preserve">. This lead to a change in the food security paradigm. In the 1970s, </w:t>
      </w:r>
      <w:r w:rsidR="000E7962">
        <w:rPr>
          <w:rFonts w:ascii="Calibri" w:eastAsia="Calibri" w:hAnsi="Calibri"/>
          <w:kern w:val="3"/>
        </w:rPr>
        <w:t>foreign aid donors and agencies like the FAO played a major role in generalising and analysing food security information, focussing on national and international data</w:t>
      </w:r>
      <w:r w:rsidRPr="00515E88">
        <w:rPr>
          <w:rFonts w:ascii="Calibri" w:eastAsia="Calibri" w:hAnsi="Calibri"/>
          <w:kern w:val="3"/>
        </w:rPr>
        <w:t xml:space="preserve"> </w:t>
      </w:r>
      <w:r w:rsidRPr="00515E88">
        <w:rPr>
          <w:rFonts w:ascii="Calibri" w:eastAsia="Calibri" w:hAnsi="Calibri"/>
          <w:kern w:val="3"/>
        </w:rPr>
        <w:fldChar w:fldCharType="begin"/>
      </w:r>
      <w:r w:rsidR="00CD75FA">
        <w:rPr>
          <w:rFonts w:ascii="Calibri" w:eastAsia="Calibri" w:hAnsi="Calibri"/>
          <w:kern w:val="3"/>
        </w:rPr>
        <w:instrText xml:space="preserve"> ADDIN ZOTERO_ITEM CSL_CITATION {"citationID":"9YgtYPQk","properties":{"formattedCitation":"(Barrett, 2002; S. Maxwell &amp; Smith, 1992)","plainCitation":"(Barrett, 2002; S. Maxwell &amp; Smith, 1992)"},"citationItems":[{"id":145,"uris":["http://zotero.org/groups/450117/items/X57SXC6N"],"uri":["http://zotero.org/groups/450117/items/X57SXC6N"],"itemData":{"id":145,"type":"chapter","title":"Chapter 40 Food security and food assistance programs","container-title":"Handbook of Agricultural Economics","publisher":"Elsevier","page":"2103-2190","volume":"2","source":"CrossRef","URL":"http://linkinghub.elsevier.com/retrieve/pii/S1574007202100272","ISBN":"978-0-444-51079-2","note":"00000","language":"en","author":[{"family":"Barrett","given":"Christopher B."}],"issued":{"date-parts":[["2002"]]},"accessed":{"date-parts":[["2016",3,2]]}}},{"id":82,"uris":["http://zotero.org/groups/450117/items/2E9E5MJR"],"uri":["http://zotero.org/groups/450117/items/2E9E5MJR"],"itemData":{"id":82,"type":"article-journal","title":"Household food security: a conceptual review","container-title":"Household food security: Concepts, indicators, measurements","page":"1-72","note":"00750","journalAbbreviation":"Household food security: Concepts, indicators, measurements","author":[{"family":"Maxwell","given":"Simon"},{"family":"Smith","given":"Marisol"}],"issued":{"date-parts":[["1992"]]}}}],"schema":"https://github.com/citation-style-language/schema/raw/master/csl-citation.json"} </w:instrText>
      </w:r>
      <w:r w:rsidRPr="00515E88">
        <w:rPr>
          <w:rFonts w:ascii="Calibri" w:eastAsia="Calibri" w:hAnsi="Calibri"/>
          <w:kern w:val="3"/>
        </w:rPr>
        <w:fldChar w:fldCharType="separate"/>
      </w:r>
      <w:r w:rsidRPr="00515E88">
        <w:rPr>
          <w:rFonts w:ascii="Calibri" w:eastAsia="Calibri" w:hAnsi="Calibri"/>
          <w:kern w:val="3"/>
        </w:rPr>
        <w:t>(Barrett, 2002; S. Maxwell &amp; Smith, 1992)</w:t>
      </w:r>
      <w:r w:rsidRPr="00515E88">
        <w:rPr>
          <w:rFonts w:ascii="Calibri" w:eastAsia="Calibri" w:hAnsi="Calibri"/>
          <w:kern w:val="3"/>
        </w:rPr>
        <w:fldChar w:fldCharType="end"/>
      </w:r>
      <w:r w:rsidRPr="00515E88">
        <w:rPr>
          <w:rFonts w:ascii="Calibri" w:eastAsia="Calibri" w:hAnsi="Calibri"/>
          <w:kern w:val="3"/>
        </w:rPr>
        <w:t xml:space="preserve">. With the global increase in production during the 1980s, it was recognised that food insecurity </w:t>
      </w:r>
      <w:r w:rsidR="004310AD">
        <w:rPr>
          <w:rFonts w:ascii="Calibri" w:eastAsia="Calibri" w:hAnsi="Calibri"/>
          <w:kern w:val="3"/>
        </w:rPr>
        <w:t xml:space="preserve"> </w:t>
      </w:r>
      <w:r w:rsidRPr="00515E88">
        <w:rPr>
          <w:rFonts w:ascii="Calibri" w:eastAsia="Calibri" w:hAnsi="Calibri"/>
          <w:kern w:val="3"/>
        </w:rPr>
        <w:t xml:space="preserve">was not as much caused by insufficient supply, but rather by inequality and low purchasing power of specific groups </w:t>
      </w:r>
      <w:r w:rsidRPr="00515E88">
        <w:rPr>
          <w:rFonts w:ascii="Calibri" w:eastAsia="Calibri" w:hAnsi="Calibri"/>
          <w:kern w:val="3"/>
        </w:rPr>
        <w:fldChar w:fldCharType="begin"/>
      </w:r>
      <w:r w:rsidR="00CD75FA">
        <w:rPr>
          <w:rFonts w:ascii="Calibri" w:eastAsia="Calibri" w:hAnsi="Calibri"/>
          <w:kern w:val="3"/>
        </w:rPr>
        <w:instrText xml:space="preserve"> ADDIN ZOTERO_ITEM CSL_CITATION {"citationID":"ot9r53npk","properties":{"formattedCitation":"(Gross et al., 2000)","plainCitation":"(Gross et al., 2000)"},"citationItems":[{"id":111,"uris":["http://zotero.org/groups/450117/items/FKUZ5SBQ"],"uri":["http://zotero.org/groups/450117/items/FKUZ5SBQ"],"itemData":{"id":111,"type":"article-journal","title":"The four dimensions of food and nutrition security: definitions and concepts","container-title":"SCN News","page":"20-25","volume":"20","note":"00060","author":[{"family":"Gross","given":"Rainer"},{"family":"Schoeneberger","given":"Hans"},{"family":"Pfeifer","given":"Hans"},{"family":"Preuss","given":"Hans-Joachim"}],"issued":{"date-parts":[["2000"]]}}}],"schema":"https://github.com/citation-style-language/schema/raw/master/csl-citation.json"} </w:instrText>
      </w:r>
      <w:r w:rsidRPr="00515E88">
        <w:rPr>
          <w:rFonts w:ascii="Calibri" w:eastAsia="Calibri" w:hAnsi="Calibri"/>
          <w:kern w:val="3"/>
        </w:rPr>
        <w:fldChar w:fldCharType="separate"/>
      </w:r>
      <w:r w:rsidRPr="00515E88">
        <w:rPr>
          <w:rFonts w:ascii="Calibri" w:eastAsia="Calibri" w:hAnsi="Calibri"/>
          <w:kern w:val="3"/>
        </w:rPr>
        <w:t>(Gross et al., 2000)</w:t>
      </w:r>
      <w:r w:rsidRPr="00515E88">
        <w:rPr>
          <w:rFonts w:ascii="Calibri" w:eastAsia="Calibri" w:hAnsi="Calibri"/>
          <w:kern w:val="3"/>
        </w:rPr>
        <w:fldChar w:fldCharType="end"/>
      </w:r>
      <w:r w:rsidRPr="00515E88">
        <w:rPr>
          <w:rFonts w:ascii="Calibri" w:eastAsia="Calibri" w:hAnsi="Calibri"/>
          <w:kern w:val="3"/>
        </w:rPr>
        <w:t xml:space="preserve">.  During that time the focus shifted from the supply side to the demand side </w:t>
      </w:r>
      <w:r w:rsidRPr="00515E88">
        <w:rPr>
          <w:rFonts w:ascii="Calibri" w:eastAsia="Calibri" w:hAnsi="Calibri"/>
          <w:kern w:val="3"/>
        </w:rPr>
        <w:fldChar w:fldCharType="begin"/>
      </w:r>
      <w:r w:rsidR="00CD75FA">
        <w:rPr>
          <w:rFonts w:ascii="Calibri" w:eastAsia="Calibri" w:hAnsi="Calibri"/>
          <w:kern w:val="3"/>
        </w:rPr>
        <w:instrText xml:space="preserve"> ADDIN ZOTERO_ITEM CSL_CITATION {"citationID":"oc4d6qo32","properties":{"formattedCitation":"(Barrett, 2002)","plainCitation":"(Barrett, 2002)"},"citationItems":[{"id":145,"uris":["http://zotero.org/groups/450117/items/X57SXC6N"],"uri":["http://zotero.org/groups/450117/items/X57SXC6N"],"itemData":{"id":145,"type":"chapter","title":"Chapter 40 Food security and food assistance programs","container-title":"Handbook of Agricultural Economics","publisher":"Elsevier","page":"2103-2190","volume":"2","source":"CrossRef","URL":"http://linkinghub.elsevier.com/retrieve/pii/S1574007202100272","ISBN":"978-0-444-51079-2","note":"00000","language":"en","author":[{"family":"Barrett","given":"Christopher B."}],"issued":{"date-parts":[["2002"]]},"accessed":{"date-parts":[["2016",3,2]]}}}],"schema":"https://github.com/citation-style-language/schema/raw/master/csl-citation.json"} </w:instrText>
      </w:r>
      <w:r w:rsidRPr="00515E88">
        <w:rPr>
          <w:rFonts w:ascii="Calibri" w:eastAsia="Calibri" w:hAnsi="Calibri"/>
          <w:kern w:val="3"/>
        </w:rPr>
        <w:fldChar w:fldCharType="separate"/>
      </w:r>
      <w:r w:rsidRPr="00515E88">
        <w:rPr>
          <w:rFonts w:ascii="Calibri" w:eastAsia="Calibri" w:hAnsi="Calibri"/>
          <w:kern w:val="3"/>
        </w:rPr>
        <w:t>(Barrett, 2002)</w:t>
      </w:r>
      <w:r w:rsidRPr="00515E88">
        <w:rPr>
          <w:rFonts w:ascii="Calibri" w:eastAsia="Calibri" w:hAnsi="Calibri"/>
          <w:kern w:val="3"/>
        </w:rPr>
        <w:fldChar w:fldCharType="end"/>
      </w:r>
      <w:r w:rsidRPr="00515E88">
        <w:rPr>
          <w:rFonts w:ascii="Calibri" w:eastAsia="Calibri" w:hAnsi="Calibri"/>
          <w:kern w:val="3"/>
        </w:rPr>
        <w:t xml:space="preserve">: </w:t>
      </w:r>
      <w:r w:rsidR="000E7962">
        <w:rPr>
          <w:rFonts w:ascii="Calibri" w:eastAsia="Calibri" w:hAnsi="Calibri"/>
          <w:kern w:val="3"/>
        </w:rPr>
        <w:t xml:space="preserve">for nations </w:t>
      </w:r>
      <w:r w:rsidRPr="00515E88">
        <w:rPr>
          <w:rFonts w:ascii="Calibri" w:eastAsia="Calibri" w:hAnsi="Calibri"/>
          <w:kern w:val="3"/>
        </w:rPr>
        <w:t>towards individuals and households</w:t>
      </w:r>
      <w:r w:rsidR="000E7962">
        <w:rPr>
          <w:rFonts w:ascii="Calibri" w:eastAsia="Calibri" w:hAnsi="Calibri"/>
          <w:kern w:val="3"/>
        </w:rPr>
        <w:t xml:space="preserve">, </w:t>
      </w:r>
      <w:r w:rsidRPr="00515E88">
        <w:rPr>
          <w:rFonts w:ascii="Calibri" w:eastAsia="Calibri" w:hAnsi="Calibri"/>
          <w:kern w:val="3"/>
        </w:rPr>
        <w:t xml:space="preserve">with an emphasis on access and entitlement to food </w:t>
      </w:r>
      <w:r w:rsidRPr="00515E88">
        <w:rPr>
          <w:rFonts w:ascii="Calibri" w:eastAsia="Calibri" w:hAnsi="Calibri"/>
          <w:kern w:val="3"/>
        </w:rPr>
        <w:fldChar w:fldCharType="begin"/>
      </w:r>
      <w:r w:rsidR="00CD75FA">
        <w:rPr>
          <w:rFonts w:ascii="Calibri" w:eastAsia="Calibri" w:hAnsi="Calibri"/>
          <w:kern w:val="3"/>
        </w:rPr>
        <w:instrText xml:space="preserve"> ADDIN ZOTERO_ITEM CSL_CITATION {"citationID":"sNPijEzT","properties":{"formattedCitation":"(S. Maxwell &amp; Smith, 1992)","plainCitation":"(S. Maxwell &amp; Smith, 1992)"},"citationItems":[{"id":82,"uris":["http://zotero.org/groups/450117/items/2E9E5MJR"],"uri":["http://zotero.org/groups/450117/items/2E9E5MJR"],"itemData":{"id":82,"type":"article-journal","title":"Household food security: a conceptual review","container-title":"Household food security: Concepts, indicators, measurements","page":"1-72","note":"00750","journalAbbreviation":"Household food security: Concepts, indicators, measurements","author":[{"family":"Maxwell","given":"Simon"},{"family":"Smith","given":"Marisol"}],"issued":{"date-parts":[["1992"]]}}}],"schema":"https://github.com/citation-style-language/schema/raw/master/csl-citation.json"} </w:instrText>
      </w:r>
      <w:r w:rsidRPr="00515E88">
        <w:rPr>
          <w:rFonts w:ascii="Calibri" w:eastAsia="Calibri" w:hAnsi="Calibri"/>
          <w:kern w:val="3"/>
        </w:rPr>
        <w:fldChar w:fldCharType="separate"/>
      </w:r>
      <w:r w:rsidRPr="00515E88">
        <w:rPr>
          <w:rFonts w:ascii="Calibri" w:eastAsia="Calibri" w:hAnsi="Calibri"/>
          <w:kern w:val="3"/>
        </w:rPr>
        <w:t>(S. Maxwell &amp; Smith, 1992)</w:t>
      </w:r>
      <w:r w:rsidRPr="00515E88">
        <w:rPr>
          <w:rFonts w:ascii="Calibri" w:eastAsia="Calibri" w:hAnsi="Calibri"/>
          <w:kern w:val="3"/>
        </w:rPr>
        <w:fldChar w:fldCharType="end"/>
      </w:r>
      <w:r w:rsidR="0078486C">
        <w:rPr>
          <w:rFonts w:ascii="Calibri" w:eastAsia="Calibri" w:hAnsi="Calibri"/>
          <w:kern w:val="3"/>
        </w:rPr>
        <w:t xml:space="preserve"> in terms of caloric </w:t>
      </w:r>
      <w:r w:rsidR="0078486C">
        <w:rPr>
          <w:rFonts w:ascii="Calibri" w:eastAsia="Calibri" w:hAnsi="Calibri"/>
          <w:kern w:val="3"/>
        </w:rPr>
        <w:lastRenderedPageBreak/>
        <w:t>sufficiency</w:t>
      </w:r>
      <w:r w:rsidRPr="00515E88">
        <w:rPr>
          <w:rFonts w:ascii="Calibri" w:eastAsia="Calibri" w:hAnsi="Calibri"/>
          <w:kern w:val="3"/>
        </w:rPr>
        <w:t xml:space="preserve">. By the mid-1990s, </w:t>
      </w:r>
      <w:r w:rsidR="000E7962">
        <w:rPr>
          <w:rFonts w:ascii="Calibri" w:eastAsia="Calibri" w:hAnsi="Calibri"/>
          <w:kern w:val="3"/>
        </w:rPr>
        <w:t>a second shift took place in the food</w:t>
      </w:r>
      <w:r w:rsidR="0078486C">
        <w:rPr>
          <w:rFonts w:ascii="Calibri" w:eastAsia="Calibri" w:hAnsi="Calibri"/>
          <w:kern w:val="3"/>
        </w:rPr>
        <w:t>-</w:t>
      </w:r>
      <w:r w:rsidR="000E7962">
        <w:rPr>
          <w:rFonts w:ascii="Calibri" w:eastAsia="Calibri" w:hAnsi="Calibri"/>
          <w:kern w:val="3"/>
        </w:rPr>
        <w:t xml:space="preserve"> and nutrition security paradigm. Nutrition research started focussing </w:t>
      </w:r>
      <w:r w:rsidRPr="00515E88">
        <w:rPr>
          <w:rFonts w:ascii="Calibri" w:eastAsia="Calibri" w:hAnsi="Calibri"/>
          <w:kern w:val="3"/>
        </w:rPr>
        <w:t xml:space="preserve">not only </w:t>
      </w:r>
      <w:r w:rsidR="0078486C">
        <w:rPr>
          <w:rFonts w:ascii="Calibri" w:eastAsia="Calibri" w:hAnsi="Calibri"/>
          <w:kern w:val="3"/>
        </w:rPr>
        <w:t xml:space="preserve">on </w:t>
      </w:r>
      <w:r w:rsidRPr="00515E88">
        <w:rPr>
          <w:rFonts w:ascii="Calibri" w:eastAsia="Calibri" w:hAnsi="Calibri"/>
          <w:kern w:val="3"/>
        </w:rPr>
        <w:t>access and availability of food</w:t>
      </w:r>
      <w:r w:rsidR="0078486C">
        <w:rPr>
          <w:rFonts w:ascii="Calibri" w:eastAsia="Calibri" w:hAnsi="Calibri"/>
          <w:kern w:val="3"/>
        </w:rPr>
        <w:t>,</w:t>
      </w:r>
      <w:r w:rsidRPr="00515E88">
        <w:rPr>
          <w:rFonts w:ascii="Calibri" w:eastAsia="Calibri" w:hAnsi="Calibri"/>
          <w:kern w:val="3"/>
        </w:rPr>
        <w:t xml:space="preserve"> but also </w:t>
      </w:r>
      <w:r w:rsidR="0078486C">
        <w:rPr>
          <w:rFonts w:ascii="Calibri" w:eastAsia="Calibri" w:hAnsi="Calibri"/>
          <w:kern w:val="3"/>
        </w:rPr>
        <w:t xml:space="preserve">on </w:t>
      </w:r>
      <w:r w:rsidRPr="00515E88">
        <w:rPr>
          <w:rFonts w:ascii="Calibri" w:eastAsia="Calibri" w:hAnsi="Calibri"/>
          <w:kern w:val="3"/>
        </w:rPr>
        <w:t xml:space="preserve">overall diet quality and micronutrient deficiencies </w:t>
      </w:r>
      <w:r w:rsidRPr="00515E88">
        <w:rPr>
          <w:rFonts w:ascii="Calibri" w:eastAsia="Calibri" w:hAnsi="Calibri"/>
          <w:kern w:val="3"/>
        </w:rPr>
        <w:fldChar w:fldCharType="begin"/>
      </w:r>
      <w:r w:rsidR="00CD75FA">
        <w:rPr>
          <w:rFonts w:ascii="Calibri" w:eastAsia="Calibri" w:hAnsi="Calibri"/>
          <w:kern w:val="3"/>
        </w:rPr>
        <w:instrText xml:space="preserve"> ADDIN ZOTERO_ITEM CSL_CITATION {"citationID":"jfr3kpl33","properties":{"formattedCitation":"(Jones, Ngure, Pelto, &amp; Young, 2013)","plainCitation":"(Jones, Ngure, Pelto, &amp; Young,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15E88">
        <w:rPr>
          <w:rFonts w:ascii="Calibri" w:eastAsia="Calibri" w:hAnsi="Calibri"/>
          <w:kern w:val="3"/>
        </w:rPr>
        <w:fldChar w:fldCharType="separate"/>
      </w:r>
      <w:r w:rsidRPr="00515E88">
        <w:rPr>
          <w:rFonts w:ascii="Calibri" w:eastAsia="Calibri" w:hAnsi="Calibri"/>
          <w:kern w:val="3"/>
        </w:rPr>
        <w:t>(Jones, Ngure, Pelto, &amp; Young, 2013)</w:t>
      </w:r>
      <w:r w:rsidRPr="00515E88">
        <w:rPr>
          <w:rFonts w:ascii="Calibri" w:eastAsia="Calibri" w:hAnsi="Calibri"/>
          <w:kern w:val="3"/>
        </w:rPr>
        <w:fldChar w:fldCharType="end"/>
      </w:r>
      <w:r w:rsidRPr="00515E88">
        <w:rPr>
          <w:rFonts w:ascii="Calibri" w:eastAsia="Calibri" w:hAnsi="Calibri"/>
          <w:kern w:val="3"/>
        </w:rPr>
        <w:t xml:space="preserve">. </w:t>
      </w:r>
      <w:r w:rsidR="0078486C">
        <w:rPr>
          <w:rFonts w:ascii="Calibri" w:eastAsia="Calibri" w:hAnsi="Calibri"/>
          <w:kern w:val="3"/>
        </w:rPr>
        <w:t xml:space="preserve">This resulted in a revision of the international definition of food security, agreed upon at the World Food Summit, highlighting the importance of dietary quality and dietary needs both for the household and the individual. </w:t>
      </w:r>
    </w:p>
    <w:p w14:paraId="427F08B3" w14:textId="77777777" w:rsidR="005A3040" w:rsidRPr="00EF7BC7" w:rsidRDefault="00BD3158" w:rsidP="006557F9">
      <w:pPr>
        <w:pStyle w:val="Kop3"/>
      </w:pPr>
      <w:bookmarkStart w:id="16" w:name="_Toc450743792"/>
      <w:bookmarkStart w:id="17" w:name="_Toc451356785"/>
      <w:bookmarkStart w:id="18" w:name="_Toc459598188"/>
      <w:r w:rsidRPr="006557F9">
        <w:t>3</w:t>
      </w:r>
      <w:r w:rsidR="005A3040" w:rsidRPr="00EF7BC7">
        <w:t>.1.2 Definitions and overlapping concepts</w:t>
      </w:r>
      <w:bookmarkEnd w:id="16"/>
      <w:bookmarkEnd w:id="17"/>
      <w:bookmarkEnd w:id="18"/>
    </w:p>
    <w:p w14:paraId="1E7D9C83" w14:textId="77777777" w:rsidR="004E0871" w:rsidRDefault="005A3040" w:rsidP="00C01952">
      <w:pPr>
        <w:spacing w:line="360" w:lineRule="auto"/>
        <w:jc w:val="both"/>
        <w:rPr>
          <w:rFonts w:ascii="Calibri" w:hAnsi="Calibri"/>
        </w:rPr>
      </w:pPr>
      <w:r w:rsidRPr="005A3040">
        <w:rPr>
          <w:rFonts w:ascii="Calibri" w:eastAsia="Calibri" w:hAnsi="Calibri"/>
          <w:kern w:val="3"/>
        </w:rPr>
        <w:t xml:space="preserve">At the 1996 World Food Summit, the following definition of food security was agreed upon: “Food security exists when all people, at all times, have physical and economic access to sufficient, safe and nutritious food to meet their dietary needs and food preferences for an active and healthy life’’ </w:t>
      </w:r>
      <w:r w:rsidRPr="005A3040">
        <w:rPr>
          <w:rFonts w:ascii="Calibri" w:eastAsia="Calibri" w:hAnsi="Calibri"/>
          <w:kern w:val="3"/>
        </w:rPr>
        <w:fldChar w:fldCharType="begin"/>
      </w:r>
      <w:r w:rsidR="00CD75FA">
        <w:rPr>
          <w:rFonts w:ascii="Calibri" w:eastAsia="Calibri" w:hAnsi="Calibri"/>
          <w:kern w:val="3"/>
        </w:rPr>
        <w:instrText xml:space="preserve"> ADDIN ZOTERO_ITEM CSL_CITATION {"citationID":"urok85kge","properties":{"formattedCitation":"(C. Carletto, Zezza, &amp; Banerjee, 2013)","plainCitation":"(C. Carletto, Zezza, &amp; Banerjee, 2013)"},"citationItems":[{"id":56,"uris":["http://zotero.org/groups/450117/items/3KVTCG2E"],"uri":["http://zotero.org/groups/450117/items/3KVTCG2E"],"itemData":{"id":56,"type":"article-journal","title":"Towards better measurement of household food security: Harmonizing indicators and the role of household surveys","container-title":"Global Food Security","page":"30-40","volume":"2","issue":"1","source":"CrossRef","DOI":"10.1016/j.gfs.2012.11.006","ISSN":"22119124","note":"00033","shortTitle":"Towards better measurement of household food security","language":"en","author":[{"family":"Carletto","given":"Calogero"},{"family":"Zezza","given":"Alberto"},{"family":"Banerjee","given":"Raka"}],"issued":{"date-parts":[["2013",3]]}}}],"schema":"https://github.com/citation-style-language/schema/raw/master/csl-citation.json"} </w:instrText>
      </w:r>
      <w:r w:rsidRPr="005A3040">
        <w:rPr>
          <w:rFonts w:ascii="Calibri" w:eastAsia="Calibri" w:hAnsi="Calibri"/>
          <w:kern w:val="3"/>
        </w:rPr>
        <w:fldChar w:fldCharType="separate"/>
      </w:r>
      <w:r w:rsidR="00CD75FA" w:rsidRPr="00CD75FA">
        <w:rPr>
          <w:rFonts w:ascii="Calibri" w:hAnsi="Calibri"/>
        </w:rPr>
        <w:t>(C. Carletto, Zezza, &amp; Banerjee, 2013)</w:t>
      </w:r>
      <w:r w:rsidRPr="005A3040">
        <w:rPr>
          <w:rFonts w:ascii="Calibri" w:eastAsia="Calibri" w:hAnsi="Calibri"/>
          <w:kern w:val="3"/>
        </w:rPr>
        <w:fldChar w:fldCharType="end"/>
      </w:r>
      <w:r w:rsidRPr="005A3040">
        <w:rPr>
          <w:rFonts w:ascii="Calibri" w:eastAsia="Calibri" w:hAnsi="Calibri"/>
          <w:kern w:val="3"/>
        </w:rPr>
        <w:t xml:space="preserve">. This definition is still widely accepted </w:t>
      </w:r>
      <w:r w:rsidRPr="005A3040">
        <w:rPr>
          <w:rFonts w:ascii="Calibri" w:eastAsia="Calibri" w:hAnsi="Calibri"/>
          <w:kern w:val="3"/>
        </w:rPr>
        <w:fldChar w:fldCharType="begin"/>
      </w:r>
      <w:r w:rsidR="00CD75FA">
        <w:rPr>
          <w:rFonts w:ascii="Calibri" w:eastAsia="Calibri" w:hAnsi="Calibri"/>
          <w:kern w:val="3"/>
        </w:rPr>
        <w:instrText xml:space="preserve"> ADDIN ZOTERO_ITEM CSL_CITATION {"citationID":"23anunce56","properties":{"formattedCitation":"(de Haen, Klasen, &amp; Qaim, 2011)","plainCitation":"(de Haen, Klasen, &amp; Qaim, 2011)"},"citationItems":[{"id":36,"uris":["http://zotero.org/groups/450117/items/6UFCJQX9"],"uri":["http://zotero.org/groups/450117/items/6UFCJQX9"],"itemData":{"id":36,"type":"article-journal","title":"What do we really know? Metrics for food insecurity and undernutrition","container-title":"Food Policy","page":"760-769","volume":"36","issue":"6","source":"CrossRef","DOI":"10.1016/j.foodpol.2011.08.003","ISSN":"03069192","note":"00079","shortTitle":"What do we really know?","language":"en","author":[{"family":"Haen","given":"Hartwig","non-dropping-particle":"de"},{"family":"Klasen","given":"Stephan"},{"family":"Qaim","given":"Matin"}],"issued":{"date-parts":[["2011",12]]}}}],"schema":"https://github.com/citation-style-language/schema/raw/master/csl-citation.json"} </w:instrText>
      </w:r>
      <w:r w:rsidRPr="005A3040">
        <w:rPr>
          <w:rFonts w:ascii="Calibri" w:eastAsia="Calibri" w:hAnsi="Calibri"/>
          <w:kern w:val="3"/>
        </w:rPr>
        <w:fldChar w:fldCharType="separate"/>
      </w:r>
      <w:r w:rsidRPr="005A3040">
        <w:rPr>
          <w:rFonts w:ascii="Calibri" w:eastAsia="Calibri" w:hAnsi="Calibri"/>
          <w:kern w:val="3"/>
        </w:rPr>
        <w:t>(de Haen, Klasen, &amp; Qaim, 2011)</w:t>
      </w:r>
      <w:r w:rsidRPr="005A3040">
        <w:rPr>
          <w:rFonts w:ascii="Calibri" w:eastAsia="Calibri" w:hAnsi="Calibri"/>
          <w:kern w:val="3"/>
        </w:rPr>
        <w:fldChar w:fldCharType="end"/>
      </w:r>
      <w:r w:rsidRPr="005A3040">
        <w:rPr>
          <w:rFonts w:ascii="Calibri" w:eastAsia="Calibri" w:hAnsi="Calibri"/>
          <w:kern w:val="3"/>
        </w:rPr>
        <w:t xml:space="preserve">. It covers all previously mentioned concepts: sufficiency, availability, access and dietary quality. Nutrition security is sometimes used interchangeably with food security </w:t>
      </w:r>
      <w:r w:rsidRPr="005A3040">
        <w:rPr>
          <w:rFonts w:ascii="Calibri" w:eastAsia="Calibri" w:hAnsi="Calibri"/>
          <w:kern w:val="3"/>
        </w:rPr>
        <w:fldChar w:fldCharType="begin"/>
      </w:r>
      <w:r w:rsidR="00CD75FA">
        <w:rPr>
          <w:rFonts w:ascii="Calibri" w:eastAsia="Calibri" w:hAnsi="Calibri"/>
          <w:kern w:val="3"/>
        </w:rPr>
        <w:instrText xml:space="preserve"> ADDIN ZOTERO_ITEM CSL_CITATION {"citationID":"27nrug59qr","properties":{"formattedCitation":"(Jones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eastAsia="Calibri" w:hAnsi="Calibri"/>
          <w:kern w:val="3"/>
        </w:rPr>
        <w:fldChar w:fldCharType="separate"/>
      </w:r>
      <w:r w:rsidRPr="005A3040">
        <w:rPr>
          <w:rFonts w:ascii="Calibri" w:eastAsia="Calibri" w:hAnsi="Calibri"/>
          <w:kern w:val="3"/>
        </w:rPr>
        <w:t>(Jones et al., 2013)</w:t>
      </w:r>
      <w:r w:rsidRPr="005A3040">
        <w:rPr>
          <w:rFonts w:ascii="Calibri" w:eastAsia="Calibri" w:hAnsi="Calibri"/>
          <w:kern w:val="3"/>
        </w:rPr>
        <w:fldChar w:fldCharType="end"/>
      </w:r>
      <w:r w:rsidRPr="005A3040">
        <w:rPr>
          <w:rFonts w:ascii="Calibri" w:eastAsia="Calibri" w:hAnsi="Calibri"/>
          <w:kern w:val="3"/>
        </w:rPr>
        <w:t xml:space="preserve">, but is a different and less commonly used term </w:t>
      </w:r>
      <w:r w:rsidRPr="005A3040">
        <w:rPr>
          <w:rFonts w:ascii="Calibri" w:eastAsia="Calibri" w:hAnsi="Calibri"/>
          <w:kern w:val="3"/>
        </w:rPr>
        <w:fldChar w:fldCharType="begin"/>
      </w:r>
      <w:r w:rsidR="00CD75FA">
        <w:rPr>
          <w:rFonts w:ascii="Calibri" w:eastAsia="Calibri" w:hAnsi="Calibri"/>
          <w:kern w:val="3"/>
        </w:rPr>
        <w:instrText xml:space="preserve"> ADDIN ZOTERO_ITEM CSL_CITATION {"citationID":"2cbmktroo5","properties":{"formattedCitation":"(Haddad, Kennedy, &amp; Sullivan, 1994)","plainCitation":"(Haddad, Kennedy, &amp; Sullivan, 1994)"},"citationItems":[{"id":167,"uris":["http://zotero.org/users/2835879/items/FHC3EVW6"],"uri":["http://zotero.org/users/2835879/items/FHC3EVW6"],"itemData":{"id":167,"type":"article-journal","title":"Choice of indicators for food security and nutrition monitoring","container-title":"Special Issue Household Food Security and Nutrition Monitoring The African Experience","page":"329-343","volume":"19","issue":"3","abstract":"Traditional indicators of food and nutrition security such as calorie adequacy and anthropometric indicators have been found difficult to incorporate into ongoing monitoring and evaluation systems. This paper develops a conceptual framework to identify and evaluate alternative indicators of food and nutrition security. The results of the empirical analysis of four different data sets show that relatively simple indicators perform well in locating the food and nutrition insecure. The paper makes several suggestions for the choice of indicators for food security and nutrition monitoring in Africa.","DOI":"10.1016/0306-9192(94)90079-5","ISSN":"0306-9192","journalAbbreviation":"Food Policy","author":[{"family":"Haddad","given":"Lawrence"},{"family":"Kennedy","given":"Eileen"},{"family":"Sullivan","given":"Joan"}],"issued":{"date-parts":[["1994",6]]}}}],"schema":"https://github.com/citation-style-language/schema/raw/master/csl-citation.json"} </w:instrText>
      </w:r>
      <w:r w:rsidRPr="005A3040">
        <w:rPr>
          <w:rFonts w:ascii="Calibri" w:eastAsia="Calibri" w:hAnsi="Calibri"/>
          <w:kern w:val="3"/>
        </w:rPr>
        <w:fldChar w:fldCharType="separate"/>
      </w:r>
      <w:r w:rsidRPr="005A3040">
        <w:rPr>
          <w:rFonts w:ascii="Calibri" w:eastAsia="Calibri" w:hAnsi="Calibri"/>
          <w:kern w:val="3"/>
        </w:rPr>
        <w:t>(Haddad, Kennedy, &amp; Sullivan, 1994)</w:t>
      </w:r>
      <w:r w:rsidRPr="005A3040">
        <w:rPr>
          <w:rFonts w:ascii="Calibri" w:eastAsia="Calibri" w:hAnsi="Calibri"/>
          <w:kern w:val="3"/>
        </w:rPr>
        <w:fldChar w:fldCharType="end"/>
      </w:r>
      <w:r w:rsidRPr="005A3040">
        <w:rPr>
          <w:rFonts w:ascii="Calibri" w:eastAsia="Calibri" w:hAnsi="Calibri"/>
          <w:kern w:val="3"/>
        </w:rPr>
        <w:t xml:space="preserve">. The FAO definition of nutrition security is “A situation that exists when secure access to an appropriately nutritious diet is coupled with a sanitary environment, adequate health services and care, in order to ensure a healthy and active life for all household members” </w:t>
      </w:r>
      <w:r w:rsidRPr="005A3040">
        <w:rPr>
          <w:rFonts w:ascii="Calibri" w:eastAsia="Calibri" w:hAnsi="Calibri"/>
          <w:kern w:val="3"/>
        </w:rPr>
        <w:fldChar w:fldCharType="begin"/>
      </w:r>
      <w:r w:rsidR="00CD75FA">
        <w:rPr>
          <w:rFonts w:ascii="Calibri" w:eastAsia="Calibri" w:hAnsi="Calibri"/>
          <w:kern w:val="3"/>
        </w:rPr>
        <w:instrText xml:space="preserve"> ADDIN ZOTERO_ITEM CSL_CITATION {"citationID":"1db22s63ed","properties":{"formattedCitation":"(Jones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eastAsia="Calibri" w:hAnsi="Calibri"/>
          <w:kern w:val="3"/>
        </w:rPr>
        <w:fldChar w:fldCharType="separate"/>
      </w:r>
      <w:r w:rsidRPr="005A3040">
        <w:rPr>
          <w:rFonts w:ascii="Calibri" w:eastAsia="Calibri" w:hAnsi="Calibri"/>
          <w:kern w:val="3"/>
        </w:rPr>
        <w:t>(Jones et al., 2013)</w:t>
      </w:r>
      <w:r w:rsidRPr="005A3040">
        <w:rPr>
          <w:rFonts w:ascii="Calibri" w:eastAsia="Calibri" w:hAnsi="Calibri"/>
          <w:kern w:val="3"/>
        </w:rPr>
        <w:fldChar w:fldCharType="end"/>
      </w:r>
      <w:r w:rsidRPr="005A3040">
        <w:rPr>
          <w:rFonts w:ascii="Calibri" w:eastAsia="Calibri" w:hAnsi="Calibri"/>
          <w:kern w:val="3"/>
        </w:rPr>
        <w:t xml:space="preserve">. The </w:t>
      </w:r>
      <w:r w:rsidRPr="005A3040">
        <w:rPr>
          <w:rFonts w:ascii="Calibri" w:eastAsia="Calibri" w:hAnsi="Calibri"/>
          <w:kern w:val="3"/>
        </w:rPr>
        <w:fldChar w:fldCharType="begin"/>
      </w:r>
      <w:r w:rsidR="00CD75FA">
        <w:rPr>
          <w:rFonts w:ascii="Calibri" w:eastAsia="Calibri" w:hAnsi="Calibri"/>
          <w:kern w:val="3"/>
        </w:rPr>
        <w:instrText xml:space="preserve"> ADDIN ZOTERO_ITEM CSL_CITATION {"citationID":"h2mh7a45i","properties":{"custom":"UNICEF (1990)","formattedCitation":"UNICEF (1990)","plainCitation":"UNICEF (1990)"},"citationItems":[{"id":116,"uris":["http://zotero.org/groups/450117/items/GXZIFPDW"],"uri":["http://zotero.org/groups/450117/items/GXZIFPDW"],"itemData":{"id":116,"type":"report","title":"Strategy for improved nutrition of children and women in developing countries","publisher-place":"New York, NY","genre":"Policy Review Paper","event-place":"New York, NY","note":"00569","number":"E/ICEF/1990/L.6, 9 March 1990","author":[{"family":"UNICEF","given":""}],"issued":{"date-parts":[["1990"]]}}}],"schema":"https://github.com/citation-style-language/schema/raw/master/csl-citation.json"} </w:instrText>
      </w:r>
      <w:r w:rsidRPr="005A3040">
        <w:rPr>
          <w:rFonts w:ascii="Calibri" w:eastAsia="Calibri" w:hAnsi="Calibri"/>
          <w:kern w:val="3"/>
        </w:rPr>
        <w:fldChar w:fldCharType="separate"/>
      </w:r>
      <w:r w:rsidRPr="005A3040">
        <w:rPr>
          <w:rFonts w:ascii="Calibri" w:eastAsia="Calibri" w:hAnsi="Calibri"/>
          <w:kern w:val="3"/>
        </w:rPr>
        <w:t>UNICEF (1990)</w:t>
      </w:r>
      <w:r w:rsidRPr="005A3040">
        <w:rPr>
          <w:rFonts w:ascii="Calibri" w:eastAsia="Calibri" w:hAnsi="Calibri"/>
          <w:kern w:val="3"/>
        </w:rPr>
        <w:fldChar w:fldCharType="end"/>
      </w:r>
      <w:r w:rsidRPr="00EF7BC7">
        <w:rPr>
          <w:rFonts w:ascii="Calibri" w:hAnsi="Calibri"/>
          <w:sz w:val="20"/>
          <w:szCs w:val="20"/>
        </w:rPr>
        <w:t xml:space="preserve"> </w:t>
      </w:r>
      <w:r w:rsidRPr="005A3040">
        <w:rPr>
          <w:rFonts w:ascii="Calibri" w:hAnsi="Calibri"/>
        </w:rPr>
        <w:t xml:space="preserve">‘conceptual framework for the causes of malnutrition in society’ in figure 1 is and widely used depiction of the relation between food, nutrition and health </w:t>
      </w:r>
      <w:r w:rsidRPr="005A3040">
        <w:rPr>
          <w:rFonts w:ascii="Calibri" w:hAnsi="Calibri"/>
        </w:rPr>
        <w:fldChar w:fldCharType="begin"/>
      </w:r>
      <w:r w:rsidR="00CD75FA">
        <w:rPr>
          <w:rFonts w:ascii="Calibri" w:hAnsi="Calibri"/>
        </w:rPr>
        <w:instrText xml:space="preserve"> ADDIN ZOTERO_ITEM CSL_CITATION {"citationID":"EH2HXwLu","properties":{"formattedCitation":"(J. B. Mason, n.d.; S. Maxwell &amp; Smith, 1992)","plainCitation":"(J. B. Mason, n.d.; S. Maxwell &amp; Smith, 1992)"},"citationItems":[{"id":134,"uris":["http://zotero.org/groups/450117/items/SD6MAKRW"],"uri":["http://zotero.org/groups/450117/items/SD6MAKRW"],"itemData":{"id":134,"type":"report","title":"Keynote paper: Measuring hunger and malnutrition","publisher":"Tulane University New Orleans, LA, USA","source":"FAO Corporate Document Repository","URL":"http://www.fao.org/docrep/005/y4249e/y4249e0d.htm#TopOfPage","note":"00000","author":[{"family":"Mason","given":"John B."}],"accessed":{"date-parts":[["2016",1,3]]}}},{"id":82,"uris":["http://zotero.org/groups/450117/items/2E9E5MJR"],"uri":["http://zotero.org/groups/450117/items/2E9E5MJR"],"itemData":{"id":82,"type":"article-journal","title":"Household food security: a conceptual review","container-title":"Household food security: Concepts, indicators, measurements","page":"1-72","note":"00750","journalAbbreviation":"Household food security: Concepts, indicators, measurements","author":[{"family":"Maxwell","given":"Simon"},{"family":"Smith","given":"Marisol"}],"issued":{"date-parts":[["1992"]]}}}],"schema":"https://github.com/citation-style-language/schema/raw/master/csl-citation.json"} </w:instrText>
      </w:r>
      <w:r w:rsidRPr="005A3040">
        <w:rPr>
          <w:rFonts w:ascii="Calibri" w:hAnsi="Calibri"/>
        </w:rPr>
        <w:fldChar w:fldCharType="separate"/>
      </w:r>
      <w:r w:rsidR="00C01952" w:rsidRPr="00C01952">
        <w:rPr>
          <w:rFonts w:ascii="Calibri" w:hAnsi="Calibri"/>
        </w:rPr>
        <w:t>(J. B. Mason, n.d.; S. Maxwell &amp; Smith, 1992)</w:t>
      </w:r>
      <w:r w:rsidRPr="005A3040">
        <w:rPr>
          <w:rFonts w:ascii="Calibri" w:hAnsi="Calibri"/>
        </w:rPr>
        <w:fldChar w:fldCharType="end"/>
      </w:r>
      <w:r w:rsidRPr="005A3040">
        <w:rPr>
          <w:rFonts w:ascii="Calibri" w:hAnsi="Calibri"/>
        </w:rPr>
        <w:t>. It clearly shows the difference between food- and nutrition (in</w:t>
      </w:r>
      <w:r w:rsidR="0078486C">
        <w:rPr>
          <w:rFonts w:ascii="Calibri" w:hAnsi="Calibri"/>
        </w:rPr>
        <w:t>)</w:t>
      </w:r>
      <w:r w:rsidR="0078486C" w:rsidRPr="005A3040">
        <w:rPr>
          <w:rFonts w:ascii="Calibri" w:hAnsi="Calibri"/>
        </w:rPr>
        <w:t>security</w:t>
      </w:r>
      <w:r w:rsidR="0078486C">
        <w:rPr>
          <w:rFonts w:ascii="Calibri" w:hAnsi="Calibri"/>
        </w:rPr>
        <w:t xml:space="preserve">. Food insecurity </w:t>
      </w:r>
      <w:r w:rsidRPr="005A3040">
        <w:rPr>
          <w:rFonts w:ascii="Calibri" w:hAnsi="Calibri"/>
        </w:rPr>
        <w:t xml:space="preserve">relates to individual- and household food intake, whereas nutrition also depends on good health. Food security is an ex-ante condition with respect to nutrition and health </w:t>
      </w:r>
      <w:r w:rsidRPr="005A3040">
        <w:rPr>
          <w:rFonts w:ascii="Calibri" w:hAnsi="Calibri"/>
        </w:rPr>
        <w:fldChar w:fldCharType="begin"/>
      </w:r>
      <w:r w:rsidR="00CD75FA">
        <w:rPr>
          <w:rFonts w:ascii="Calibri" w:hAnsi="Calibri"/>
        </w:rPr>
        <w:instrText xml:space="preserve"> ADDIN ZOTERO_ITEM CSL_CITATION {"citationID":"1ubj5l2bi0","properties":{"formattedCitation":"(Barrett, 2002)","plainCitation":"(Barrett, 2002)"},"citationItems":[{"id":145,"uris":["http://zotero.org/groups/450117/items/X57SXC6N"],"uri":["http://zotero.org/groups/450117/items/X57SXC6N"],"itemData":{"id":145,"type":"chapter","title":"Chapter 40 Food security and food assistance programs","container-title":"Handbook of Agricultural Economics","publisher":"Elsevier","page":"2103-2190","volume":"2","source":"CrossRef","URL":"http://linkinghub.elsevier.com/retrieve/pii/S1574007202100272","ISBN":"978-0-444-51079-2","note":"00000","language":"en","author":[{"family":"Barrett","given":"Christopher B."}],"issued":{"date-parts":[["2002"]]},"accessed":{"date-parts":[["2016",3,2]]}}}],"schema":"https://github.com/citation-style-language/schema/raw/master/csl-citation.json"} </w:instrText>
      </w:r>
      <w:r w:rsidRPr="005A3040">
        <w:rPr>
          <w:rFonts w:ascii="Calibri" w:hAnsi="Calibri"/>
        </w:rPr>
        <w:fldChar w:fldCharType="separate"/>
      </w:r>
      <w:r w:rsidRPr="005A3040">
        <w:rPr>
          <w:rFonts w:ascii="Calibri" w:hAnsi="Calibri"/>
        </w:rPr>
        <w:t>(Barrett, 2002)</w:t>
      </w:r>
      <w:r w:rsidRPr="005A3040">
        <w:rPr>
          <w:rFonts w:ascii="Calibri" w:hAnsi="Calibri"/>
        </w:rPr>
        <w:fldChar w:fldCharType="end"/>
      </w:r>
      <w:r w:rsidRPr="005A3040">
        <w:rPr>
          <w:rFonts w:ascii="Calibri" w:hAnsi="Calibri"/>
        </w:rPr>
        <w:t xml:space="preserve">. It is a necessary, but not a sufficient condition </w:t>
      </w:r>
      <w:r w:rsidRPr="005A3040">
        <w:rPr>
          <w:rFonts w:ascii="Calibri" w:hAnsi="Calibri"/>
        </w:rPr>
        <w:fldChar w:fldCharType="begin"/>
      </w:r>
      <w:r w:rsidR="00CD75FA">
        <w:rPr>
          <w:rFonts w:ascii="Calibri" w:hAnsi="Calibri"/>
        </w:rPr>
        <w:instrText xml:space="preserve"> ADDIN ZOTERO_ITEM CSL_CITATION {"citationID":"1h7ado6701","properties":{"formattedCitation":"(Jones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r w:rsidRPr="005A3040">
        <w:rPr>
          <w:rFonts w:ascii="Calibri" w:hAnsi="Calibri"/>
        </w:rPr>
        <w:t>. Both food security and health depend on human, economic and organisational resources.</w:t>
      </w:r>
    </w:p>
    <w:p w14:paraId="53EA0D21" w14:textId="49FD8198" w:rsidR="005A3040" w:rsidRPr="004E710C" w:rsidRDefault="005A3040" w:rsidP="00C01952">
      <w:pPr>
        <w:spacing w:line="360" w:lineRule="auto"/>
        <w:jc w:val="both"/>
        <w:rPr>
          <w:rFonts w:asciiTheme="minorHAnsi" w:hAnsiTheme="minorHAnsi"/>
        </w:rPr>
      </w:pPr>
      <w:r w:rsidRPr="005A3040">
        <w:rPr>
          <w:rFonts w:ascii="Calibri" w:hAnsi="Calibri"/>
        </w:rPr>
        <w:t xml:space="preserve"> If food security involves always having access to sufficient, safe and nutritious food, then ‘</w:t>
      </w:r>
      <w:r w:rsidRPr="005A3040">
        <w:rPr>
          <w:rFonts w:ascii="Calibri" w:hAnsi="Calibri"/>
          <w:b/>
          <w:bCs/>
        </w:rPr>
        <w:t xml:space="preserve">food insecurity’ </w:t>
      </w:r>
      <w:r w:rsidRPr="005A3040">
        <w:rPr>
          <w:rFonts w:ascii="Calibri" w:hAnsi="Calibri"/>
        </w:rPr>
        <w:t xml:space="preserve">means that access to enough and appropriate food is uncertain </w:t>
      </w:r>
      <w:r w:rsidRPr="005A3040">
        <w:rPr>
          <w:rFonts w:ascii="Calibri" w:hAnsi="Calibri"/>
        </w:rPr>
        <w:fldChar w:fldCharType="begin"/>
      </w:r>
      <w:r w:rsidR="00CD75FA">
        <w:rPr>
          <w:rFonts w:ascii="Calibri" w:hAnsi="Calibri"/>
        </w:rPr>
        <w:instrText xml:space="preserve"> ADDIN ZOTERO_ITEM CSL_CITATION {"citationID":"1eon62viq3","properties":{"formattedCitation":"(Barrett, 2002)","plainCitation":"(Barrett, 2002)"},"citationItems":[{"id":145,"uris":["http://zotero.org/groups/450117/items/X57SXC6N"],"uri":["http://zotero.org/groups/450117/items/X57SXC6N"],"itemData":{"id":145,"type":"chapter","title":"Chapter 40 Food security and food assistance programs","container-title":"Handbook of Agricultural Economics","publisher":"Elsevier","page":"2103-2190","volume":"2","source":"CrossRef","URL":"http://linkinghub.elsevier.com/retrieve/pii/S1574007202100272","ISBN":"978-0-444-51079-2","note":"00000","language":"en","author":[{"family":"Barrett","given":"Christopher B."}],"issued":{"date-parts":[["2002"]]},"accessed":{"date-parts":[["2016",3,2]]}}}],"schema":"https://github.com/citation-style-language/schema/raw/master/csl-citation.json"} </w:instrText>
      </w:r>
      <w:r w:rsidRPr="005A3040">
        <w:rPr>
          <w:rFonts w:ascii="Calibri" w:hAnsi="Calibri"/>
        </w:rPr>
        <w:fldChar w:fldCharType="separate"/>
      </w:r>
      <w:r w:rsidRPr="005A3040">
        <w:rPr>
          <w:rFonts w:ascii="Calibri" w:hAnsi="Calibri"/>
        </w:rPr>
        <w:t>(Barrett, 2002)</w:t>
      </w:r>
      <w:r w:rsidRPr="005A3040">
        <w:rPr>
          <w:rFonts w:ascii="Calibri" w:hAnsi="Calibri"/>
        </w:rPr>
        <w:fldChar w:fldCharType="end"/>
      </w:r>
      <w:r w:rsidRPr="005A3040">
        <w:rPr>
          <w:rFonts w:ascii="Calibri" w:hAnsi="Calibri"/>
        </w:rPr>
        <w:t>.  Sometimes food insecurity is classified as chronic or transitory, but the time</w:t>
      </w:r>
      <w:r w:rsidR="006E6C10">
        <w:rPr>
          <w:rFonts w:ascii="Calibri" w:hAnsi="Calibri"/>
        </w:rPr>
        <w:t xml:space="preserve"> </w:t>
      </w:r>
      <w:r w:rsidRPr="005A3040">
        <w:rPr>
          <w:rFonts w:ascii="Calibri" w:hAnsi="Calibri"/>
        </w:rPr>
        <w:t xml:space="preserve">frames for these classifications have not been made explicit </w:t>
      </w:r>
      <w:r w:rsidRPr="005A3040">
        <w:rPr>
          <w:rFonts w:ascii="Calibri" w:hAnsi="Calibri"/>
        </w:rPr>
        <w:fldChar w:fldCharType="begin"/>
      </w:r>
      <w:r w:rsidR="00CD75FA">
        <w:rPr>
          <w:rFonts w:ascii="Calibri" w:hAnsi="Calibri"/>
        </w:rPr>
        <w:instrText xml:space="preserve"> ADDIN ZOTERO_ITEM CSL_CITATION {"citationID":"1ai5va3out","properties":{"formattedCitation":"(Jones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r w:rsidRPr="005A3040">
        <w:rPr>
          <w:rFonts w:ascii="Calibri" w:hAnsi="Calibri"/>
        </w:rPr>
        <w:t xml:space="preserve">. </w:t>
      </w:r>
      <w:r w:rsidRPr="005A3040">
        <w:rPr>
          <w:rFonts w:ascii="Calibri" w:hAnsi="Calibri"/>
          <w:b/>
          <w:bCs/>
        </w:rPr>
        <w:t>Undernourishment</w:t>
      </w:r>
      <w:r w:rsidRPr="005A3040">
        <w:rPr>
          <w:rFonts w:ascii="Calibri" w:hAnsi="Calibri"/>
        </w:rPr>
        <w:t xml:space="preserve"> is seen as an extreme form of food insecurity. It is a term used by the FAO to describe the situation when caloric intake is below the dietary energy requirement </w:t>
      </w:r>
      <w:r w:rsidRPr="005A3040">
        <w:rPr>
          <w:rFonts w:ascii="Calibri" w:hAnsi="Calibri"/>
        </w:rPr>
        <w:fldChar w:fldCharType="begin"/>
      </w:r>
      <w:r w:rsidR="00CD75FA">
        <w:rPr>
          <w:rFonts w:ascii="Calibri" w:hAnsi="Calibri"/>
        </w:rPr>
        <w:instrText xml:space="preserve"> ADDIN ZOTERO_ITEM CSL_CITATION {"citationID":"1p12b8d2j1","properties":{"formattedCitation":"(Jones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r w:rsidRPr="005A3040">
        <w:rPr>
          <w:rFonts w:ascii="Calibri" w:hAnsi="Calibri"/>
        </w:rPr>
        <w:t xml:space="preserve">. </w:t>
      </w:r>
      <w:r w:rsidRPr="005A3040">
        <w:rPr>
          <w:rFonts w:ascii="Calibri" w:hAnsi="Calibri"/>
          <w:b/>
          <w:bCs/>
        </w:rPr>
        <w:t>Malnutrition</w:t>
      </w:r>
      <w:r w:rsidRPr="005A3040">
        <w:rPr>
          <w:rFonts w:ascii="Calibri" w:hAnsi="Calibri"/>
        </w:rPr>
        <w:t xml:space="preserve"> is a similar term, that also takes into account micronutrient deficiencies</w:t>
      </w:r>
      <w:r w:rsidR="006E6C10">
        <w:rPr>
          <w:rFonts w:ascii="Calibri" w:hAnsi="Calibri"/>
        </w:rPr>
        <w:t xml:space="preserve"> (or excess)</w:t>
      </w:r>
      <w:r w:rsidRPr="005A3040">
        <w:rPr>
          <w:rFonts w:ascii="Calibri" w:hAnsi="Calibri"/>
        </w:rPr>
        <w:t xml:space="preserve"> </w:t>
      </w:r>
      <w:r w:rsidRPr="005A3040">
        <w:rPr>
          <w:rFonts w:ascii="Calibri" w:hAnsi="Calibri"/>
        </w:rPr>
        <w:fldChar w:fldCharType="begin"/>
      </w:r>
      <w:r w:rsidR="00CD75FA">
        <w:rPr>
          <w:rFonts w:ascii="Calibri" w:hAnsi="Calibri"/>
        </w:rPr>
        <w:instrText xml:space="preserve"> ADDIN ZOTERO_ITEM CSL_CITATION {"citationID":"1se6t58tk5","properties":{"formattedCitation":"(Barrett, 2002; Jones et al., 2013)","plainCitation":"(Barrett, 2002; Jones et al., 2013)"},"citationItems":[{"id":145,"uris":["http://zotero.org/groups/450117/items/X57SXC6N"],"uri":["http://zotero.org/groups/450117/items/X57SXC6N"],"itemData":{"id":145,"type":"chapter","title":"Chapter 40 Food security and food assistance programs","container-title":"Handbook of Agricultural Economics","publisher":"Elsevier","page":"2103-2190","volume":"2","source":"CrossRef","URL":"http://linkinghub.elsevier.com/retrieve/pii/S1574007202100272","ISBN":"978-0-444-51079-2","note":"00000","language":"en","author":[{"family":"Barrett","given":"Christopher B."}],"issued":{"date-parts":[["2002"]]},"accessed":{"date-parts":[["2016",3,2]]}}},{"id":46,"uris":["http://zotero.org/groups/450117/items/S6C6KZ2R"],"uri":["http://zotero.org/groups/450117/items/S6C6KZ2R"],"itemData":{"id":46,"type":"article-journal","title":"What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(Barrett, 2002; Jones et al., 2013)</w:t>
      </w:r>
      <w:r w:rsidRPr="005A3040">
        <w:rPr>
          <w:rFonts w:ascii="Calibri" w:hAnsi="Calibri"/>
        </w:rPr>
        <w:fldChar w:fldCharType="end"/>
      </w:r>
      <w:r w:rsidRPr="005A3040">
        <w:rPr>
          <w:rFonts w:ascii="Calibri" w:hAnsi="Calibri"/>
        </w:rPr>
        <w:t xml:space="preserve">. </w:t>
      </w:r>
      <w:r w:rsidRPr="005A3040">
        <w:rPr>
          <w:rFonts w:ascii="Calibri" w:hAnsi="Calibri"/>
          <w:b/>
          <w:bCs/>
        </w:rPr>
        <w:t>Micronutrients</w:t>
      </w:r>
      <w:r w:rsidRPr="005A3040">
        <w:rPr>
          <w:rFonts w:ascii="Calibri" w:hAnsi="Calibri"/>
        </w:rPr>
        <w:t xml:space="preserve"> are  vitamins, minerals and certain other substances that are required by the body in small amounts </w:t>
      </w:r>
      <w:r w:rsidRPr="005A3040">
        <w:rPr>
          <w:rFonts w:ascii="Calibri" w:hAnsi="Calibri"/>
        </w:rPr>
        <w:fldChar w:fldCharType="begin"/>
      </w:r>
      <w:r w:rsidR="00CD75FA">
        <w:rPr>
          <w:rFonts w:ascii="Calibri" w:hAnsi="Calibri"/>
        </w:rPr>
        <w:instrText xml:space="preserve"> ADDIN ZOTERO_ITEM CSL_CITATION {"citationID":"1pra26g6c0","properties":{"formattedCitation":"(Millennium Project Task Force on Hunger, 2004)","plainCitation":"(Millennium Project Task Force on Hunger, 2004)"},"citationItems":[{"id":105,"uris":["http://zotero.org/groups/450117/items/DUQ5DIZH"],"uri":["http://zotero.org/groups/450117/items/DUQ5DIZH"],"itemData":{"id":105,"type":"report","title":"Halving hunger by 2015: a framework for action.","publisher":"United Nations Development Programme","publisher-place":"New York","event-place":"New York","URL":"http://www.unmillenniumproject.org/documents/tf2interim.pdf","note":"00000","author":[{"family":"Millennium Project Task Force on Hunger","given":""}],"issued":{"date-parts":[["2004"]]},"accessed":{"date-parts":[["2016",2,5]]}}}],"schema":"https://github.com/citation-style-language/schema/raw/master/csl-citation.json"} </w:instrText>
      </w:r>
      <w:r w:rsidRPr="005A3040">
        <w:rPr>
          <w:rFonts w:ascii="Calibri" w:hAnsi="Calibri"/>
        </w:rPr>
        <w:fldChar w:fldCharType="separate"/>
      </w:r>
      <w:r w:rsidRPr="005A3040">
        <w:rPr>
          <w:rFonts w:ascii="Calibri" w:hAnsi="Calibri"/>
        </w:rPr>
        <w:t>(Millennium Project Task Force on Hunger, 2004)</w:t>
      </w:r>
      <w:r w:rsidRPr="005A3040">
        <w:rPr>
          <w:rFonts w:ascii="Calibri" w:hAnsi="Calibri"/>
        </w:rPr>
        <w:fldChar w:fldCharType="end"/>
      </w:r>
      <w:r w:rsidRPr="005A3040">
        <w:rPr>
          <w:rFonts w:ascii="Calibri" w:hAnsi="Calibri"/>
        </w:rPr>
        <w:t xml:space="preserve">. Figure 2 shows how the different concepts overlap: </w:t>
      </w:r>
      <w:r w:rsidRPr="005A3040">
        <w:rPr>
          <w:rFonts w:ascii="Calibri" w:hAnsi="Calibri"/>
          <w:b/>
          <w:bCs/>
        </w:rPr>
        <w:t>Hungry</w:t>
      </w:r>
      <w:r w:rsidRPr="005A3040">
        <w:rPr>
          <w:rFonts w:ascii="Calibri" w:hAnsi="Calibri"/>
        </w:rPr>
        <w:t xml:space="preserve"> means lacking the basic food intake needed to be fully productive, both in terms of energy or nutrients. </w:t>
      </w:r>
      <w:r w:rsidRPr="005A3040">
        <w:rPr>
          <w:rFonts w:ascii="Calibri" w:hAnsi="Calibri"/>
        </w:rPr>
        <w:lastRenderedPageBreak/>
        <w:t xml:space="preserve">This is an outcome of food insecurity: all hungry people are food insecure, but not all food insecure people are hungry. People that are at risk of losing access to food are food insecure, without necessarily being hungry.  </w:t>
      </w:r>
      <w:r w:rsidRPr="005A3040">
        <w:rPr>
          <w:rFonts w:ascii="Calibri" w:hAnsi="Calibri"/>
          <w:b/>
          <w:bCs/>
        </w:rPr>
        <w:t>Undernutrition</w:t>
      </w:r>
      <w:r w:rsidRPr="005A3040">
        <w:rPr>
          <w:rFonts w:ascii="Calibri" w:hAnsi="Calibri"/>
        </w:rPr>
        <w:t xml:space="preserve"> can be food related or non-food related (e.g. due to illnesses or sanitary issues). It can be caused by undernourishment but also by poor absorption or use of nutrients. If undernutrition is food related, it can either be direct hunger, or hidden hunger (e.g. malnutrition from micro-nutrient deficiency) </w:t>
      </w:r>
      <w:r w:rsidRPr="005A3040">
        <w:rPr>
          <w:rFonts w:ascii="Calibri" w:hAnsi="Calibri"/>
        </w:rPr>
        <w:fldChar w:fldCharType="begin"/>
      </w:r>
      <w:r w:rsidR="00CD75FA">
        <w:rPr>
          <w:rFonts w:ascii="Calibri" w:hAnsi="Calibri"/>
        </w:rPr>
        <w:instrText xml:space="preserve"> ADDIN ZOTERO_ITEM CSL_CITATION {"citationID":"2fb4g7rrh6","properties":{"formattedCitation":"(Millennium Project Task Force on Hunger, 2004)","plainCitation":"(Millennium Project Task Force on Hunger, 2004)"},"citationItems":[{"id":105,"uris":["http://zotero.org/groups/450117/items/DUQ5DIZH"],"uri":["http://zotero.org/groups/450117/items/DUQ5DIZH"],"itemData":{"id":105,"type":"report","title":"Halving hunger by 2015: a framework for action.","publisher":"United Nations Development Programme","publisher-place":"New York","event-place":"New York","URL":"http://www.unmillenniumproject.org/documents/tf2interim.pdf","note":"00000","author":[{"family":"Millennium Project Task Force on Hunger","given":""}],"issued":{"date-parts":[["2004"]]},"accessed":{"date-parts":[["2016",2,5]]}}}],"schema":"https://github.com/citation-style-language/schema/raw/master/csl-citation.json"} </w:instrText>
      </w:r>
      <w:r w:rsidRPr="005A3040">
        <w:rPr>
          <w:rFonts w:ascii="Calibri" w:hAnsi="Calibri"/>
        </w:rPr>
        <w:fldChar w:fldCharType="separate"/>
      </w:r>
      <w:r w:rsidRPr="005A3040">
        <w:rPr>
          <w:rFonts w:ascii="Calibri" w:hAnsi="Calibri"/>
        </w:rPr>
        <w:t>(Millennium Project Task Force on Hunger, 2004)</w:t>
      </w:r>
      <w:r w:rsidRPr="005A3040">
        <w:rPr>
          <w:rFonts w:ascii="Calibri" w:hAnsi="Calibri"/>
        </w:rPr>
        <w:fldChar w:fldCharType="end"/>
      </w:r>
      <w:r w:rsidRPr="005A3040">
        <w:rPr>
          <w:rFonts w:ascii="Calibri" w:hAnsi="Calibri"/>
        </w:rPr>
        <w:t xml:space="preserve">. Note that undernutrition is not the same as </w:t>
      </w:r>
      <w:r w:rsidRPr="004E710C">
        <w:rPr>
          <w:rFonts w:asciiTheme="minorHAnsi" w:hAnsiTheme="minorHAnsi"/>
        </w:rPr>
        <w:t>undernourishment or malnutrition. In summary:</w:t>
      </w:r>
    </w:p>
    <w:p w14:paraId="55068606" w14:textId="77777777" w:rsidR="005A3040" w:rsidRPr="004E710C" w:rsidRDefault="005A3040" w:rsidP="00A86794">
      <w:pPr>
        <w:pStyle w:val="Lijstalinea"/>
        <w:numPr>
          <w:ilvl w:val="0"/>
          <w:numId w:val="2"/>
        </w:numPr>
        <w:spacing w:line="360" w:lineRule="auto"/>
        <w:jc w:val="both"/>
        <w:rPr>
          <w:rFonts w:asciiTheme="minorHAnsi" w:hAnsiTheme="minorHAnsi"/>
        </w:rPr>
      </w:pPr>
      <w:r w:rsidRPr="004E710C">
        <w:rPr>
          <w:rFonts w:asciiTheme="minorHAnsi" w:hAnsiTheme="minorHAnsi"/>
          <w:b/>
          <w:bCs/>
        </w:rPr>
        <w:t xml:space="preserve">Undernourishment </w:t>
      </w:r>
      <w:r w:rsidRPr="004E710C">
        <w:rPr>
          <w:rFonts w:asciiTheme="minorHAnsi" w:hAnsiTheme="minorHAnsi"/>
        </w:rPr>
        <w:t xml:space="preserve">is inadequate </w:t>
      </w:r>
      <w:r w:rsidRPr="004E710C">
        <w:rPr>
          <w:rFonts w:asciiTheme="minorHAnsi" w:hAnsiTheme="minorHAnsi"/>
          <w:u w:val="single"/>
        </w:rPr>
        <w:t>calorie intake</w:t>
      </w:r>
      <w:r w:rsidRPr="004E710C">
        <w:rPr>
          <w:rFonts w:asciiTheme="minorHAnsi" w:hAnsiTheme="minorHAnsi"/>
        </w:rPr>
        <w:t>, because intake is below the dietary energy requirement.</w:t>
      </w:r>
    </w:p>
    <w:p w14:paraId="7650889E" w14:textId="77777777" w:rsidR="005A3040" w:rsidRPr="004E710C" w:rsidRDefault="005A3040" w:rsidP="00A86794">
      <w:pPr>
        <w:pStyle w:val="Lijstalinea"/>
        <w:numPr>
          <w:ilvl w:val="0"/>
          <w:numId w:val="2"/>
        </w:numPr>
        <w:spacing w:line="360" w:lineRule="auto"/>
        <w:jc w:val="both"/>
        <w:rPr>
          <w:rFonts w:asciiTheme="minorHAnsi" w:hAnsiTheme="minorHAnsi"/>
        </w:rPr>
      </w:pPr>
      <w:r w:rsidRPr="004E710C">
        <w:rPr>
          <w:rFonts w:asciiTheme="minorHAnsi" w:hAnsiTheme="minorHAnsi"/>
          <w:b/>
          <w:bCs/>
        </w:rPr>
        <w:t xml:space="preserve">Malnutrition </w:t>
      </w:r>
      <w:r w:rsidRPr="004E710C">
        <w:rPr>
          <w:rFonts w:asciiTheme="minorHAnsi" w:hAnsiTheme="minorHAnsi"/>
        </w:rPr>
        <w:t xml:space="preserve">is inadequate </w:t>
      </w:r>
      <w:r w:rsidRPr="004E710C">
        <w:rPr>
          <w:rFonts w:asciiTheme="minorHAnsi" w:hAnsiTheme="minorHAnsi"/>
          <w:u w:val="single"/>
        </w:rPr>
        <w:t>dietary intake</w:t>
      </w:r>
      <w:r w:rsidRPr="004E710C">
        <w:rPr>
          <w:rFonts w:asciiTheme="minorHAnsi" w:hAnsiTheme="minorHAnsi"/>
        </w:rPr>
        <w:t>, can be inadequate both due to deficiency of certain nutrients (calories, vitamins, minerals) and/or  to excess of certain nutrients (saturated fats, added sugar).</w:t>
      </w:r>
    </w:p>
    <w:p w14:paraId="0A95F995" w14:textId="77777777" w:rsidR="005A3040" w:rsidRPr="004E710C" w:rsidRDefault="005A3040" w:rsidP="00A86794">
      <w:pPr>
        <w:pStyle w:val="Lijstalinea"/>
        <w:numPr>
          <w:ilvl w:val="0"/>
          <w:numId w:val="2"/>
        </w:numPr>
        <w:spacing w:line="360" w:lineRule="auto"/>
        <w:jc w:val="both"/>
        <w:rPr>
          <w:rFonts w:asciiTheme="minorHAnsi" w:hAnsiTheme="minorHAnsi"/>
        </w:rPr>
      </w:pPr>
      <w:r w:rsidRPr="004E710C">
        <w:rPr>
          <w:rFonts w:asciiTheme="minorHAnsi" w:hAnsiTheme="minorHAnsi"/>
          <w:b/>
          <w:bCs/>
        </w:rPr>
        <w:t xml:space="preserve">Hunger: </w:t>
      </w:r>
      <w:r w:rsidRPr="004E710C">
        <w:rPr>
          <w:rFonts w:asciiTheme="minorHAnsi" w:hAnsiTheme="minorHAnsi"/>
        </w:rPr>
        <w:t>lacking the basic food intake needed to be fully productive.</w:t>
      </w:r>
    </w:p>
    <w:p w14:paraId="36947710" w14:textId="77777777" w:rsidR="005A3040" w:rsidRPr="004E710C" w:rsidRDefault="005A3040" w:rsidP="00A86794">
      <w:pPr>
        <w:pStyle w:val="Lijstalinea"/>
        <w:numPr>
          <w:ilvl w:val="0"/>
          <w:numId w:val="2"/>
        </w:numPr>
        <w:spacing w:line="360" w:lineRule="auto"/>
        <w:jc w:val="both"/>
        <w:rPr>
          <w:rFonts w:asciiTheme="minorHAnsi" w:hAnsiTheme="minorHAnsi"/>
        </w:rPr>
      </w:pPr>
      <w:r w:rsidRPr="004E710C">
        <w:rPr>
          <w:rFonts w:asciiTheme="minorHAnsi" w:hAnsiTheme="minorHAnsi"/>
          <w:b/>
          <w:bCs/>
        </w:rPr>
        <w:t xml:space="preserve">Undernutrition: </w:t>
      </w:r>
      <w:r w:rsidRPr="004E710C">
        <w:rPr>
          <w:rFonts w:asciiTheme="minorHAnsi" w:hAnsiTheme="minorHAnsi"/>
        </w:rPr>
        <w:t>poor intake-, absorption- or use of nutrients.</w:t>
      </w:r>
    </w:p>
    <w:p w14:paraId="78A8618C" w14:textId="77777777" w:rsidR="005A3040" w:rsidRPr="00847265" w:rsidRDefault="00847265" w:rsidP="00A86794">
      <w:pPr>
        <w:pStyle w:val="Geenafstand"/>
        <w:spacing w:line="360" w:lineRule="auto"/>
        <w:jc w:val="both"/>
        <w:rPr>
          <w:b/>
          <w:bCs/>
          <w:sz w:val="20"/>
          <w:szCs w:val="20"/>
        </w:rPr>
      </w:pPr>
      <w:commentRangeStart w:id="19"/>
      <w:r>
        <w:rPr>
          <w:b/>
          <w:bCs/>
          <w:sz w:val="20"/>
          <w:szCs w:val="20"/>
        </w:rPr>
        <w:t xml:space="preserve">Figure 1 </w:t>
      </w:r>
      <w:r w:rsidR="005A3040" w:rsidRPr="00EF7BC7">
        <w:rPr>
          <w:rFonts w:eastAsia="Times New Roman" w:cs="Times New Roman"/>
          <w:i/>
          <w:iCs/>
          <w:color w:val="000000"/>
          <w:sz w:val="20"/>
          <w:szCs w:val="20"/>
        </w:rPr>
        <w:t>Conceptual framework for the causes of malnutrition in society</w:t>
      </w:r>
      <w:commentRangeEnd w:id="19"/>
      <w:r w:rsidR="00113631">
        <w:rPr>
          <w:rStyle w:val="Verwijzingopmerking"/>
        </w:rPr>
        <w:commentReference w:id="19"/>
      </w:r>
    </w:p>
    <w:p w14:paraId="6EB335A9" w14:textId="77777777" w:rsidR="005A3040" w:rsidRPr="00EF7BC7" w:rsidRDefault="005A3040" w:rsidP="00A86794">
      <w:pPr>
        <w:spacing w:line="360" w:lineRule="auto"/>
        <w:jc w:val="both"/>
        <w:rPr>
          <w:rFonts w:ascii="Calibri" w:hAnsi="Calibri" w:cs="Times New Roman"/>
          <w:i/>
          <w:iCs/>
          <w:color w:val="000000"/>
          <w:sz w:val="20"/>
          <w:szCs w:val="20"/>
        </w:rPr>
      </w:pPr>
      <w:r>
        <w:rPr>
          <w:rFonts w:ascii="Calibri" w:hAnsi="Calibri"/>
          <w:noProof/>
          <w:sz w:val="20"/>
          <w:szCs w:val="20"/>
          <w:lang w:val="nl-NL" w:eastAsia="nl-NL" w:bidi="ar-SA"/>
        </w:rPr>
        <w:drawing>
          <wp:inline distT="0" distB="0" distL="0" distR="0" wp14:anchorId="23CB2EC8" wp14:editId="44CE771D">
            <wp:extent cx="5469890" cy="4810760"/>
            <wp:effectExtent l="0" t="0" r="0" b="889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38075" t="20114" r="13757" b="12120"/>
                    <a:stretch>
                      <a:fillRect/>
                    </a:stretch>
                  </pic:blipFill>
                  <pic:spPr bwMode="auto">
                    <a:xfrm>
                      <a:off x="0" y="0"/>
                      <a:ext cx="5469890" cy="4810760"/>
                    </a:xfrm>
                    <a:prstGeom prst="rect">
                      <a:avLst/>
                    </a:prstGeom>
                    <a:noFill/>
                    <a:ln>
                      <a:noFill/>
                    </a:ln>
                  </pic:spPr>
                </pic:pic>
              </a:graphicData>
            </a:graphic>
          </wp:inline>
        </w:drawing>
      </w:r>
    </w:p>
    <w:p w14:paraId="6C1E93B2" w14:textId="77777777" w:rsidR="005A3040" w:rsidRPr="00EF7BC7" w:rsidRDefault="005A3040" w:rsidP="00A86794">
      <w:pPr>
        <w:spacing w:line="360" w:lineRule="auto"/>
        <w:jc w:val="both"/>
        <w:rPr>
          <w:rFonts w:ascii="Calibri" w:hAnsi="Calibri"/>
          <w:sz w:val="20"/>
          <w:szCs w:val="20"/>
        </w:rPr>
      </w:pPr>
      <w:r w:rsidRPr="00EF7BC7">
        <w:rPr>
          <w:rFonts w:ascii="Calibri" w:hAnsi="Calibri"/>
          <w:sz w:val="20"/>
          <w:szCs w:val="20"/>
        </w:rPr>
        <w:lastRenderedPageBreak/>
        <w:t xml:space="preserve">Source: Reprinted from </w:t>
      </w:r>
      <w:r w:rsidRPr="00EF7BC7">
        <w:rPr>
          <w:rFonts w:ascii="Calibri" w:hAnsi="Calibri"/>
          <w:sz w:val="20"/>
          <w:szCs w:val="20"/>
        </w:rPr>
        <w:fldChar w:fldCharType="begin"/>
      </w:r>
      <w:r w:rsidR="00CD75FA">
        <w:rPr>
          <w:rFonts w:ascii="Calibri" w:hAnsi="Calibri"/>
          <w:sz w:val="20"/>
          <w:szCs w:val="20"/>
        </w:rPr>
        <w:instrText xml:space="preserve"> ADDIN ZOTERO_ITEM CSL_CITATION {"citationID":"27akqereql","properties":{"custom":"Maxwell &amp; Smith (1992) p. 23","formattedCitation":"Maxwell &amp; Smith (1992) p. 23","plainCitation":"Maxwell &amp; Smith (1992) p. 23"},"citationItems":[{"id":82,"uris":["http://zotero.org/groups/450117/items/2E9E5MJR"],"uri":["http://zotero.org/groups/450117/items/2E9E5MJR"],"itemData":{"id":82,"type":"article-journal","title":"Household food security: a conceptual review","container-title":"Household food security: Concepts, indicators, measurements","page":"1-72","note":"00750","journalAbbreviation":"Household food security: Concepts, indicators, measurements","author":[{"family":"Maxwell","given":"Simon"},{"family":"Smith","given":"Marisol"}],"issued":{"date-parts":[["1992"]]}},"locator":"23","label":"page"}],"schema":"https://github.com/citation-style-language/schema/raw/master/csl-citation.json"} </w:instrText>
      </w:r>
      <w:r w:rsidRPr="00EF7BC7">
        <w:rPr>
          <w:rFonts w:ascii="Calibri" w:hAnsi="Calibri"/>
          <w:sz w:val="20"/>
          <w:szCs w:val="20"/>
        </w:rPr>
        <w:fldChar w:fldCharType="separate"/>
      </w:r>
      <w:r w:rsidRPr="00EF7BC7">
        <w:rPr>
          <w:rFonts w:ascii="Calibri" w:hAnsi="Calibri"/>
          <w:sz w:val="20"/>
          <w:szCs w:val="20"/>
        </w:rPr>
        <w:t>Maxwell &amp; Smith (1992) p. 23</w:t>
      </w:r>
      <w:r w:rsidRPr="00EF7BC7">
        <w:rPr>
          <w:rFonts w:ascii="Calibri" w:hAnsi="Calibri"/>
          <w:sz w:val="20"/>
          <w:szCs w:val="20"/>
        </w:rPr>
        <w:fldChar w:fldCharType="end"/>
      </w:r>
    </w:p>
    <w:p w14:paraId="6C1504E1" w14:textId="77777777" w:rsidR="005A3040" w:rsidRDefault="005A3040" w:rsidP="00A86794">
      <w:pPr>
        <w:spacing w:line="360" w:lineRule="auto"/>
        <w:jc w:val="both"/>
        <w:rPr>
          <w:rFonts w:ascii="Calibri" w:hAnsi="Calibri"/>
          <w:sz w:val="16"/>
          <w:szCs w:val="16"/>
        </w:rPr>
      </w:pPr>
    </w:p>
    <w:p w14:paraId="7D691742" w14:textId="77777777" w:rsidR="005A3040" w:rsidRPr="00847265" w:rsidRDefault="00847265" w:rsidP="00A86794">
      <w:pPr>
        <w:pStyle w:val="Geenafstand"/>
        <w:spacing w:line="360" w:lineRule="auto"/>
        <w:jc w:val="both"/>
        <w:rPr>
          <w:b/>
          <w:bCs/>
          <w:sz w:val="20"/>
          <w:szCs w:val="20"/>
        </w:rPr>
      </w:pPr>
      <w:r>
        <w:rPr>
          <w:b/>
          <w:bCs/>
          <w:sz w:val="20"/>
          <w:szCs w:val="20"/>
        </w:rPr>
        <w:t xml:space="preserve">Figure 2 </w:t>
      </w:r>
      <w:r w:rsidR="005A3040" w:rsidRPr="00EF7BC7">
        <w:rPr>
          <w:i/>
          <w:iCs/>
          <w:sz w:val="20"/>
          <w:szCs w:val="20"/>
        </w:rPr>
        <w:t>Overlapping concepts within the context of food and nutrition insecurity.</w:t>
      </w:r>
      <w:r w:rsidR="005A3040" w:rsidRPr="00EF7BC7">
        <w:rPr>
          <w:noProof/>
          <w:sz w:val="20"/>
          <w:szCs w:val="20"/>
        </w:rPr>
        <w:t xml:space="preserve"> </w:t>
      </w:r>
    </w:p>
    <w:p w14:paraId="43AE31FE" w14:textId="77777777" w:rsidR="005A3040" w:rsidRPr="00EF7BC7" w:rsidRDefault="005A3040" w:rsidP="00A86794">
      <w:pPr>
        <w:pStyle w:val="Geenafstand"/>
        <w:spacing w:line="360" w:lineRule="auto"/>
        <w:jc w:val="both"/>
        <w:rPr>
          <w:noProof/>
          <w:sz w:val="20"/>
          <w:szCs w:val="20"/>
        </w:rPr>
      </w:pPr>
    </w:p>
    <w:p w14:paraId="0CC0B039" w14:textId="77777777" w:rsidR="005A3040" w:rsidRPr="00EF7BC7" w:rsidRDefault="005A3040" w:rsidP="00A86794">
      <w:pPr>
        <w:pStyle w:val="Geenafstand"/>
        <w:spacing w:line="360" w:lineRule="auto"/>
        <w:jc w:val="both"/>
        <w:rPr>
          <w:i/>
          <w:iCs/>
          <w:sz w:val="20"/>
          <w:szCs w:val="20"/>
        </w:rPr>
      </w:pPr>
      <w:r>
        <w:rPr>
          <w:noProof/>
          <w:sz w:val="20"/>
          <w:szCs w:val="20"/>
          <w:lang w:val="nl-NL" w:eastAsia="nl-NL" w:bidi="ar-SA"/>
        </w:rPr>
        <w:drawing>
          <wp:inline distT="0" distB="0" distL="0" distR="0" wp14:anchorId="3FBC5FD0" wp14:editId="38B484F5">
            <wp:extent cx="3838575" cy="2207895"/>
            <wp:effectExtent l="0" t="0" r="952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34111" t="44260" r="36246" b="29454"/>
                    <a:stretch>
                      <a:fillRect/>
                    </a:stretch>
                  </pic:blipFill>
                  <pic:spPr bwMode="auto">
                    <a:xfrm>
                      <a:off x="0" y="0"/>
                      <a:ext cx="3838575" cy="2207895"/>
                    </a:xfrm>
                    <a:prstGeom prst="rect">
                      <a:avLst/>
                    </a:prstGeom>
                    <a:noFill/>
                    <a:ln>
                      <a:noFill/>
                    </a:ln>
                  </pic:spPr>
                </pic:pic>
              </a:graphicData>
            </a:graphic>
          </wp:inline>
        </w:drawing>
      </w:r>
    </w:p>
    <w:p w14:paraId="5735311B" w14:textId="77777777" w:rsidR="005A3040" w:rsidRPr="00EF7BC7" w:rsidRDefault="005A3040" w:rsidP="00A86794">
      <w:pPr>
        <w:spacing w:line="360" w:lineRule="auto"/>
        <w:jc w:val="both"/>
        <w:rPr>
          <w:rFonts w:ascii="Calibri" w:hAnsi="Calibri"/>
          <w:noProof/>
          <w:sz w:val="20"/>
          <w:szCs w:val="20"/>
        </w:rPr>
      </w:pPr>
    </w:p>
    <w:p w14:paraId="2EA9ADB4" w14:textId="77777777" w:rsidR="005A3040" w:rsidRDefault="005A3040" w:rsidP="00A86794">
      <w:pPr>
        <w:spacing w:line="360" w:lineRule="auto"/>
        <w:jc w:val="both"/>
        <w:rPr>
          <w:rFonts w:ascii="Calibri" w:hAnsi="Calibri"/>
          <w:sz w:val="20"/>
          <w:szCs w:val="20"/>
        </w:rPr>
      </w:pPr>
      <w:r w:rsidRPr="00EF7BC7">
        <w:rPr>
          <w:rFonts w:ascii="Calibri" w:hAnsi="Calibri"/>
          <w:sz w:val="20"/>
          <w:szCs w:val="20"/>
        </w:rPr>
        <w:t xml:space="preserve">Source: Reprinted from </w:t>
      </w:r>
      <w:r w:rsidRPr="00EF7BC7">
        <w:rPr>
          <w:rFonts w:ascii="Calibri" w:hAnsi="Calibri"/>
          <w:sz w:val="20"/>
          <w:szCs w:val="20"/>
        </w:rPr>
        <w:fldChar w:fldCharType="begin"/>
      </w:r>
      <w:r w:rsidR="00CD75FA">
        <w:rPr>
          <w:rFonts w:ascii="Calibri" w:hAnsi="Calibri"/>
          <w:sz w:val="20"/>
          <w:szCs w:val="20"/>
        </w:rPr>
        <w:instrText xml:space="preserve"> ADDIN ZOTERO_ITEM CSL_CITATION {"citationID":"2vmv1d8uh","properties":{"formattedCitation":"(Millennium Project Task Force on Hunger, 2004)","plainCitation":"(Millennium Project Task Force on Hunger, 2004)"},"citationItems":[{"id":105,"uris":["http://zotero.org/groups/450117/items/DUQ5DIZH"],"uri":["http://zotero.org/groups/450117/items/DUQ5DIZH"],"itemData":{"id":105,"type":"report","title":"Halving hunger by 2015: a framework for action.","publisher":"United Nations Development Programme","publisher-place":"New York","event-place":"New York","URL":"http://www.unmillenniumproject.org/documents/tf2interim.pdf","note":"00000","author":[{"family":"Millennium Project Task Force on Hunger","given":""}],"issued":{"date-parts":[["2004"]]},"accessed":{"date-parts":[["2016",2,5]]}}}],"schema":"https://github.com/citation-style-language/schema/raw/master/csl-citation.json"} </w:instrText>
      </w:r>
      <w:r w:rsidRPr="00EF7BC7">
        <w:rPr>
          <w:rFonts w:ascii="Calibri" w:hAnsi="Calibri"/>
          <w:sz w:val="20"/>
          <w:szCs w:val="20"/>
        </w:rPr>
        <w:fldChar w:fldCharType="separate"/>
      </w:r>
      <w:r w:rsidRPr="00EF7BC7">
        <w:rPr>
          <w:rFonts w:ascii="Calibri" w:hAnsi="Calibri"/>
          <w:sz w:val="20"/>
          <w:szCs w:val="20"/>
        </w:rPr>
        <w:t>Millennium Project Task Force on Hunger (2004)</w:t>
      </w:r>
      <w:r w:rsidRPr="00EF7BC7">
        <w:rPr>
          <w:rFonts w:ascii="Calibri" w:hAnsi="Calibri"/>
          <w:sz w:val="20"/>
          <w:szCs w:val="20"/>
        </w:rPr>
        <w:fldChar w:fldCharType="end"/>
      </w:r>
      <w:r w:rsidRPr="00EF7BC7">
        <w:rPr>
          <w:rFonts w:ascii="Calibri" w:hAnsi="Calibri"/>
          <w:sz w:val="20"/>
          <w:szCs w:val="20"/>
        </w:rPr>
        <w:t>, p. 34</w:t>
      </w:r>
    </w:p>
    <w:p w14:paraId="396740EE" w14:textId="4167868E" w:rsidR="006E6C10" w:rsidRPr="00872AA4" w:rsidRDefault="00A368DF" w:rsidP="00872AA4">
      <w:pPr>
        <w:spacing w:line="360" w:lineRule="auto"/>
        <w:jc w:val="both"/>
        <w:rPr>
          <w:rFonts w:ascii="Calibri" w:eastAsia="Calibri" w:hAnsi="Calibri"/>
          <w:kern w:val="3"/>
        </w:rPr>
      </w:pPr>
      <w:r w:rsidRPr="00A368DF">
        <w:rPr>
          <w:rFonts w:ascii="Calibri" w:eastAsia="Calibri" w:hAnsi="Calibri"/>
          <w:kern w:val="3"/>
        </w:rPr>
        <w:t>Our research question is positioned mainly around food security</w:t>
      </w:r>
      <w:r w:rsidR="003C208D">
        <w:rPr>
          <w:rFonts w:ascii="Calibri" w:eastAsia="Calibri" w:hAnsi="Calibri"/>
          <w:kern w:val="3"/>
        </w:rPr>
        <w:t>, instead of nutrition</w:t>
      </w:r>
      <w:r w:rsidRPr="00A368DF">
        <w:rPr>
          <w:rFonts w:ascii="Calibri" w:eastAsia="Calibri" w:hAnsi="Calibri"/>
          <w:kern w:val="3"/>
        </w:rPr>
        <w:t>.</w:t>
      </w:r>
      <w:r>
        <w:rPr>
          <w:rFonts w:ascii="Calibri" w:hAnsi="Calibri"/>
          <w:sz w:val="20"/>
          <w:szCs w:val="20"/>
        </w:rPr>
        <w:t xml:space="preserve"> </w:t>
      </w:r>
      <w:r>
        <w:rPr>
          <w:rFonts w:ascii="Calibri" w:eastAsia="Calibri" w:hAnsi="Calibri"/>
          <w:kern w:val="3"/>
        </w:rPr>
        <w:t>F</w:t>
      </w:r>
      <w:r w:rsidRPr="00515E88">
        <w:rPr>
          <w:rFonts w:ascii="Calibri" w:eastAsia="Calibri" w:hAnsi="Calibri"/>
          <w:kern w:val="3"/>
        </w:rPr>
        <w:t>arm-level adoption of improved maize seeds and fertiliser</w:t>
      </w:r>
      <w:r>
        <w:rPr>
          <w:rFonts w:ascii="Calibri" w:eastAsia="Calibri" w:hAnsi="Calibri"/>
          <w:kern w:val="3"/>
        </w:rPr>
        <w:t xml:space="preserve"> is expected to affect household food status via production. </w:t>
      </w:r>
      <w:r w:rsidR="00221D1F">
        <w:rPr>
          <w:rFonts w:ascii="Calibri" w:eastAsia="Calibri" w:hAnsi="Calibri"/>
          <w:kern w:val="3"/>
        </w:rPr>
        <w:t xml:space="preserve">Production can affect </w:t>
      </w:r>
      <w:r w:rsidR="003C208D">
        <w:rPr>
          <w:rFonts w:ascii="Calibri" w:eastAsia="Calibri" w:hAnsi="Calibri"/>
          <w:kern w:val="3"/>
        </w:rPr>
        <w:t xml:space="preserve">access to food and food intake, but the relation between production and non-food related causes for undernutrition is not within the focus of our research. The dataset (NPS LSMS ISA) we work with contains elaborate information on food intake and individual </w:t>
      </w:r>
      <w:commentRangeStart w:id="20"/>
      <w:r w:rsidR="003C208D">
        <w:rPr>
          <w:rFonts w:ascii="Calibri" w:eastAsia="Calibri" w:hAnsi="Calibri"/>
          <w:kern w:val="3"/>
        </w:rPr>
        <w:t>nutritional status</w:t>
      </w:r>
      <w:commentRangeEnd w:id="20"/>
      <w:r w:rsidR="00113631">
        <w:rPr>
          <w:rStyle w:val="Verwijzingopmerking"/>
        </w:rPr>
        <w:commentReference w:id="20"/>
      </w:r>
      <w:r w:rsidR="003C208D">
        <w:rPr>
          <w:rFonts w:ascii="Calibri" w:eastAsia="Calibri" w:hAnsi="Calibri"/>
          <w:kern w:val="3"/>
        </w:rPr>
        <w:t xml:space="preserve">, but it does not contain all the necessary medical information </w:t>
      </w:r>
      <w:r w:rsidR="006E6C10">
        <w:rPr>
          <w:rFonts w:ascii="Calibri" w:eastAsia="Calibri" w:hAnsi="Calibri"/>
          <w:kern w:val="3"/>
        </w:rPr>
        <w:t xml:space="preserve">needed </w:t>
      </w:r>
      <w:r w:rsidR="003C208D">
        <w:rPr>
          <w:rFonts w:ascii="Calibri" w:eastAsia="Calibri" w:hAnsi="Calibri"/>
          <w:kern w:val="3"/>
        </w:rPr>
        <w:t xml:space="preserve">to </w:t>
      </w:r>
      <w:r w:rsidR="006E6C10">
        <w:rPr>
          <w:rFonts w:ascii="Calibri" w:eastAsia="Calibri" w:hAnsi="Calibri"/>
          <w:kern w:val="3"/>
        </w:rPr>
        <w:t xml:space="preserve">differentiate between food- and non-food reasons for undernutrition </w:t>
      </w:r>
      <w:r w:rsidR="003C208D">
        <w:rPr>
          <w:rFonts w:ascii="Calibri" w:eastAsia="Calibri" w:hAnsi="Calibri"/>
          <w:kern w:val="3"/>
        </w:rPr>
        <w:t xml:space="preserve">. Within the range of food security, </w:t>
      </w:r>
      <w:r w:rsidR="00E133FC">
        <w:rPr>
          <w:rFonts w:ascii="Calibri" w:eastAsia="Calibri" w:hAnsi="Calibri"/>
          <w:kern w:val="3"/>
        </w:rPr>
        <w:t xml:space="preserve"> </w:t>
      </w:r>
      <w:r w:rsidR="003C208D">
        <w:rPr>
          <w:rFonts w:ascii="Calibri" w:eastAsia="Calibri" w:hAnsi="Calibri"/>
          <w:kern w:val="3"/>
        </w:rPr>
        <w:t xml:space="preserve">we look at all aspects: access, sufficiency and quality. </w:t>
      </w:r>
      <w:r w:rsidR="00BB7AD7">
        <w:rPr>
          <w:rFonts w:ascii="Calibri" w:eastAsia="Calibri" w:hAnsi="Calibri"/>
          <w:kern w:val="3"/>
        </w:rPr>
        <w:t xml:space="preserve">Nevertheless, individual nutritional status is an important component and definitely should be included in a follow-up study. For that reason, we do include nutrition in the literature study. </w:t>
      </w:r>
    </w:p>
    <w:p w14:paraId="5BA9126D" w14:textId="77777777" w:rsidR="005A3040" w:rsidRPr="005634A6" w:rsidRDefault="00BD3158" w:rsidP="00A86794">
      <w:pPr>
        <w:pStyle w:val="Kop2"/>
        <w:spacing w:line="360" w:lineRule="auto"/>
        <w:jc w:val="both"/>
      </w:pPr>
      <w:bookmarkStart w:id="21" w:name="_Toc450743793"/>
      <w:bookmarkStart w:id="22" w:name="_Toc451356786"/>
      <w:bookmarkStart w:id="23" w:name="_Toc459598189"/>
      <w:r>
        <w:t>3</w:t>
      </w:r>
      <w:r w:rsidR="005A3040">
        <w:t>.2 Food security and nutrition indicators</w:t>
      </w:r>
      <w:bookmarkEnd w:id="21"/>
      <w:bookmarkEnd w:id="22"/>
      <w:bookmarkEnd w:id="23"/>
    </w:p>
    <w:p w14:paraId="0034BB77" w14:textId="77777777" w:rsidR="002958C6" w:rsidRDefault="005A3040" w:rsidP="00D7059F">
      <w:pPr>
        <w:spacing w:line="360" w:lineRule="auto"/>
        <w:jc w:val="both"/>
        <w:rPr>
          <w:rFonts w:ascii="Calibri" w:hAnsi="Calibri"/>
        </w:rPr>
      </w:pPr>
      <w:r w:rsidRPr="005A3040">
        <w:rPr>
          <w:rFonts w:ascii="Calibri" w:hAnsi="Calibri"/>
        </w:rPr>
        <w:t xml:space="preserve">In the previous section we have covered food security and nutrition related concepts, their definitions and how they overlap. In this section we will discuss how they can be studied empirically, using different indicators. Food- and nutrition security are frequently used concepts in different research- and policy domains and the existence of multiple understandings of these concepts make them particularly hard to measure. There is no ‘standard measure’ for food security. Maxwell et al. (1999, p. </w:t>
      </w:r>
      <w:r w:rsidRPr="005A3040">
        <w:rPr>
          <w:rFonts w:ascii="Calibri" w:hAnsi="Calibri"/>
        </w:rPr>
        <w:lastRenderedPageBreak/>
        <w:t>2) even argue that food security is probably too complex to ever be captured by a single</w:t>
      </w:r>
      <w:r w:rsidR="00BB7AD7">
        <w:rPr>
          <w:rFonts w:ascii="Calibri" w:hAnsi="Calibri"/>
        </w:rPr>
        <w:t>, one dimensional</w:t>
      </w:r>
      <w:r w:rsidRPr="005A3040">
        <w:rPr>
          <w:rFonts w:ascii="Calibri" w:hAnsi="Calibri"/>
        </w:rPr>
        <w:t xml:space="preserve"> indicator. </w:t>
      </w:r>
    </w:p>
    <w:p w14:paraId="02086BDF" w14:textId="77777777" w:rsidR="005A3040" w:rsidRDefault="005A3040" w:rsidP="00C445D6">
      <w:pPr>
        <w:spacing w:line="360" w:lineRule="auto"/>
        <w:jc w:val="both"/>
        <w:rPr>
          <w:rFonts w:ascii="Calibri" w:hAnsi="Calibri"/>
        </w:rPr>
      </w:pPr>
      <w:r w:rsidRPr="005A3040">
        <w:rPr>
          <w:rFonts w:ascii="Calibri" w:hAnsi="Calibri"/>
        </w:rPr>
        <w:t xml:space="preserve">In this line of thinking we have developed an overview of the most frequently used indicators for (household) food and nutrition security. Our aim is to select a set of these indicators that together will give an adequate profile of the food and nutrition situation for the households in our sample. </w:t>
      </w:r>
      <w:r w:rsidR="00BB7AD7">
        <w:rPr>
          <w:rFonts w:ascii="Calibri" w:hAnsi="Calibri"/>
        </w:rPr>
        <w:t xml:space="preserve">We have selected the most frequently mentioned indicators in scientific literature in the fields of food policy, health and nutrition, agricultural economics and development and poverty research. </w:t>
      </w:r>
      <w:r w:rsidRPr="005A3040">
        <w:rPr>
          <w:rFonts w:ascii="Calibri" w:hAnsi="Calibri"/>
        </w:rPr>
        <w:t xml:space="preserve">We have categorised the 22 indicators in our list into 6 different groups: food acquisition, dietary intake, subjective measurements, coping strategies, anthropometric measurements and biochemical measurements.  </w:t>
      </w:r>
      <w:r w:rsidRPr="005A61C5">
        <w:rPr>
          <w:rFonts w:ascii="Calibri" w:hAnsi="Calibri"/>
        </w:rPr>
        <w:t xml:space="preserve">Food acquisition, dietary intake, subjective measurements and coping skills are typical household level measurements, whereas anthropometric measurements and biochemical measurements measure at individual level. </w:t>
      </w:r>
    </w:p>
    <w:p w14:paraId="181F00DD" w14:textId="77777777" w:rsidR="00FD4088" w:rsidRDefault="00FD4088" w:rsidP="00A86794">
      <w:pPr>
        <w:spacing w:line="360" w:lineRule="auto"/>
        <w:jc w:val="both"/>
        <w:rPr>
          <w:rFonts w:ascii="Calibri" w:hAnsi="Calibri"/>
        </w:rPr>
      </w:pPr>
    </w:p>
    <w:p w14:paraId="7870DEA2" w14:textId="5088C981" w:rsidR="00FD4088" w:rsidRDefault="00BD3158" w:rsidP="00FD4088">
      <w:pPr>
        <w:pStyle w:val="Kop3"/>
      </w:pPr>
      <w:bookmarkStart w:id="24" w:name="_Toc450743801"/>
      <w:bookmarkStart w:id="25" w:name="_Toc451356793"/>
      <w:bookmarkStart w:id="26" w:name="_Toc459598190"/>
      <w:r>
        <w:t>3</w:t>
      </w:r>
      <w:r w:rsidR="00FD4088">
        <w:t xml:space="preserve">.2.1 </w:t>
      </w:r>
      <w:r w:rsidR="00FD4088" w:rsidRPr="00F05845">
        <w:t>Criteria for indic</w:t>
      </w:r>
      <w:r w:rsidR="006E6C10">
        <w:t>A</w:t>
      </w:r>
      <w:r w:rsidR="00FD4088" w:rsidRPr="00F05845">
        <w:t>tor assessment</w:t>
      </w:r>
      <w:bookmarkEnd w:id="24"/>
      <w:bookmarkEnd w:id="25"/>
      <w:bookmarkEnd w:id="26"/>
      <w:r w:rsidR="00FD4088" w:rsidRPr="00F05845">
        <w:t xml:space="preserve"> </w:t>
      </w:r>
    </w:p>
    <w:p w14:paraId="1D19EE4B" w14:textId="3070F34C" w:rsidR="00FD4088" w:rsidRPr="00623059" w:rsidRDefault="00FD4088" w:rsidP="00FD4088">
      <w:pPr>
        <w:spacing w:line="360" w:lineRule="auto"/>
        <w:jc w:val="both"/>
        <w:rPr>
          <w:rFonts w:asciiTheme="minorHAnsi" w:hAnsiTheme="minorHAnsi"/>
        </w:rPr>
      </w:pPr>
      <w:r>
        <w:rPr>
          <w:rFonts w:asciiTheme="minorHAnsi" w:hAnsiTheme="minorHAnsi"/>
        </w:rPr>
        <w:t xml:space="preserve">For our research on </w:t>
      </w:r>
      <w:r w:rsidRPr="00515E88">
        <w:rPr>
          <w:rFonts w:ascii="Calibri" w:eastAsia="Calibri" w:hAnsi="Calibri"/>
          <w:kern w:val="3"/>
        </w:rPr>
        <w:t>the link between farm-level adoption of improved maize seeds and fertiliser and household nutrition</w:t>
      </w:r>
      <w:r>
        <w:rPr>
          <w:rFonts w:ascii="Calibri" w:eastAsia="Calibri" w:hAnsi="Calibri"/>
          <w:kern w:val="3"/>
        </w:rPr>
        <w:t xml:space="preserve">, we need a limited set of dependent variables for household food security and/or nutrition. </w:t>
      </w:r>
      <w:r w:rsidR="00847265">
        <w:rPr>
          <w:rFonts w:ascii="Calibri" w:eastAsia="Calibri" w:hAnsi="Calibri"/>
          <w:kern w:val="3"/>
        </w:rPr>
        <w:t>Table 1 below</w:t>
      </w:r>
      <w:r>
        <w:rPr>
          <w:rFonts w:ascii="Calibri" w:eastAsia="Calibri" w:hAnsi="Calibri"/>
          <w:kern w:val="3"/>
        </w:rPr>
        <w:t xml:space="preserve"> provides a clear overview that we will use when selecting the indicators we will use.  We will discuss each criterion individually and g</w:t>
      </w:r>
      <w:r w:rsidR="003906CC">
        <w:rPr>
          <w:rFonts w:ascii="Calibri" w:eastAsia="Calibri" w:hAnsi="Calibri"/>
          <w:kern w:val="3"/>
        </w:rPr>
        <w:t>ive a systematical assessment of</w:t>
      </w:r>
      <w:r>
        <w:rPr>
          <w:rFonts w:ascii="Calibri" w:eastAsia="Calibri" w:hAnsi="Calibri"/>
          <w:kern w:val="3"/>
        </w:rPr>
        <w:t xml:space="preserve"> the list of indicators. </w:t>
      </w:r>
    </w:p>
    <w:p w14:paraId="06D771AA" w14:textId="77777777" w:rsidR="00FD4088" w:rsidRDefault="00FD4088" w:rsidP="00FD4088">
      <w:pPr>
        <w:jc w:val="both"/>
      </w:pPr>
    </w:p>
    <w:p w14:paraId="12304600" w14:textId="77777777" w:rsidR="00FD4088" w:rsidRPr="00861B6B" w:rsidRDefault="00FD4088" w:rsidP="00FD4088"/>
    <w:p w14:paraId="60FA2D2A" w14:textId="77777777" w:rsidR="00FD4088" w:rsidRPr="00861B6B" w:rsidRDefault="00FD4088" w:rsidP="00FD4088">
      <w:pPr>
        <w:sectPr w:rsidR="00FD4088" w:rsidRPr="00861B6B" w:rsidSect="005040B2">
          <w:footerReference w:type="default" r:id="rId13"/>
          <w:pgSz w:w="11906" w:h="16838"/>
          <w:pgMar w:top="1417" w:right="1417" w:bottom="1417" w:left="1417" w:header="708" w:footer="708" w:gutter="0"/>
          <w:pgNumType w:start="0"/>
          <w:cols w:space="708"/>
          <w:titlePg/>
          <w:docGrid w:linePitch="360"/>
        </w:sectPr>
      </w:pPr>
    </w:p>
    <w:p w14:paraId="78A382D0" w14:textId="76899F26" w:rsidR="00FD4088" w:rsidRPr="00847265" w:rsidRDefault="000963E5" w:rsidP="00847265">
      <w:pPr>
        <w:pStyle w:val="Bijschrift"/>
        <w:keepNext/>
        <w:jc w:val="both"/>
      </w:pPr>
      <w:r>
        <w:lastRenderedPageBreak/>
        <w:t xml:space="preserve">Tabel </w:t>
      </w:r>
      <w:fldSimple w:instr=" SEQ Tabel \* ARABIC ">
        <w:r w:rsidR="00891115">
          <w:rPr>
            <w:noProof/>
          </w:rPr>
          <w:t>1</w:t>
        </w:r>
      </w:fldSimple>
      <w:r w:rsidR="000A0D6C">
        <w:t xml:space="preserve"> Cr</w:t>
      </w:r>
      <w:r w:rsidR="00847265">
        <w:t>iteria for indicator assessment</w:t>
      </w:r>
      <w:r w:rsidR="006E6C10">
        <w:rPr>
          <w:rStyle w:val="Voetnootmarkering"/>
        </w:rPr>
        <w:footnoteReference w:id="1"/>
      </w:r>
    </w:p>
    <w:tbl>
      <w:tblPr>
        <w:tblStyle w:val="Tabelraster1"/>
        <w:tblW w:w="17626" w:type="dxa"/>
        <w:tblInd w:w="-885" w:type="dxa"/>
        <w:tblLayout w:type="fixed"/>
        <w:tblLook w:val="04A0" w:firstRow="1" w:lastRow="0" w:firstColumn="1" w:lastColumn="0" w:noHBand="0" w:noVBand="1"/>
      </w:tblPr>
      <w:tblGrid>
        <w:gridCol w:w="1888"/>
        <w:gridCol w:w="2818"/>
        <w:gridCol w:w="1714"/>
        <w:gridCol w:w="1857"/>
        <w:gridCol w:w="1742"/>
        <w:gridCol w:w="1742"/>
        <w:gridCol w:w="1742"/>
        <w:gridCol w:w="1526"/>
        <w:gridCol w:w="2597"/>
      </w:tblGrid>
      <w:tr w:rsidR="00847265" w:rsidRPr="00986D50" w14:paraId="0787F27C" w14:textId="77777777" w:rsidTr="001B3859">
        <w:trPr>
          <w:trHeight w:val="288"/>
        </w:trPr>
        <w:tc>
          <w:tcPr>
            <w:tcW w:w="1888" w:type="dxa"/>
            <w:shd w:val="clear" w:color="auto" w:fill="8DB3E2"/>
          </w:tcPr>
          <w:p w14:paraId="33DE6E9B" w14:textId="77777777" w:rsidR="00847265" w:rsidRPr="00847265" w:rsidRDefault="00847265" w:rsidP="00847265">
            <w:pPr>
              <w:rPr>
                <w:b/>
                <w:bCs/>
                <w:sz w:val="16"/>
                <w:szCs w:val="16"/>
              </w:rPr>
            </w:pPr>
          </w:p>
        </w:tc>
        <w:tc>
          <w:tcPr>
            <w:tcW w:w="2818" w:type="dxa"/>
            <w:shd w:val="clear" w:color="auto" w:fill="8DB3E2"/>
          </w:tcPr>
          <w:p w14:paraId="774612B0" w14:textId="77777777" w:rsidR="00847265" w:rsidRPr="00847265" w:rsidRDefault="00847265" w:rsidP="00847265">
            <w:pPr>
              <w:rPr>
                <w:b/>
                <w:bCs/>
                <w:sz w:val="16"/>
                <w:szCs w:val="16"/>
              </w:rPr>
            </w:pPr>
          </w:p>
        </w:tc>
        <w:tc>
          <w:tcPr>
            <w:tcW w:w="1714" w:type="dxa"/>
            <w:shd w:val="clear" w:color="auto" w:fill="8DB3E2"/>
          </w:tcPr>
          <w:p w14:paraId="5647D6BB" w14:textId="77777777" w:rsidR="00847265" w:rsidRPr="00847265" w:rsidRDefault="00847265" w:rsidP="00847265">
            <w:pPr>
              <w:rPr>
                <w:b/>
                <w:bCs/>
                <w:sz w:val="16"/>
                <w:szCs w:val="16"/>
              </w:rPr>
            </w:pPr>
            <w:r w:rsidRPr="00847265">
              <w:rPr>
                <w:b/>
                <w:bCs/>
                <w:sz w:val="16"/>
                <w:szCs w:val="16"/>
              </w:rPr>
              <w:t>Not context specific</w:t>
            </w:r>
          </w:p>
        </w:tc>
        <w:tc>
          <w:tcPr>
            <w:tcW w:w="1857" w:type="dxa"/>
            <w:shd w:val="clear" w:color="auto" w:fill="8DB3E2"/>
          </w:tcPr>
          <w:p w14:paraId="1D05BA3F" w14:textId="77777777" w:rsidR="00847265" w:rsidRPr="00847265" w:rsidRDefault="00847265" w:rsidP="00A33713">
            <w:pPr>
              <w:rPr>
                <w:b/>
                <w:bCs/>
                <w:sz w:val="16"/>
                <w:szCs w:val="16"/>
              </w:rPr>
            </w:pPr>
            <w:r w:rsidRPr="00847265">
              <w:rPr>
                <w:b/>
                <w:bCs/>
                <w:sz w:val="16"/>
                <w:szCs w:val="16"/>
              </w:rPr>
              <w:t xml:space="preserve">Can </w:t>
            </w:r>
            <w:r w:rsidR="00A33713">
              <w:rPr>
                <w:b/>
                <w:bCs/>
                <w:sz w:val="16"/>
                <w:szCs w:val="16"/>
              </w:rPr>
              <w:t xml:space="preserve">be </w:t>
            </w:r>
            <w:r w:rsidRPr="00847265">
              <w:rPr>
                <w:b/>
                <w:bCs/>
                <w:sz w:val="16"/>
                <w:szCs w:val="16"/>
              </w:rPr>
              <w:t>measure</w:t>
            </w:r>
            <w:r w:rsidR="00A33713">
              <w:rPr>
                <w:b/>
                <w:bCs/>
                <w:sz w:val="16"/>
                <w:szCs w:val="16"/>
              </w:rPr>
              <w:t>d</w:t>
            </w:r>
            <w:r w:rsidRPr="00847265">
              <w:rPr>
                <w:b/>
                <w:bCs/>
                <w:sz w:val="16"/>
                <w:szCs w:val="16"/>
              </w:rPr>
              <w:t xml:space="preserve"> at household level</w:t>
            </w:r>
          </w:p>
        </w:tc>
        <w:tc>
          <w:tcPr>
            <w:tcW w:w="1742" w:type="dxa"/>
            <w:shd w:val="clear" w:color="auto" w:fill="8DB3E2"/>
          </w:tcPr>
          <w:p w14:paraId="7FC6D574" w14:textId="77777777" w:rsidR="00847265" w:rsidRPr="00847265" w:rsidRDefault="00847265" w:rsidP="00847265">
            <w:pPr>
              <w:rPr>
                <w:b/>
                <w:bCs/>
                <w:sz w:val="16"/>
                <w:szCs w:val="16"/>
              </w:rPr>
            </w:pPr>
            <w:r w:rsidRPr="00847265">
              <w:rPr>
                <w:b/>
                <w:bCs/>
                <w:sz w:val="16"/>
                <w:szCs w:val="16"/>
              </w:rPr>
              <w:t>Measures dietary quality</w:t>
            </w:r>
          </w:p>
        </w:tc>
        <w:tc>
          <w:tcPr>
            <w:tcW w:w="1742" w:type="dxa"/>
            <w:shd w:val="clear" w:color="auto" w:fill="8DB3E2"/>
          </w:tcPr>
          <w:p w14:paraId="09F7C9CA" w14:textId="77777777" w:rsidR="00847265" w:rsidRPr="00847265" w:rsidRDefault="00847265" w:rsidP="00847265">
            <w:pPr>
              <w:rPr>
                <w:b/>
                <w:bCs/>
                <w:sz w:val="16"/>
                <w:szCs w:val="16"/>
              </w:rPr>
            </w:pPr>
            <w:r w:rsidRPr="00847265">
              <w:rPr>
                <w:b/>
                <w:bCs/>
                <w:sz w:val="16"/>
                <w:szCs w:val="16"/>
              </w:rPr>
              <w:t>Measures nutritional status</w:t>
            </w:r>
          </w:p>
        </w:tc>
        <w:tc>
          <w:tcPr>
            <w:tcW w:w="1742" w:type="dxa"/>
            <w:shd w:val="clear" w:color="auto" w:fill="8DB3E2"/>
          </w:tcPr>
          <w:p w14:paraId="02050D99" w14:textId="77777777" w:rsidR="00847265" w:rsidRPr="00847265" w:rsidRDefault="00847265" w:rsidP="00847265">
            <w:pPr>
              <w:rPr>
                <w:b/>
                <w:bCs/>
                <w:sz w:val="16"/>
                <w:szCs w:val="16"/>
              </w:rPr>
            </w:pPr>
            <w:r w:rsidRPr="00847265">
              <w:rPr>
                <w:b/>
                <w:bCs/>
                <w:sz w:val="16"/>
                <w:szCs w:val="16"/>
              </w:rPr>
              <w:t>Measures lived experiences</w:t>
            </w:r>
          </w:p>
        </w:tc>
        <w:tc>
          <w:tcPr>
            <w:tcW w:w="1526" w:type="dxa"/>
            <w:shd w:val="clear" w:color="auto" w:fill="8DB3E2"/>
          </w:tcPr>
          <w:p w14:paraId="16E75770" w14:textId="77777777" w:rsidR="00847265" w:rsidRPr="00847265" w:rsidRDefault="00847265" w:rsidP="00847265">
            <w:pPr>
              <w:rPr>
                <w:b/>
                <w:bCs/>
                <w:sz w:val="16"/>
                <w:szCs w:val="16"/>
              </w:rPr>
            </w:pPr>
            <w:r w:rsidRPr="00847265">
              <w:rPr>
                <w:b/>
                <w:bCs/>
                <w:sz w:val="16"/>
                <w:szCs w:val="16"/>
              </w:rPr>
              <w:t>Not easy to manipulate</w:t>
            </w:r>
          </w:p>
        </w:tc>
        <w:tc>
          <w:tcPr>
            <w:tcW w:w="2597" w:type="dxa"/>
            <w:shd w:val="clear" w:color="auto" w:fill="8DB3E2"/>
          </w:tcPr>
          <w:p w14:paraId="441227A6" w14:textId="77777777" w:rsidR="00847265" w:rsidRPr="00847265" w:rsidRDefault="00847265" w:rsidP="00847265">
            <w:pPr>
              <w:rPr>
                <w:b/>
                <w:bCs/>
                <w:sz w:val="16"/>
                <w:szCs w:val="16"/>
              </w:rPr>
            </w:pPr>
            <w:r w:rsidRPr="00847265">
              <w:rPr>
                <w:b/>
                <w:bCs/>
                <w:sz w:val="16"/>
                <w:szCs w:val="16"/>
              </w:rPr>
              <w:t>Available in NPS LSMS ISA TNZ</w:t>
            </w:r>
          </w:p>
        </w:tc>
      </w:tr>
      <w:tr w:rsidR="00847265" w:rsidRPr="00986D50" w14:paraId="2AB7C991" w14:textId="77777777" w:rsidTr="001B3859">
        <w:trPr>
          <w:trHeight w:val="288"/>
        </w:trPr>
        <w:tc>
          <w:tcPr>
            <w:tcW w:w="1888" w:type="dxa"/>
            <w:vMerge w:val="restart"/>
            <w:shd w:val="clear" w:color="auto" w:fill="8DB3E2"/>
          </w:tcPr>
          <w:p w14:paraId="056E3719" w14:textId="77777777" w:rsidR="00847265" w:rsidRPr="00847265" w:rsidRDefault="00847265" w:rsidP="00847265">
            <w:pPr>
              <w:rPr>
                <w:b/>
                <w:bCs/>
                <w:sz w:val="16"/>
                <w:szCs w:val="16"/>
              </w:rPr>
            </w:pPr>
            <w:r w:rsidRPr="00847265">
              <w:rPr>
                <w:b/>
                <w:bCs/>
                <w:sz w:val="16"/>
                <w:szCs w:val="16"/>
              </w:rPr>
              <w:t>Food acquisition</w:t>
            </w:r>
          </w:p>
        </w:tc>
        <w:tc>
          <w:tcPr>
            <w:tcW w:w="2818" w:type="dxa"/>
            <w:shd w:val="clear" w:color="auto" w:fill="8DB3E2"/>
          </w:tcPr>
          <w:p w14:paraId="70446876" w14:textId="77777777" w:rsidR="00847265" w:rsidRPr="00847265" w:rsidRDefault="00847265" w:rsidP="00847265">
            <w:pPr>
              <w:rPr>
                <w:b/>
                <w:bCs/>
                <w:sz w:val="16"/>
                <w:szCs w:val="16"/>
              </w:rPr>
            </w:pPr>
            <w:r w:rsidRPr="00847265">
              <w:rPr>
                <w:b/>
                <w:bCs/>
                <w:sz w:val="16"/>
                <w:szCs w:val="16"/>
              </w:rPr>
              <w:t>Food expenditure</w:t>
            </w:r>
          </w:p>
        </w:tc>
        <w:tc>
          <w:tcPr>
            <w:tcW w:w="1714" w:type="dxa"/>
            <w:shd w:val="clear" w:color="auto" w:fill="F2DBDB"/>
          </w:tcPr>
          <w:p w14:paraId="0B68616B"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3E6E04BD"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1DB88959"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4B79E822"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1ECB4129"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768F8F71" w14:textId="77777777" w:rsidR="00847265" w:rsidRPr="00847265" w:rsidRDefault="00847265" w:rsidP="00847265">
            <w:pPr>
              <w:rPr>
                <w:sz w:val="16"/>
                <w:szCs w:val="16"/>
              </w:rPr>
            </w:pPr>
            <w:r w:rsidRPr="00847265">
              <w:rPr>
                <w:sz w:val="16"/>
                <w:szCs w:val="16"/>
              </w:rPr>
              <w:t>V</w:t>
            </w:r>
          </w:p>
        </w:tc>
        <w:tc>
          <w:tcPr>
            <w:tcW w:w="2597" w:type="dxa"/>
            <w:shd w:val="clear" w:color="auto" w:fill="F2DBDB"/>
          </w:tcPr>
          <w:p w14:paraId="7C7EE22D" w14:textId="77777777" w:rsidR="00847265" w:rsidRPr="00847265" w:rsidRDefault="00847265" w:rsidP="00847265">
            <w:pPr>
              <w:rPr>
                <w:sz w:val="16"/>
                <w:szCs w:val="16"/>
              </w:rPr>
            </w:pPr>
            <w:r w:rsidRPr="00847265">
              <w:rPr>
                <w:sz w:val="16"/>
                <w:szCs w:val="16"/>
              </w:rPr>
              <w:t>X</w:t>
            </w:r>
          </w:p>
        </w:tc>
      </w:tr>
      <w:tr w:rsidR="00847265" w:rsidRPr="00986D50" w14:paraId="470F36EA" w14:textId="77777777" w:rsidTr="001B3859">
        <w:trPr>
          <w:trHeight w:val="288"/>
        </w:trPr>
        <w:tc>
          <w:tcPr>
            <w:tcW w:w="1888" w:type="dxa"/>
            <w:vMerge/>
            <w:shd w:val="clear" w:color="auto" w:fill="8DB3E2"/>
          </w:tcPr>
          <w:p w14:paraId="67BC84D5" w14:textId="77777777" w:rsidR="00847265" w:rsidRPr="00847265" w:rsidRDefault="00847265" w:rsidP="00847265">
            <w:pPr>
              <w:rPr>
                <w:b/>
                <w:bCs/>
                <w:sz w:val="16"/>
                <w:szCs w:val="16"/>
              </w:rPr>
            </w:pPr>
          </w:p>
        </w:tc>
        <w:tc>
          <w:tcPr>
            <w:tcW w:w="2818" w:type="dxa"/>
            <w:shd w:val="clear" w:color="auto" w:fill="8DB3E2"/>
          </w:tcPr>
          <w:p w14:paraId="4640D252" w14:textId="77777777" w:rsidR="00847265" w:rsidRPr="00847265" w:rsidRDefault="00847265" w:rsidP="00847265">
            <w:pPr>
              <w:rPr>
                <w:b/>
                <w:bCs/>
                <w:sz w:val="16"/>
                <w:szCs w:val="16"/>
              </w:rPr>
            </w:pPr>
            <w:r w:rsidRPr="00847265">
              <w:rPr>
                <w:b/>
                <w:bCs/>
                <w:sz w:val="16"/>
                <w:szCs w:val="16"/>
              </w:rPr>
              <w:t>Acquired food quantity</w:t>
            </w:r>
          </w:p>
        </w:tc>
        <w:tc>
          <w:tcPr>
            <w:tcW w:w="1714" w:type="dxa"/>
            <w:shd w:val="clear" w:color="auto" w:fill="F2DBDB"/>
          </w:tcPr>
          <w:p w14:paraId="3FD15FB1"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5E50E337"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60298D9E"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352AE208"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492E1B81"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08E21276" w14:textId="77777777" w:rsidR="00847265" w:rsidRPr="00847265" w:rsidRDefault="00847265" w:rsidP="00847265">
            <w:pPr>
              <w:rPr>
                <w:sz w:val="16"/>
                <w:szCs w:val="16"/>
              </w:rPr>
            </w:pPr>
            <w:r w:rsidRPr="00847265">
              <w:rPr>
                <w:sz w:val="16"/>
                <w:szCs w:val="16"/>
              </w:rPr>
              <w:t>V</w:t>
            </w:r>
          </w:p>
        </w:tc>
        <w:tc>
          <w:tcPr>
            <w:tcW w:w="2597" w:type="dxa"/>
            <w:shd w:val="clear" w:color="auto" w:fill="F2DBDB"/>
          </w:tcPr>
          <w:p w14:paraId="63EAF03D" w14:textId="77777777" w:rsidR="00847265" w:rsidRPr="00847265" w:rsidRDefault="00847265" w:rsidP="00847265">
            <w:pPr>
              <w:rPr>
                <w:sz w:val="16"/>
                <w:szCs w:val="16"/>
              </w:rPr>
            </w:pPr>
            <w:r w:rsidRPr="00847265">
              <w:rPr>
                <w:sz w:val="16"/>
                <w:szCs w:val="16"/>
              </w:rPr>
              <w:t>X</w:t>
            </w:r>
          </w:p>
        </w:tc>
      </w:tr>
      <w:tr w:rsidR="00847265" w:rsidRPr="00986D50" w14:paraId="73658891" w14:textId="77777777" w:rsidTr="001B3859">
        <w:trPr>
          <w:trHeight w:val="288"/>
        </w:trPr>
        <w:tc>
          <w:tcPr>
            <w:tcW w:w="1888" w:type="dxa"/>
            <w:vMerge w:val="restart"/>
            <w:shd w:val="clear" w:color="auto" w:fill="8DB3E2"/>
          </w:tcPr>
          <w:p w14:paraId="2DBA9849" w14:textId="77777777" w:rsidR="00847265" w:rsidRPr="00847265" w:rsidRDefault="00847265" w:rsidP="00847265">
            <w:pPr>
              <w:rPr>
                <w:b/>
                <w:bCs/>
                <w:sz w:val="16"/>
                <w:szCs w:val="16"/>
              </w:rPr>
            </w:pPr>
            <w:r w:rsidRPr="00847265">
              <w:rPr>
                <w:b/>
                <w:bCs/>
                <w:sz w:val="16"/>
                <w:szCs w:val="16"/>
              </w:rPr>
              <w:t>Dietary intake</w:t>
            </w:r>
          </w:p>
        </w:tc>
        <w:tc>
          <w:tcPr>
            <w:tcW w:w="2818" w:type="dxa"/>
            <w:shd w:val="clear" w:color="auto" w:fill="8DB3E2"/>
          </w:tcPr>
          <w:p w14:paraId="6A70E3DC" w14:textId="77777777" w:rsidR="00847265" w:rsidRPr="00847265" w:rsidRDefault="00847265" w:rsidP="00847265">
            <w:pPr>
              <w:rPr>
                <w:b/>
                <w:bCs/>
                <w:sz w:val="16"/>
                <w:szCs w:val="16"/>
              </w:rPr>
            </w:pPr>
            <w:r w:rsidRPr="00847265">
              <w:rPr>
                <w:b/>
                <w:bCs/>
                <w:sz w:val="16"/>
                <w:szCs w:val="16"/>
              </w:rPr>
              <w:t>HDDS</w:t>
            </w:r>
          </w:p>
        </w:tc>
        <w:tc>
          <w:tcPr>
            <w:tcW w:w="1714" w:type="dxa"/>
            <w:shd w:val="clear" w:color="auto" w:fill="F2DBDB"/>
          </w:tcPr>
          <w:p w14:paraId="07E269BC" w14:textId="77777777" w:rsidR="00847265" w:rsidRPr="00847265" w:rsidRDefault="00847265" w:rsidP="00847265">
            <w:pPr>
              <w:rPr>
                <w:sz w:val="16"/>
                <w:szCs w:val="16"/>
              </w:rPr>
            </w:pPr>
            <w:r w:rsidRPr="00847265">
              <w:rPr>
                <w:sz w:val="16"/>
                <w:szCs w:val="16"/>
              </w:rPr>
              <w:t>X</w:t>
            </w:r>
          </w:p>
        </w:tc>
        <w:tc>
          <w:tcPr>
            <w:tcW w:w="1857" w:type="dxa"/>
            <w:shd w:val="clear" w:color="auto" w:fill="D6E3BC"/>
          </w:tcPr>
          <w:p w14:paraId="13FEF99C" w14:textId="77777777" w:rsidR="00847265" w:rsidRPr="00847265" w:rsidRDefault="00847265" w:rsidP="00847265">
            <w:pPr>
              <w:rPr>
                <w:sz w:val="16"/>
                <w:szCs w:val="16"/>
              </w:rPr>
            </w:pPr>
            <w:r w:rsidRPr="00847265">
              <w:rPr>
                <w:sz w:val="16"/>
                <w:szCs w:val="16"/>
              </w:rPr>
              <w:t>V</w:t>
            </w:r>
          </w:p>
        </w:tc>
        <w:tc>
          <w:tcPr>
            <w:tcW w:w="1742" w:type="dxa"/>
            <w:shd w:val="clear" w:color="auto" w:fill="D6E3BC"/>
          </w:tcPr>
          <w:p w14:paraId="37BAA4DF"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0E53D8A1"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41AA5541"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3E95845E"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0903D741" w14:textId="77777777" w:rsidR="00847265" w:rsidRPr="00847265" w:rsidRDefault="00847265" w:rsidP="00847265">
            <w:pPr>
              <w:rPr>
                <w:sz w:val="16"/>
                <w:szCs w:val="16"/>
              </w:rPr>
            </w:pPr>
            <w:r w:rsidRPr="00847265">
              <w:rPr>
                <w:sz w:val="16"/>
                <w:szCs w:val="16"/>
              </w:rPr>
              <w:t>Adapted version: 7 day recall</w:t>
            </w:r>
          </w:p>
        </w:tc>
      </w:tr>
      <w:tr w:rsidR="00847265" w:rsidRPr="00986D50" w14:paraId="7667F78F" w14:textId="77777777" w:rsidTr="001B3859">
        <w:trPr>
          <w:trHeight w:val="288"/>
        </w:trPr>
        <w:tc>
          <w:tcPr>
            <w:tcW w:w="1888" w:type="dxa"/>
            <w:vMerge/>
            <w:shd w:val="clear" w:color="auto" w:fill="8DB3E2"/>
          </w:tcPr>
          <w:p w14:paraId="1935061C" w14:textId="77777777" w:rsidR="00847265" w:rsidRPr="00847265" w:rsidRDefault="00847265" w:rsidP="00847265">
            <w:pPr>
              <w:rPr>
                <w:b/>
                <w:bCs/>
                <w:sz w:val="16"/>
                <w:szCs w:val="16"/>
              </w:rPr>
            </w:pPr>
          </w:p>
        </w:tc>
        <w:tc>
          <w:tcPr>
            <w:tcW w:w="2818" w:type="dxa"/>
            <w:shd w:val="clear" w:color="auto" w:fill="8DB3E2"/>
          </w:tcPr>
          <w:p w14:paraId="22381526" w14:textId="77777777" w:rsidR="00847265" w:rsidRPr="00847265" w:rsidRDefault="00847265" w:rsidP="00847265">
            <w:pPr>
              <w:rPr>
                <w:b/>
                <w:bCs/>
                <w:sz w:val="16"/>
                <w:szCs w:val="16"/>
              </w:rPr>
            </w:pPr>
            <w:r w:rsidRPr="00847265">
              <w:rPr>
                <w:b/>
                <w:bCs/>
                <w:sz w:val="16"/>
                <w:szCs w:val="16"/>
              </w:rPr>
              <w:t>IDDS</w:t>
            </w:r>
          </w:p>
        </w:tc>
        <w:tc>
          <w:tcPr>
            <w:tcW w:w="1714" w:type="dxa"/>
            <w:shd w:val="clear" w:color="auto" w:fill="F2DBDB"/>
          </w:tcPr>
          <w:p w14:paraId="5C901663"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1EB7CE06"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0C6791E7"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7C54F699"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628547D0"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2E20D6B2" w14:textId="77777777" w:rsidR="00847265" w:rsidRPr="00847265" w:rsidRDefault="00847265" w:rsidP="00847265">
            <w:pPr>
              <w:rPr>
                <w:sz w:val="16"/>
                <w:szCs w:val="16"/>
              </w:rPr>
            </w:pPr>
            <w:r w:rsidRPr="00847265">
              <w:rPr>
                <w:sz w:val="16"/>
                <w:szCs w:val="16"/>
              </w:rPr>
              <w:t>V</w:t>
            </w:r>
          </w:p>
        </w:tc>
        <w:tc>
          <w:tcPr>
            <w:tcW w:w="2597" w:type="dxa"/>
            <w:shd w:val="clear" w:color="auto" w:fill="F2DBDB"/>
          </w:tcPr>
          <w:p w14:paraId="3CD9463A" w14:textId="77777777" w:rsidR="00847265" w:rsidRPr="00847265" w:rsidRDefault="00847265" w:rsidP="00847265">
            <w:pPr>
              <w:rPr>
                <w:sz w:val="16"/>
                <w:szCs w:val="16"/>
              </w:rPr>
            </w:pPr>
            <w:r w:rsidRPr="00847265">
              <w:rPr>
                <w:sz w:val="16"/>
                <w:szCs w:val="16"/>
              </w:rPr>
              <w:t>No individual data available</w:t>
            </w:r>
          </w:p>
        </w:tc>
      </w:tr>
      <w:tr w:rsidR="00847265" w:rsidRPr="00986D50" w14:paraId="36494B4B" w14:textId="77777777" w:rsidTr="001B3859">
        <w:trPr>
          <w:trHeight w:val="288"/>
        </w:trPr>
        <w:tc>
          <w:tcPr>
            <w:tcW w:w="1888" w:type="dxa"/>
            <w:vMerge/>
            <w:shd w:val="clear" w:color="auto" w:fill="8DB3E2"/>
          </w:tcPr>
          <w:p w14:paraId="0D9116A6" w14:textId="77777777" w:rsidR="00847265" w:rsidRPr="00847265" w:rsidRDefault="00847265" w:rsidP="00847265">
            <w:pPr>
              <w:rPr>
                <w:b/>
                <w:bCs/>
                <w:sz w:val="16"/>
                <w:szCs w:val="16"/>
              </w:rPr>
            </w:pPr>
          </w:p>
        </w:tc>
        <w:tc>
          <w:tcPr>
            <w:tcW w:w="2818" w:type="dxa"/>
            <w:shd w:val="clear" w:color="auto" w:fill="8DB3E2"/>
          </w:tcPr>
          <w:p w14:paraId="121E8EC9" w14:textId="77777777" w:rsidR="00847265" w:rsidRPr="00847265" w:rsidRDefault="00847265" w:rsidP="00847265">
            <w:pPr>
              <w:rPr>
                <w:b/>
                <w:bCs/>
                <w:sz w:val="16"/>
                <w:szCs w:val="16"/>
              </w:rPr>
            </w:pPr>
            <w:r w:rsidRPr="00847265">
              <w:rPr>
                <w:b/>
                <w:bCs/>
                <w:sz w:val="16"/>
                <w:szCs w:val="16"/>
              </w:rPr>
              <w:t>FCS</w:t>
            </w:r>
          </w:p>
        </w:tc>
        <w:tc>
          <w:tcPr>
            <w:tcW w:w="1714" w:type="dxa"/>
            <w:shd w:val="clear" w:color="auto" w:fill="D6E3BC"/>
          </w:tcPr>
          <w:p w14:paraId="39587C80" w14:textId="77777777" w:rsidR="00847265" w:rsidRPr="00847265" w:rsidRDefault="00847265" w:rsidP="00847265">
            <w:pPr>
              <w:rPr>
                <w:sz w:val="16"/>
                <w:szCs w:val="16"/>
              </w:rPr>
            </w:pPr>
            <w:r w:rsidRPr="00847265">
              <w:rPr>
                <w:sz w:val="16"/>
                <w:szCs w:val="16"/>
              </w:rPr>
              <w:t>V</w:t>
            </w:r>
          </w:p>
        </w:tc>
        <w:tc>
          <w:tcPr>
            <w:tcW w:w="1857" w:type="dxa"/>
            <w:shd w:val="clear" w:color="auto" w:fill="D6E3BC"/>
          </w:tcPr>
          <w:p w14:paraId="12AD1F48" w14:textId="77777777" w:rsidR="00847265" w:rsidRPr="00847265" w:rsidRDefault="00847265" w:rsidP="00847265">
            <w:pPr>
              <w:rPr>
                <w:sz w:val="16"/>
                <w:szCs w:val="16"/>
              </w:rPr>
            </w:pPr>
            <w:r w:rsidRPr="00847265">
              <w:rPr>
                <w:sz w:val="16"/>
                <w:szCs w:val="16"/>
              </w:rPr>
              <w:t>V</w:t>
            </w:r>
          </w:p>
        </w:tc>
        <w:tc>
          <w:tcPr>
            <w:tcW w:w="1742" w:type="dxa"/>
            <w:shd w:val="clear" w:color="auto" w:fill="D6E3BC"/>
          </w:tcPr>
          <w:p w14:paraId="1695CC66"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0BCF2439"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24AD56E8"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28EBBE9A"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76FBD5E3" w14:textId="77777777" w:rsidR="00847265" w:rsidRPr="00847265" w:rsidRDefault="00847265" w:rsidP="00847265">
            <w:pPr>
              <w:rPr>
                <w:sz w:val="16"/>
                <w:szCs w:val="16"/>
              </w:rPr>
            </w:pPr>
            <w:r w:rsidRPr="00847265">
              <w:rPr>
                <w:sz w:val="16"/>
                <w:szCs w:val="16"/>
              </w:rPr>
              <w:t>V</w:t>
            </w:r>
          </w:p>
        </w:tc>
      </w:tr>
      <w:tr w:rsidR="00847265" w:rsidRPr="00986D50" w14:paraId="2AAC7087" w14:textId="77777777" w:rsidTr="001B3859">
        <w:trPr>
          <w:trHeight w:val="288"/>
        </w:trPr>
        <w:tc>
          <w:tcPr>
            <w:tcW w:w="1888" w:type="dxa"/>
            <w:vMerge/>
            <w:shd w:val="clear" w:color="auto" w:fill="8DB3E2"/>
          </w:tcPr>
          <w:p w14:paraId="34DA5064" w14:textId="77777777" w:rsidR="00847265" w:rsidRPr="00847265" w:rsidRDefault="00847265" w:rsidP="00847265">
            <w:pPr>
              <w:rPr>
                <w:b/>
                <w:bCs/>
                <w:sz w:val="16"/>
                <w:szCs w:val="16"/>
              </w:rPr>
            </w:pPr>
          </w:p>
        </w:tc>
        <w:tc>
          <w:tcPr>
            <w:tcW w:w="2818" w:type="dxa"/>
            <w:shd w:val="clear" w:color="auto" w:fill="8DB3E2"/>
          </w:tcPr>
          <w:p w14:paraId="364AE57E" w14:textId="77777777" w:rsidR="00847265" w:rsidRPr="00847265" w:rsidRDefault="00847265" w:rsidP="00847265">
            <w:pPr>
              <w:rPr>
                <w:b/>
                <w:bCs/>
                <w:sz w:val="16"/>
                <w:szCs w:val="16"/>
              </w:rPr>
            </w:pPr>
            <w:r w:rsidRPr="00847265">
              <w:rPr>
                <w:b/>
                <w:bCs/>
                <w:sz w:val="16"/>
                <w:szCs w:val="16"/>
              </w:rPr>
              <w:t>FVS</w:t>
            </w:r>
          </w:p>
        </w:tc>
        <w:tc>
          <w:tcPr>
            <w:tcW w:w="1714" w:type="dxa"/>
            <w:shd w:val="clear" w:color="auto" w:fill="D6E3BC"/>
          </w:tcPr>
          <w:p w14:paraId="7252F274" w14:textId="77777777" w:rsidR="00847265" w:rsidRPr="00847265" w:rsidRDefault="00847265" w:rsidP="00847265">
            <w:pPr>
              <w:rPr>
                <w:sz w:val="16"/>
                <w:szCs w:val="16"/>
              </w:rPr>
            </w:pPr>
            <w:r w:rsidRPr="00847265">
              <w:rPr>
                <w:sz w:val="16"/>
                <w:szCs w:val="16"/>
              </w:rPr>
              <w:t>V</w:t>
            </w:r>
          </w:p>
        </w:tc>
        <w:tc>
          <w:tcPr>
            <w:tcW w:w="1857" w:type="dxa"/>
            <w:shd w:val="clear" w:color="auto" w:fill="D6E3BC"/>
          </w:tcPr>
          <w:p w14:paraId="732C4A9E" w14:textId="77777777" w:rsidR="00847265" w:rsidRPr="00847265" w:rsidRDefault="00847265" w:rsidP="00847265">
            <w:pPr>
              <w:rPr>
                <w:sz w:val="16"/>
                <w:szCs w:val="16"/>
              </w:rPr>
            </w:pPr>
            <w:r w:rsidRPr="00847265">
              <w:rPr>
                <w:sz w:val="16"/>
                <w:szCs w:val="16"/>
              </w:rPr>
              <w:t>V</w:t>
            </w:r>
          </w:p>
        </w:tc>
        <w:tc>
          <w:tcPr>
            <w:tcW w:w="1742" w:type="dxa"/>
            <w:shd w:val="clear" w:color="auto" w:fill="D6E3BC"/>
          </w:tcPr>
          <w:p w14:paraId="0537809E"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3D4DF28F"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725F2486"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47091AF2"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435B8FE7" w14:textId="77777777" w:rsidR="00847265" w:rsidRPr="00847265" w:rsidRDefault="00847265" w:rsidP="00847265">
            <w:pPr>
              <w:rPr>
                <w:sz w:val="16"/>
                <w:szCs w:val="16"/>
              </w:rPr>
            </w:pPr>
            <w:r w:rsidRPr="00847265">
              <w:rPr>
                <w:sz w:val="16"/>
                <w:szCs w:val="16"/>
              </w:rPr>
              <w:t>V</w:t>
            </w:r>
          </w:p>
        </w:tc>
      </w:tr>
      <w:tr w:rsidR="00847265" w:rsidRPr="00986D50" w14:paraId="5A7F2C5F" w14:textId="77777777" w:rsidTr="001B3859">
        <w:trPr>
          <w:trHeight w:val="288"/>
        </w:trPr>
        <w:tc>
          <w:tcPr>
            <w:tcW w:w="1888" w:type="dxa"/>
            <w:vMerge w:val="restart"/>
            <w:shd w:val="clear" w:color="auto" w:fill="8DB3E2"/>
          </w:tcPr>
          <w:p w14:paraId="3465BC31" w14:textId="77777777" w:rsidR="00847265" w:rsidRPr="00847265" w:rsidRDefault="00847265" w:rsidP="00847265">
            <w:pPr>
              <w:rPr>
                <w:b/>
                <w:bCs/>
                <w:sz w:val="16"/>
                <w:szCs w:val="16"/>
              </w:rPr>
            </w:pPr>
            <w:r w:rsidRPr="00847265">
              <w:rPr>
                <w:b/>
                <w:bCs/>
                <w:sz w:val="16"/>
                <w:szCs w:val="16"/>
              </w:rPr>
              <w:t>Subjective measurements</w:t>
            </w:r>
          </w:p>
          <w:p w14:paraId="3DF172C7" w14:textId="77777777" w:rsidR="00847265" w:rsidRPr="00847265" w:rsidRDefault="00847265" w:rsidP="00847265">
            <w:pPr>
              <w:rPr>
                <w:b/>
                <w:bCs/>
                <w:sz w:val="16"/>
                <w:szCs w:val="16"/>
              </w:rPr>
            </w:pPr>
          </w:p>
          <w:p w14:paraId="72CD0100" w14:textId="77777777" w:rsidR="00847265" w:rsidRPr="00847265" w:rsidRDefault="00847265" w:rsidP="00847265">
            <w:pPr>
              <w:rPr>
                <w:b/>
                <w:bCs/>
                <w:sz w:val="16"/>
                <w:szCs w:val="16"/>
              </w:rPr>
            </w:pPr>
          </w:p>
        </w:tc>
        <w:tc>
          <w:tcPr>
            <w:tcW w:w="2818" w:type="dxa"/>
            <w:shd w:val="clear" w:color="auto" w:fill="8DB3E2"/>
          </w:tcPr>
          <w:p w14:paraId="3DAC4C7E" w14:textId="77777777" w:rsidR="00847265" w:rsidRPr="00847265" w:rsidRDefault="00847265" w:rsidP="00847265">
            <w:pPr>
              <w:rPr>
                <w:b/>
                <w:bCs/>
                <w:sz w:val="16"/>
                <w:szCs w:val="16"/>
              </w:rPr>
            </w:pPr>
            <w:r w:rsidRPr="00847265">
              <w:rPr>
                <w:b/>
                <w:bCs/>
                <w:sz w:val="16"/>
                <w:szCs w:val="16"/>
              </w:rPr>
              <w:t>SAFS</w:t>
            </w:r>
          </w:p>
        </w:tc>
        <w:tc>
          <w:tcPr>
            <w:tcW w:w="1714" w:type="dxa"/>
            <w:shd w:val="clear" w:color="auto" w:fill="F2DBDB"/>
          </w:tcPr>
          <w:p w14:paraId="15FF6268"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016EE117"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15BDD067"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2DF0B6DE"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06A43184" w14:textId="77777777" w:rsidR="00847265" w:rsidRPr="00847265" w:rsidRDefault="00847265" w:rsidP="00847265">
            <w:pPr>
              <w:rPr>
                <w:sz w:val="16"/>
                <w:szCs w:val="16"/>
              </w:rPr>
            </w:pPr>
            <w:r w:rsidRPr="00847265">
              <w:rPr>
                <w:sz w:val="16"/>
                <w:szCs w:val="16"/>
              </w:rPr>
              <w:t>V</w:t>
            </w:r>
          </w:p>
        </w:tc>
        <w:tc>
          <w:tcPr>
            <w:tcW w:w="1526" w:type="dxa"/>
            <w:shd w:val="clear" w:color="auto" w:fill="F2DBDB"/>
          </w:tcPr>
          <w:p w14:paraId="640C3C07" w14:textId="77777777" w:rsidR="00847265" w:rsidRPr="00847265" w:rsidRDefault="00847265" w:rsidP="00847265">
            <w:pPr>
              <w:rPr>
                <w:sz w:val="16"/>
                <w:szCs w:val="16"/>
              </w:rPr>
            </w:pPr>
            <w:r w:rsidRPr="00847265">
              <w:rPr>
                <w:sz w:val="16"/>
                <w:szCs w:val="16"/>
              </w:rPr>
              <w:t>X</w:t>
            </w:r>
          </w:p>
        </w:tc>
        <w:tc>
          <w:tcPr>
            <w:tcW w:w="2597" w:type="dxa"/>
            <w:shd w:val="clear" w:color="auto" w:fill="D6E3BC"/>
          </w:tcPr>
          <w:p w14:paraId="4467BB09" w14:textId="77777777" w:rsidR="00847265" w:rsidRPr="00847265" w:rsidRDefault="00847265" w:rsidP="00847265">
            <w:pPr>
              <w:rPr>
                <w:sz w:val="16"/>
                <w:szCs w:val="16"/>
              </w:rPr>
            </w:pPr>
            <w:r w:rsidRPr="00847265">
              <w:rPr>
                <w:sz w:val="16"/>
                <w:szCs w:val="16"/>
              </w:rPr>
              <w:t xml:space="preserve">Adapted version </w:t>
            </w:r>
          </w:p>
        </w:tc>
      </w:tr>
      <w:tr w:rsidR="00847265" w:rsidRPr="00986D50" w14:paraId="234BD9DE" w14:textId="77777777" w:rsidTr="001B3859">
        <w:trPr>
          <w:trHeight w:val="288"/>
        </w:trPr>
        <w:tc>
          <w:tcPr>
            <w:tcW w:w="1888" w:type="dxa"/>
            <w:vMerge/>
            <w:shd w:val="clear" w:color="auto" w:fill="8DB3E2"/>
          </w:tcPr>
          <w:p w14:paraId="5BD62C20" w14:textId="77777777" w:rsidR="00847265" w:rsidRPr="00847265" w:rsidRDefault="00847265" w:rsidP="00847265">
            <w:pPr>
              <w:rPr>
                <w:b/>
                <w:bCs/>
                <w:sz w:val="16"/>
                <w:szCs w:val="16"/>
              </w:rPr>
            </w:pPr>
          </w:p>
        </w:tc>
        <w:tc>
          <w:tcPr>
            <w:tcW w:w="2818" w:type="dxa"/>
            <w:shd w:val="clear" w:color="auto" w:fill="8DB3E2"/>
          </w:tcPr>
          <w:p w14:paraId="4267ABE1" w14:textId="77777777" w:rsidR="00847265" w:rsidRPr="00847265" w:rsidRDefault="00847265" w:rsidP="00847265">
            <w:pPr>
              <w:rPr>
                <w:b/>
                <w:bCs/>
                <w:sz w:val="16"/>
                <w:szCs w:val="16"/>
              </w:rPr>
            </w:pPr>
            <w:r w:rsidRPr="00847265">
              <w:rPr>
                <w:b/>
                <w:bCs/>
                <w:sz w:val="16"/>
                <w:szCs w:val="16"/>
              </w:rPr>
              <w:t>HFSSM</w:t>
            </w:r>
          </w:p>
          <w:p w14:paraId="1E39B1EE" w14:textId="77777777" w:rsidR="00847265" w:rsidRPr="00847265" w:rsidRDefault="00847265" w:rsidP="00847265">
            <w:pPr>
              <w:rPr>
                <w:b/>
                <w:bCs/>
                <w:sz w:val="16"/>
                <w:szCs w:val="16"/>
              </w:rPr>
            </w:pPr>
          </w:p>
        </w:tc>
        <w:tc>
          <w:tcPr>
            <w:tcW w:w="1714" w:type="dxa"/>
            <w:shd w:val="clear" w:color="auto" w:fill="F2DBDB"/>
          </w:tcPr>
          <w:p w14:paraId="266BAD1D"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0BDCE71D"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349AF224"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3748282B"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6639D256" w14:textId="77777777" w:rsidR="00847265" w:rsidRPr="00847265" w:rsidRDefault="00847265" w:rsidP="00847265">
            <w:pPr>
              <w:rPr>
                <w:sz w:val="16"/>
                <w:szCs w:val="16"/>
              </w:rPr>
            </w:pPr>
            <w:r w:rsidRPr="00847265">
              <w:rPr>
                <w:sz w:val="16"/>
                <w:szCs w:val="16"/>
              </w:rPr>
              <w:t>V</w:t>
            </w:r>
          </w:p>
        </w:tc>
        <w:tc>
          <w:tcPr>
            <w:tcW w:w="1526" w:type="dxa"/>
            <w:tcBorders>
              <w:bottom w:val="single" w:sz="4" w:space="0" w:color="auto"/>
            </w:tcBorders>
            <w:shd w:val="clear" w:color="auto" w:fill="F2DBDB"/>
          </w:tcPr>
          <w:p w14:paraId="5347097A" w14:textId="77777777" w:rsidR="00847265" w:rsidRPr="00847265" w:rsidRDefault="00847265" w:rsidP="00847265">
            <w:pPr>
              <w:rPr>
                <w:sz w:val="16"/>
                <w:szCs w:val="16"/>
              </w:rPr>
            </w:pPr>
            <w:r w:rsidRPr="00847265">
              <w:rPr>
                <w:sz w:val="16"/>
                <w:szCs w:val="16"/>
              </w:rPr>
              <w:t>X</w:t>
            </w:r>
          </w:p>
        </w:tc>
        <w:tc>
          <w:tcPr>
            <w:tcW w:w="2597" w:type="dxa"/>
            <w:shd w:val="clear" w:color="auto" w:fill="F2DBDB"/>
          </w:tcPr>
          <w:p w14:paraId="67437E29" w14:textId="77777777" w:rsidR="00847265" w:rsidRPr="00847265" w:rsidRDefault="00847265" w:rsidP="00847265">
            <w:pPr>
              <w:rPr>
                <w:sz w:val="16"/>
                <w:szCs w:val="16"/>
              </w:rPr>
            </w:pPr>
            <w:r w:rsidRPr="00847265">
              <w:rPr>
                <w:sz w:val="16"/>
                <w:szCs w:val="16"/>
              </w:rPr>
              <w:t>No data available</w:t>
            </w:r>
          </w:p>
        </w:tc>
      </w:tr>
      <w:tr w:rsidR="00847265" w:rsidRPr="00986D50" w14:paraId="7B8689FD" w14:textId="77777777" w:rsidTr="001B3859">
        <w:trPr>
          <w:trHeight w:val="288"/>
        </w:trPr>
        <w:tc>
          <w:tcPr>
            <w:tcW w:w="1888" w:type="dxa"/>
            <w:vMerge/>
            <w:shd w:val="clear" w:color="auto" w:fill="8DB3E2"/>
          </w:tcPr>
          <w:p w14:paraId="2FF1CD80" w14:textId="77777777" w:rsidR="00847265" w:rsidRPr="00847265" w:rsidRDefault="00847265" w:rsidP="00847265">
            <w:pPr>
              <w:rPr>
                <w:b/>
                <w:bCs/>
                <w:sz w:val="16"/>
                <w:szCs w:val="16"/>
              </w:rPr>
            </w:pPr>
          </w:p>
        </w:tc>
        <w:tc>
          <w:tcPr>
            <w:tcW w:w="2818" w:type="dxa"/>
            <w:shd w:val="clear" w:color="auto" w:fill="8DB3E2"/>
          </w:tcPr>
          <w:p w14:paraId="6A6575A6" w14:textId="77777777" w:rsidR="00847265" w:rsidRPr="00847265" w:rsidRDefault="00847265" w:rsidP="00847265">
            <w:pPr>
              <w:rPr>
                <w:b/>
                <w:bCs/>
                <w:sz w:val="16"/>
                <w:szCs w:val="16"/>
                <w:vertAlign w:val="superscript"/>
              </w:rPr>
            </w:pPr>
            <w:r w:rsidRPr="00847265">
              <w:rPr>
                <w:b/>
                <w:bCs/>
                <w:sz w:val="16"/>
                <w:szCs w:val="16"/>
              </w:rPr>
              <w:t>HFIAS</w:t>
            </w:r>
          </w:p>
          <w:p w14:paraId="515F4C74" w14:textId="77777777" w:rsidR="00847265" w:rsidRPr="00847265" w:rsidRDefault="00847265" w:rsidP="00847265">
            <w:pPr>
              <w:rPr>
                <w:b/>
                <w:bCs/>
                <w:sz w:val="16"/>
                <w:szCs w:val="16"/>
              </w:rPr>
            </w:pPr>
          </w:p>
        </w:tc>
        <w:tc>
          <w:tcPr>
            <w:tcW w:w="1714" w:type="dxa"/>
            <w:shd w:val="clear" w:color="auto" w:fill="F2DBDB"/>
          </w:tcPr>
          <w:p w14:paraId="5004CE3D" w14:textId="77777777" w:rsidR="00847265" w:rsidRPr="00847265" w:rsidRDefault="00847265" w:rsidP="00847265">
            <w:pPr>
              <w:rPr>
                <w:b/>
                <w:bCs/>
                <w:sz w:val="16"/>
                <w:szCs w:val="16"/>
              </w:rPr>
            </w:pPr>
            <w:r w:rsidRPr="00847265">
              <w:rPr>
                <w:sz w:val="16"/>
                <w:szCs w:val="16"/>
              </w:rPr>
              <w:t>X</w:t>
            </w:r>
          </w:p>
        </w:tc>
        <w:tc>
          <w:tcPr>
            <w:tcW w:w="1857" w:type="dxa"/>
            <w:shd w:val="clear" w:color="auto" w:fill="D6E3BC"/>
          </w:tcPr>
          <w:p w14:paraId="6368DAAA" w14:textId="77777777" w:rsidR="00847265" w:rsidRPr="00847265" w:rsidRDefault="00847265" w:rsidP="00847265">
            <w:pPr>
              <w:rPr>
                <w:b/>
                <w:bCs/>
                <w:sz w:val="16"/>
                <w:szCs w:val="16"/>
              </w:rPr>
            </w:pPr>
            <w:r w:rsidRPr="00847265">
              <w:rPr>
                <w:sz w:val="16"/>
                <w:szCs w:val="16"/>
              </w:rPr>
              <w:t>V</w:t>
            </w:r>
          </w:p>
        </w:tc>
        <w:tc>
          <w:tcPr>
            <w:tcW w:w="1742" w:type="dxa"/>
            <w:shd w:val="clear" w:color="auto" w:fill="F2DBDB"/>
          </w:tcPr>
          <w:p w14:paraId="4899AA29" w14:textId="77777777" w:rsidR="00847265" w:rsidRPr="00847265" w:rsidRDefault="00847265" w:rsidP="00847265">
            <w:pPr>
              <w:rPr>
                <w:b/>
                <w:bCs/>
                <w:sz w:val="16"/>
                <w:szCs w:val="16"/>
              </w:rPr>
            </w:pPr>
            <w:r w:rsidRPr="00847265">
              <w:rPr>
                <w:sz w:val="16"/>
                <w:szCs w:val="16"/>
              </w:rPr>
              <w:t>X</w:t>
            </w:r>
          </w:p>
        </w:tc>
        <w:tc>
          <w:tcPr>
            <w:tcW w:w="1742" w:type="dxa"/>
            <w:shd w:val="clear" w:color="auto" w:fill="F2DBDB"/>
          </w:tcPr>
          <w:p w14:paraId="4A21D124" w14:textId="77777777" w:rsidR="00847265" w:rsidRPr="00847265" w:rsidRDefault="00847265" w:rsidP="00847265">
            <w:pPr>
              <w:rPr>
                <w:b/>
                <w:bCs/>
                <w:sz w:val="16"/>
                <w:szCs w:val="16"/>
              </w:rPr>
            </w:pPr>
            <w:r w:rsidRPr="00847265">
              <w:rPr>
                <w:sz w:val="16"/>
                <w:szCs w:val="16"/>
              </w:rPr>
              <w:t>X</w:t>
            </w:r>
          </w:p>
        </w:tc>
        <w:tc>
          <w:tcPr>
            <w:tcW w:w="1742" w:type="dxa"/>
            <w:shd w:val="clear" w:color="auto" w:fill="D6E3BC"/>
          </w:tcPr>
          <w:p w14:paraId="0E6141A6" w14:textId="77777777" w:rsidR="00847265" w:rsidRPr="00847265" w:rsidRDefault="00847265" w:rsidP="00847265">
            <w:pPr>
              <w:rPr>
                <w:b/>
                <w:bCs/>
                <w:sz w:val="16"/>
                <w:szCs w:val="16"/>
              </w:rPr>
            </w:pPr>
            <w:r w:rsidRPr="00847265">
              <w:rPr>
                <w:sz w:val="16"/>
                <w:szCs w:val="16"/>
              </w:rPr>
              <w:t>V</w:t>
            </w:r>
          </w:p>
        </w:tc>
        <w:tc>
          <w:tcPr>
            <w:tcW w:w="1526" w:type="dxa"/>
            <w:tcBorders>
              <w:bottom w:val="single" w:sz="4" w:space="0" w:color="auto"/>
            </w:tcBorders>
            <w:shd w:val="clear" w:color="auto" w:fill="F2DBDB"/>
          </w:tcPr>
          <w:p w14:paraId="4420428A" w14:textId="77777777" w:rsidR="00847265" w:rsidRPr="00847265" w:rsidRDefault="00847265" w:rsidP="00847265">
            <w:pPr>
              <w:rPr>
                <w:b/>
                <w:bCs/>
                <w:sz w:val="16"/>
                <w:szCs w:val="16"/>
              </w:rPr>
            </w:pPr>
            <w:r w:rsidRPr="00847265">
              <w:rPr>
                <w:sz w:val="16"/>
                <w:szCs w:val="16"/>
              </w:rPr>
              <w:t>X</w:t>
            </w:r>
          </w:p>
        </w:tc>
        <w:tc>
          <w:tcPr>
            <w:tcW w:w="2597" w:type="dxa"/>
            <w:shd w:val="clear" w:color="auto" w:fill="F2DBDB"/>
          </w:tcPr>
          <w:p w14:paraId="24A57BAE" w14:textId="77777777" w:rsidR="00847265" w:rsidRPr="00847265" w:rsidRDefault="00847265" w:rsidP="00847265">
            <w:pPr>
              <w:rPr>
                <w:b/>
                <w:bCs/>
                <w:sz w:val="16"/>
                <w:szCs w:val="16"/>
              </w:rPr>
            </w:pPr>
            <w:r w:rsidRPr="00847265">
              <w:rPr>
                <w:sz w:val="16"/>
                <w:szCs w:val="16"/>
              </w:rPr>
              <w:t>No data available</w:t>
            </w:r>
          </w:p>
        </w:tc>
      </w:tr>
      <w:tr w:rsidR="00847265" w:rsidRPr="00986D50" w14:paraId="3BC76B69" w14:textId="77777777" w:rsidTr="001B3859">
        <w:trPr>
          <w:trHeight w:val="288"/>
        </w:trPr>
        <w:tc>
          <w:tcPr>
            <w:tcW w:w="1888" w:type="dxa"/>
            <w:vMerge/>
            <w:shd w:val="clear" w:color="auto" w:fill="8DB3E2"/>
          </w:tcPr>
          <w:p w14:paraId="7368AF8F" w14:textId="77777777" w:rsidR="00847265" w:rsidRPr="00847265" w:rsidRDefault="00847265" w:rsidP="00847265">
            <w:pPr>
              <w:rPr>
                <w:b/>
                <w:bCs/>
                <w:sz w:val="16"/>
                <w:szCs w:val="16"/>
              </w:rPr>
            </w:pPr>
          </w:p>
        </w:tc>
        <w:tc>
          <w:tcPr>
            <w:tcW w:w="2818" w:type="dxa"/>
            <w:shd w:val="clear" w:color="auto" w:fill="8DB3E2"/>
          </w:tcPr>
          <w:p w14:paraId="1223FC82" w14:textId="77777777" w:rsidR="00847265" w:rsidRPr="00847265" w:rsidRDefault="00847265" w:rsidP="00847265">
            <w:pPr>
              <w:rPr>
                <w:b/>
                <w:bCs/>
                <w:sz w:val="16"/>
                <w:szCs w:val="16"/>
              </w:rPr>
            </w:pPr>
            <w:r w:rsidRPr="00847265">
              <w:rPr>
                <w:b/>
                <w:bCs/>
                <w:sz w:val="16"/>
                <w:szCs w:val="16"/>
              </w:rPr>
              <w:t>HHS</w:t>
            </w:r>
          </w:p>
        </w:tc>
        <w:tc>
          <w:tcPr>
            <w:tcW w:w="1714" w:type="dxa"/>
            <w:shd w:val="clear" w:color="auto" w:fill="F2DBDB"/>
          </w:tcPr>
          <w:p w14:paraId="099ACEF0" w14:textId="77777777" w:rsidR="00847265" w:rsidRPr="00847265" w:rsidRDefault="00847265" w:rsidP="00847265">
            <w:pPr>
              <w:rPr>
                <w:sz w:val="16"/>
                <w:szCs w:val="16"/>
              </w:rPr>
            </w:pPr>
            <w:r w:rsidRPr="00847265">
              <w:rPr>
                <w:sz w:val="16"/>
                <w:szCs w:val="16"/>
              </w:rPr>
              <w:t>X</w:t>
            </w:r>
          </w:p>
        </w:tc>
        <w:tc>
          <w:tcPr>
            <w:tcW w:w="1857" w:type="dxa"/>
            <w:shd w:val="clear" w:color="auto" w:fill="D6E3BC"/>
          </w:tcPr>
          <w:p w14:paraId="13017A26"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3AB7B6AF"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34E817DD"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46E84D48" w14:textId="77777777" w:rsidR="00847265" w:rsidRPr="00847265" w:rsidRDefault="00847265" w:rsidP="00847265">
            <w:pPr>
              <w:rPr>
                <w:sz w:val="16"/>
                <w:szCs w:val="16"/>
              </w:rPr>
            </w:pPr>
            <w:r w:rsidRPr="00847265">
              <w:rPr>
                <w:sz w:val="16"/>
                <w:szCs w:val="16"/>
              </w:rPr>
              <w:t>V</w:t>
            </w:r>
          </w:p>
        </w:tc>
        <w:tc>
          <w:tcPr>
            <w:tcW w:w="1526" w:type="dxa"/>
            <w:tcBorders>
              <w:top w:val="single" w:sz="4" w:space="0" w:color="auto"/>
            </w:tcBorders>
            <w:shd w:val="clear" w:color="auto" w:fill="F2DBDB"/>
          </w:tcPr>
          <w:p w14:paraId="58E98E62" w14:textId="77777777" w:rsidR="00847265" w:rsidRPr="00847265" w:rsidRDefault="00847265" w:rsidP="00847265">
            <w:pPr>
              <w:rPr>
                <w:sz w:val="16"/>
                <w:szCs w:val="16"/>
              </w:rPr>
            </w:pPr>
            <w:r w:rsidRPr="00847265">
              <w:rPr>
                <w:sz w:val="16"/>
                <w:szCs w:val="16"/>
              </w:rPr>
              <w:t>X</w:t>
            </w:r>
          </w:p>
        </w:tc>
        <w:tc>
          <w:tcPr>
            <w:tcW w:w="2597" w:type="dxa"/>
            <w:shd w:val="clear" w:color="auto" w:fill="F2DBDB"/>
          </w:tcPr>
          <w:p w14:paraId="13082D88" w14:textId="77777777" w:rsidR="00847265" w:rsidRPr="00847265" w:rsidRDefault="00847265" w:rsidP="00847265">
            <w:pPr>
              <w:rPr>
                <w:sz w:val="16"/>
                <w:szCs w:val="16"/>
              </w:rPr>
            </w:pPr>
            <w:r w:rsidRPr="00847265">
              <w:rPr>
                <w:sz w:val="16"/>
                <w:szCs w:val="16"/>
              </w:rPr>
              <w:t>No data available</w:t>
            </w:r>
          </w:p>
        </w:tc>
      </w:tr>
      <w:tr w:rsidR="00847265" w:rsidRPr="00986D50" w14:paraId="6D4E6954" w14:textId="77777777" w:rsidTr="001B3859">
        <w:trPr>
          <w:trHeight w:val="288"/>
        </w:trPr>
        <w:tc>
          <w:tcPr>
            <w:tcW w:w="1888" w:type="dxa"/>
            <w:shd w:val="clear" w:color="auto" w:fill="8DB3E2"/>
          </w:tcPr>
          <w:p w14:paraId="6C706D0A" w14:textId="77777777" w:rsidR="00847265" w:rsidRPr="00847265" w:rsidRDefault="00847265" w:rsidP="00847265">
            <w:pPr>
              <w:rPr>
                <w:b/>
                <w:bCs/>
                <w:sz w:val="16"/>
                <w:szCs w:val="16"/>
              </w:rPr>
            </w:pPr>
            <w:r w:rsidRPr="00847265">
              <w:rPr>
                <w:b/>
                <w:bCs/>
                <w:sz w:val="16"/>
                <w:szCs w:val="16"/>
              </w:rPr>
              <w:t>Coping strategies</w:t>
            </w:r>
          </w:p>
        </w:tc>
        <w:tc>
          <w:tcPr>
            <w:tcW w:w="2818" w:type="dxa"/>
            <w:shd w:val="clear" w:color="auto" w:fill="8DB3E2"/>
          </w:tcPr>
          <w:p w14:paraId="301406EE" w14:textId="77777777" w:rsidR="00847265" w:rsidRPr="00847265" w:rsidRDefault="00847265" w:rsidP="00847265">
            <w:pPr>
              <w:rPr>
                <w:b/>
                <w:bCs/>
                <w:sz w:val="16"/>
                <w:szCs w:val="16"/>
              </w:rPr>
            </w:pPr>
            <w:r w:rsidRPr="00847265">
              <w:rPr>
                <w:b/>
                <w:bCs/>
                <w:sz w:val="16"/>
                <w:szCs w:val="16"/>
              </w:rPr>
              <w:t>CSI</w:t>
            </w:r>
          </w:p>
        </w:tc>
        <w:tc>
          <w:tcPr>
            <w:tcW w:w="1714" w:type="dxa"/>
            <w:shd w:val="clear" w:color="auto" w:fill="F2DBDB"/>
          </w:tcPr>
          <w:p w14:paraId="0B5A9A54" w14:textId="77777777" w:rsidR="00847265" w:rsidRPr="00847265" w:rsidRDefault="00847265" w:rsidP="00847265">
            <w:pPr>
              <w:rPr>
                <w:sz w:val="16"/>
                <w:szCs w:val="16"/>
              </w:rPr>
            </w:pPr>
            <w:r w:rsidRPr="00847265">
              <w:rPr>
                <w:sz w:val="16"/>
                <w:szCs w:val="16"/>
              </w:rPr>
              <w:t>X</w:t>
            </w:r>
          </w:p>
        </w:tc>
        <w:tc>
          <w:tcPr>
            <w:tcW w:w="1857" w:type="dxa"/>
            <w:shd w:val="clear" w:color="auto" w:fill="D6E3BC"/>
          </w:tcPr>
          <w:p w14:paraId="2DDF2F08"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661C0751"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5C519E38"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422FA47C" w14:textId="77777777" w:rsidR="00847265" w:rsidRPr="00847265" w:rsidRDefault="00847265" w:rsidP="00847265">
            <w:pPr>
              <w:rPr>
                <w:sz w:val="16"/>
                <w:szCs w:val="16"/>
              </w:rPr>
            </w:pPr>
            <w:r w:rsidRPr="00847265">
              <w:rPr>
                <w:sz w:val="16"/>
                <w:szCs w:val="16"/>
              </w:rPr>
              <w:t>V</w:t>
            </w:r>
          </w:p>
        </w:tc>
        <w:tc>
          <w:tcPr>
            <w:tcW w:w="1526" w:type="dxa"/>
            <w:shd w:val="clear" w:color="auto" w:fill="D6E3BC"/>
          </w:tcPr>
          <w:p w14:paraId="38C5F03B"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1C9DD057" w14:textId="77777777" w:rsidR="00847265" w:rsidRPr="00847265" w:rsidRDefault="00847265" w:rsidP="00847265">
            <w:pPr>
              <w:rPr>
                <w:sz w:val="16"/>
                <w:szCs w:val="16"/>
              </w:rPr>
            </w:pPr>
            <w:r w:rsidRPr="00847265">
              <w:rPr>
                <w:sz w:val="16"/>
                <w:szCs w:val="16"/>
              </w:rPr>
              <w:t>Reduced ver</w:t>
            </w:r>
            <w:r w:rsidRPr="00847265">
              <w:rPr>
                <w:sz w:val="16"/>
                <w:szCs w:val="16"/>
                <w:shd w:val="clear" w:color="auto" w:fill="D6E3BC"/>
              </w:rPr>
              <w:t>sion</w:t>
            </w:r>
          </w:p>
        </w:tc>
      </w:tr>
      <w:tr w:rsidR="00847265" w:rsidRPr="00986D50" w14:paraId="0891D323" w14:textId="77777777" w:rsidTr="001B3859">
        <w:trPr>
          <w:trHeight w:val="288"/>
        </w:trPr>
        <w:tc>
          <w:tcPr>
            <w:tcW w:w="1888" w:type="dxa"/>
            <w:vMerge w:val="restart"/>
            <w:shd w:val="clear" w:color="auto" w:fill="8DB3E2"/>
          </w:tcPr>
          <w:p w14:paraId="742B9F8B" w14:textId="77777777" w:rsidR="00847265" w:rsidRPr="00847265" w:rsidRDefault="00847265" w:rsidP="00847265">
            <w:pPr>
              <w:rPr>
                <w:b/>
                <w:bCs/>
                <w:sz w:val="16"/>
                <w:szCs w:val="16"/>
              </w:rPr>
            </w:pPr>
          </w:p>
          <w:p w14:paraId="48948438" w14:textId="77777777" w:rsidR="00847265" w:rsidRPr="00847265" w:rsidRDefault="00847265" w:rsidP="00847265">
            <w:pPr>
              <w:rPr>
                <w:b/>
                <w:bCs/>
                <w:sz w:val="16"/>
                <w:szCs w:val="16"/>
              </w:rPr>
            </w:pPr>
            <w:r w:rsidRPr="00847265">
              <w:rPr>
                <w:b/>
                <w:bCs/>
                <w:sz w:val="16"/>
                <w:szCs w:val="16"/>
              </w:rPr>
              <w:t>Anthropometric measurements</w:t>
            </w:r>
          </w:p>
        </w:tc>
        <w:tc>
          <w:tcPr>
            <w:tcW w:w="2818" w:type="dxa"/>
            <w:shd w:val="clear" w:color="auto" w:fill="8DB3E2"/>
          </w:tcPr>
          <w:p w14:paraId="04A12167" w14:textId="77777777" w:rsidR="00847265" w:rsidRPr="00847265" w:rsidRDefault="00847265" w:rsidP="00847265">
            <w:pPr>
              <w:rPr>
                <w:b/>
                <w:bCs/>
                <w:sz w:val="16"/>
                <w:szCs w:val="16"/>
              </w:rPr>
            </w:pPr>
            <w:r w:rsidRPr="00847265">
              <w:rPr>
                <w:b/>
                <w:bCs/>
                <w:sz w:val="16"/>
                <w:szCs w:val="16"/>
              </w:rPr>
              <w:t xml:space="preserve">Wasting </w:t>
            </w:r>
          </w:p>
          <w:p w14:paraId="348B23B7" w14:textId="77777777" w:rsidR="00847265" w:rsidRPr="00847265" w:rsidRDefault="00847265" w:rsidP="00847265">
            <w:pPr>
              <w:rPr>
                <w:b/>
                <w:bCs/>
                <w:sz w:val="16"/>
                <w:szCs w:val="16"/>
              </w:rPr>
            </w:pPr>
          </w:p>
        </w:tc>
        <w:tc>
          <w:tcPr>
            <w:tcW w:w="1714" w:type="dxa"/>
            <w:shd w:val="clear" w:color="auto" w:fill="F2DBDB"/>
          </w:tcPr>
          <w:p w14:paraId="58E5FF44"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0A7EC11A"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3BC2BD6A"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38E96379"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6C99FC3C"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6A6E7D7C"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2BD0E945" w14:textId="77777777" w:rsidR="00847265" w:rsidRPr="00847265" w:rsidRDefault="00847265" w:rsidP="00847265">
            <w:pPr>
              <w:rPr>
                <w:sz w:val="16"/>
                <w:szCs w:val="16"/>
              </w:rPr>
            </w:pPr>
            <w:r w:rsidRPr="00847265">
              <w:rPr>
                <w:sz w:val="16"/>
                <w:szCs w:val="16"/>
              </w:rPr>
              <w:t>V</w:t>
            </w:r>
          </w:p>
        </w:tc>
      </w:tr>
      <w:tr w:rsidR="00847265" w:rsidRPr="00986D50" w14:paraId="78E821EB" w14:textId="77777777" w:rsidTr="001B3859">
        <w:trPr>
          <w:trHeight w:val="288"/>
        </w:trPr>
        <w:tc>
          <w:tcPr>
            <w:tcW w:w="1888" w:type="dxa"/>
            <w:vMerge/>
            <w:shd w:val="clear" w:color="auto" w:fill="8DB3E2"/>
          </w:tcPr>
          <w:p w14:paraId="5D5D9BBD" w14:textId="77777777" w:rsidR="00847265" w:rsidRPr="00847265" w:rsidRDefault="00847265" w:rsidP="00847265">
            <w:pPr>
              <w:rPr>
                <w:b/>
                <w:bCs/>
                <w:sz w:val="16"/>
                <w:szCs w:val="16"/>
              </w:rPr>
            </w:pPr>
          </w:p>
        </w:tc>
        <w:tc>
          <w:tcPr>
            <w:tcW w:w="2818" w:type="dxa"/>
            <w:shd w:val="clear" w:color="auto" w:fill="8DB3E2"/>
          </w:tcPr>
          <w:p w14:paraId="6B2C7A13" w14:textId="77777777" w:rsidR="00847265" w:rsidRPr="00847265" w:rsidRDefault="00847265" w:rsidP="00847265">
            <w:pPr>
              <w:rPr>
                <w:b/>
                <w:bCs/>
                <w:sz w:val="16"/>
                <w:szCs w:val="16"/>
              </w:rPr>
            </w:pPr>
            <w:r w:rsidRPr="00847265">
              <w:rPr>
                <w:b/>
                <w:bCs/>
                <w:sz w:val="16"/>
                <w:szCs w:val="16"/>
              </w:rPr>
              <w:t xml:space="preserve">Stunting </w:t>
            </w:r>
          </w:p>
        </w:tc>
        <w:tc>
          <w:tcPr>
            <w:tcW w:w="1714" w:type="dxa"/>
            <w:shd w:val="clear" w:color="auto" w:fill="F2DBDB"/>
          </w:tcPr>
          <w:p w14:paraId="245411A2"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48352887"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3A60911E"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25AC1014"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54F1A37C"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5519AC2E"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54EF3C46" w14:textId="77777777" w:rsidR="00847265" w:rsidRPr="00847265" w:rsidRDefault="00847265" w:rsidP="00847265">
            <w:pPr>
              <w:rPr>
                <w:sz w:val="16"/>
                <w:szCs w:val="16"/>
              </w:rPr>
            </w:pPr>
            <w:r w:rsidRPr="00847265">
              <w:rPr>
                <w:sz w:val="16"/>
                <w:szCs w:val="16"/>
              </w:rPr>
              <w:t>V</w:t>
            </w:r>
          </w:p>
        </w:tc>
      </w:tr>
      <w:tr w:rsidR="00847265" w:rsidRPr="00986D50" w14:paraId="46346969" w14:textId="77777777" w:rsidTr="001B3859">
        <w:trPr>
          <w:trHeight w:val="136"/>
        </w:trPr>
        <w:tc>
          <w:tcPr>
            <w:tcW w:w="1888" w:type="dxa"/>
            <w:vMerge/>
            <w:shd w:val="clear" w:color="auto" w:fill="8DB3E2"/>
          </w:tcPr>
          <w:p w14:paraId="7C6A2210" w14:textId="77777777" w:rsidR="00847265" w:rsidRPr="00847265" w:rsidRDefault="00847265" w:rsidP="00847265">
            <w:pPr>
              <w:rPr>
                <w:b/>
                <w:bCs/>
                <w:sz w:val="16"/>
                <w:szCs w:val="16"/>
              </w:rPr>
            </w:pPr>
          </w:p>
        </w:tc>
        <w:tc>
          <w:tcPr>
            <w:tcW w:w="2818" w:type="dxa"/>
            <w:shd w:val="clear" w:color="auto" w:fill="8DB3E2"/>
          </w:tcPr>
          <w:p w14:paraId="0EA9BD05" w14:textId="77777777" w:rsidR="00847265" w:rsidRPr="00847265" w:rsidRDefault="00847265" w:rsidP="00847265">
            <w:pPr>
              <w:rPr>
                <w:b/>
                <w:bCs/>
                <w:sz w:val="16"/>
                <w:szCs w:val="16"/>
              </w:rPr>
            </w:pPr>
            <w:r w:rsidRPr="00847265">
              <w:rPr>
                <w:b/>
                <w:bCs/>
                <w:sz w:val="16"/>
                <w:szCs w:val="16"/>
              </w:rPr>
              <w:t xml:space="preserve">Underweight </w:t>
            </w:r>
          </w:p>
          <w:p w14:paraId="20C53060" w14:textId="77777777" w:rsidR="00847265" w:rsidRPr="00847265" w:rsidRDefault="00847265" w:rsidP="00847265">
            <w:pPr>
              <w:rPr>
                <w:b/>
                <w:bCs/>
                <w:sz w:val="16"/>
                <w:szCs w:val="16"/>
              </w:rPr>
            </w:pPr>
          </w:p>
        </w:tc>
        <w:tc>
          <w:tcPr>
            <w:tcW w:w="1714" w:type="dxa"/>
            <w:shd w:val="clear" w:color="auto" w:fill="F2DBDB"/>
          </w:tcPr>
          <w:p w14:paraId="47DD9842"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1B26FD76"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41D65768"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56E40BD1"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05A6455E"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56BFE4F7"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1ABFABF4" w14:textId="77777777" w:rsidR="00847265" w:rsidRPr="00847265" w:rsidRDefault="00847265" w:rsidP="00847265">
            <w:pPr>
              <w:rPr>
                <w:sz w:val="16"/>
                <w:szCs w:val="16"/>
              </w:rPr>
            </w:pPr>
            <w:r w:rsidRPr="00847265">
              <w:rPr>
                <w:sz w:val="16"/>
                <w:szCs w:val="16"/>
              </w:rPr>
              <w:t>V</w:t>
            </w:r>
          </w:p>
        </w:tc>
      </w:tr>
      <w:tr w:rsidR="00847265" w:rsidRPr="00986D50" w14:paraId="18204F66" w14:textId="77777777" w:rsidTr="001B3859">
        <w:trPr>
          <w:trHeight w:val="288"/>
        </w:trPr>
        <w:tc>
          <w:tcPr>
            <w:tcW w:w="1888" w:type="dxa"/>
            <w:vMerge/>
            <w:shd w:val="clear" w:color="auto" w:fill="8DB3E2"/>
          </w:tcPr>
          <w:p w14:paraId="63BCBCB4" w14:textId="77777777" w:rsidR="00847265" w:rsidRPr="00847265" w:rsidRDefault="00847265" w:rsidP="00847265">
            <w:pPr>
              <w:rPr>
                <w:b/>
                <w:bCs/>
                <w:sz w:val="16"/>
                <w:szCs w:val="16"/>
              </w:rPr>
            </w:pPr>
          </w:p>
        </w:tc>
        <w:tc>
          <w:tcPr>
            <w:tcW w:w="2818" w:type="dxa"/>
            <w:shd w:val="clear" w:color="auto" w:fill="8DB3E2"/>
          </w:tcPr>
          <w:p w14:paraId="5AA0443E" w14:textId="77777777" w:rsidR="00847265" w:rsidRPr="00847265" w:rsidRDefault="00847265" w:rsidP="00847265">
            <w:pPr>
              <w:rPr>
                <w:b/>
                <w:bCs/>
                <w:sz w:val="16"/>
                <w:szCs w:val="16"/>
              </w:rPr>
            </w:pPr>
            <w:r w:rsidRPr="00847265">
              <w:rPr>
                <w:b/>
                <w:bCs/>
                <w:sz w:val="16"/>
                <w:szCs w:val="16"/>
              </w:rPr>
              <w:t>MUAC</w:t>
            </w:r>
          </w:p>
        </w:tc>
        <w:tc>
          <w:tcPr>
            <w:tcW w:w="1714" w:type="dxa"/>
            <w:shd w:val="clear" w:color="auto" w:fill="D6E3BC"/>
          </w:tcPr>
          <w:p w14:paraId="5166EC38" w14:textId="77777777" w:rsidR="00847265" w:rsidRPr="00847265" w:rsidRDefault="00847265" w:rsidP="00847265">
            <w:pPr>
              <w:rPr>
                <w:sz w:val="16"/>
                <w:szCs w:val="16"/>
              </w:rPr>
            </w:pPr>
            <w:r w:rsidRPr="00847265">
              <w:rPr>
                <w:sz w:val="16"/>
                <w:szCs w:val="16"/>
              </w:rPr>
              <w:t>V</w:t>
            </w:r>
          </w:p>
        </w:tc>
        <w:tc>
          <w:tcPr>
            <w:tcW w:w="1857" w:type="dxa"/>
            <w:shd w:val="clear" w:color="auto" w:fill="F2DBDB"/>
          </w:tcPr>
          <w:p w14:paraId="7480F72F"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1297B3EC"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60DE234C"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44FD0E26"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3B14A517"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220E42AB" w14:textId="77777777" w:rsidR="00847265" w:rsidRPr="00847265" w:rsidRDefault="00847265" w:rsidP="00847265">
            <w:pPr>
              <w:rPr>
                <w:sz w:val="16"/>
                <w:szCs w:val="16"/>
              </w:rPr>
            </w:pPr>
            <w:r w:rsidRPr="00847265">
              <w:rPr>
                <w:sz w:val="16"/>
                <w:szCs w:val="16"/>
              </w:rPr>
              <w:t>Not available for wave 1, overall relatively few observations</w:t>
            </w:r>
          </w:p>
        </w:tc>
      </w:tr>
      <w:tr w:rsidR="00847265" w:rsidRPr="00986D50" w14:paraId="5299F4A5" w14:textId="77777777" w:rsidTr="001B3859">
        <w:trPr>
          <w:trHeight w:val="288"/>
        </w:trPr>
        <w:tc>
          <w:tcPr>
            <w:tcW w:w="1888" w:type="dxa"/>
            <w:vMerge/>
            <w:shd w:val="clear" w:color="auto" w:fill="8DB3E2"/>
          </w:tcPr>
          <w:p w14:paraId="2A92B527" w14:textId="77777777" w:rsidR="00847265" w:rsidRPr="00847265" w:rsidRDefault="00847265" w:rsidP="00847265">
            <w:pPr>
              <w:rPr>
                <w:b/>
                <w:bCs/>
                <w:sz w:val="16"/>
                <w:szCs w:val="16"/>
              </w:rPr>
            </w:pPr>
          </w:p>
        </w:tc>
        <w:tc>
          <w:tcPr>
            <w:tcW w:w="2818" w:type="dxa"/>
            <w:shd w:val="clear" w:color="auto" w:fill="8DB3E2"/>
          </w:tcPr>
          <w:p w14:paraId="593C5C61" w14:textId="77777777" w:rsidR="00847265" w:rsidRPr="00847265" w:rsidRDefault="00847265" w:rsidP="00847265">
            <w:pPr>
              <w:rPr>
                <w:b/>
                <w:bCs/>
                <w:sz w:val="16"/>
                <w:szCs w:val="16"/>
              </w:rPr>
            </w:pPr>
            <w:r w:rsidRPr="00847265">
              <w:rPr>
                <w:b/>
                <w:bCs/>
                <w:sz w:val="16"/>
                <w:szCs w:val="16"/>
              </w:rPr>
              <w:t xml:space="preserve">Quetelet’s index </w:t>
            </w:r>
          </w:p>
        </w:tc>
        <w:tc>
          <w:tcPr>
            <w:tcW w:w="1714" w:type="dxa"/>
            <w:shd w:val="clear" w:color="auto" w:fill="F2DBDB"/>
          </w:tcPr>
          <w:p w14:paraId="7BB0CC74"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48A06877"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4CD46D7A"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0C78CFC5"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11C76201"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29078500"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2086132A" w14:textId="77777777" w:rsidR="00847265" w:rsidRPr="00847265" w:rsidRDefault="00847265" w:rsidP="00847265">
            <w:pPr>
              <w:rPr>
                <w:sz w:val="16"/>
                <w:szCs w:val="16"/>
              </w:rPr>
            </w:pPr>
            <w:r w:rsidRPr="00847265">
              <w:rPr>
                <w:sz w:val="16"/>
                <w:szCs w:val="16"/>
              </w:rPr>
              <w:t>V</w:t>
            </w:r>
          </w:p>
        </w:tc>
      </w:tr>
      <w:tr w:rsidR="00847265" w:rsidRPr="00986D50" w14:paraId="1763E8EA" w14:textId="77777777" w:rsidTr="001B3859">
        <w:trPr>
          <w:trHeight w:val="288"/>
        </w:trPr>
        <w:tc>
          <w:tcPr>
            <w:tcW w:w="1888" w:type="dxa"/>
            <w:vMerge/>
            <w:shd w:val="clear" w:color="auto" w:fill="8DB3E2"/>
          </w:tcPr>
          <w:p w14:paraId="774B353B" w14:textId="77777777" w:rsidR="00847265" w:rsidRPr="00847265" w:rsidRDefault="00847265" w:rsidP="00847265">
            <w:pPr>
              <w:rPr>
                <w:b/>
                <w:bCs/>
                <w:sz w:val="16"/>
                <w:szCs w:val="16"/>
              </w:rPr>
            </w:pPr>
          </w:p>
        </w:tc>
        <w:tc>
          <w:tcPr>
            <w:tcW w:w="2818" w:type="dxa"/>
            <w:shd w:val="clear" w:color="auto" w:fill="8DB3E2"/>
          </w:tcPr>
          <w:p w14:paraId="1B4609BA" w14:textId="77777777" w:rsidR="00847265" w:rsidRPr="00847265" w:rsidRDefault="00847265" w:rsidP="00847265">
            <w:pPr>
              <w:rPr>
                <w:b/>
                <w:bCs/>
                <w:sz w:val="16"/>
                <w:szCs w:val="16"/>
              </w:rPr>
            </w:pPr>
            <w:r w:rsidRPr="00847265">
              <w:rPr>
                <w:b/>
                <w:bCs/>
                <w:sz w:val="16"/>
                <w:szCs w:val="16"/>
              </w:rPr>
              <w:t>CED</w:t>
            </w:r>
          </w:p>
        </w:tc>
        <w:tc>
          <w:tcPr>
            <w:tcW w:w="1714" w:type="dxa"/>
            <w:shd w:val="clear" w:color="auto" w:fill="F2DBDB"/>
          </w:tcPr>
          <w:p w14:paraId="68EFF09F" w14:textId="77777777" w:rsidR="00847265" w:rsidRPr="00847265" w:rsidRDefault="00847265" w:rsidP="00847265">
            <w:pPr>
              <w:rPr>
                <w:sz w:val="16"/>
                <w:szCs w:val="16"/>
              </w:rPr>
            </w:pPr>
            <w:r w:rsidRPr="00847265">
              <w:rPr>
                <w:sz w:val="16"/>
                <w:szCs w:val="16"/>
              </w:rPr>
              <w:t>X</w:t>
            </w:r>
          </w:p>
        </w:tc>
        <w:tc>
          <w:tcPr>
            <w:tcW w:w="1857" w:type="dxa"/>
            <w:shd w:val="clear" w:color="auto" w:fill="F2DBDB"/>
          </w:tcPr>
          <w:p w14:paraId="57EEEB9C"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03D1B670"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1F509658"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71A47586"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4D3D816D" w14:textId="77777777" w:rsidR="00847265" w:rsidRPr="00847265" w:rsidRDefault="00847265" w:rsidP="00847265">
            <w:pPr>
              <w:rPr>
                <w:sz w:val="16"/>
                <w:szCs w:val="16"/>
              </w:rPr>
            </w:pPr>
            <w:r w:rsidRPr="00847265">
              <w:rPr>
                <w:sz w:val="16"/>
                <w:szCs w:val="16"/>
              </w:rPr>
              <w:t>V</w:t>
            </w:r>
          </w:p>
        </w:tc>
        <w:tc>
          <w:tcPr>
            <w:tcW w:w="2597" w:type="dxa"/>
            <w:shd w:val="clear" w:color="auto" w:fill="D6E3BC"/>
          </w:tcPr>
          <w:p w14:paraId="4B9B143B" w14:textId="77777777" w:rsidR="00847265" w:rsidRPr="00847265" w:rsidRDefault="00847265" w:rsidP="00847265">
            <w:pPr>
              <w:rPr>
                <w:sz w:val="16"/>
                <w:szCs w:val="16"/>
              </w:rPr>
            </w:pPr>
            <w:r w:rsidRPr="00847265">
              <w:rPr>
                <w:sz w:val="16"/>
                <w:szCs w:val="16"/>
              </w:rPr>
              <w:t>V</w:t>
            </w:r>
          </w:p>
        </w:tc>
      </w:tr>
      <w:tr w:rsidR="00847265" w:rsidRPr="00986D50" w14:paraId="665B9F42" w14:textId="77777777" w:rsidTr="001B3859">
        <w:trPr>
          <w:trHeight w:val="288"/>
        </w:trPr>
        <w:tc>
          <w:tcPr>
            <w:tcW w:w="1888" w:type="dxa"/>
            <w:vMerge w:val="restart"/>
            <w:shd w:val="clear" w:color="auto" w:fill="8DB3E2"/>
          </w:tcPr>
          <w:p w14:paraId="6EEB0570" w14:textId="77777777" w:rsidR="00847265" w:rsidRPr="00847265" w:rsidRDefault="00847265" w:rsidP="00847265">
            <w:pPr>
              <w:rPr>
                <w:b/>
                <w:bCs/>
                <w:sz w:val="16"/>
                <w:szCs w:val="16"/>
              </w:rPr>
            </w:pPr>
          </w:p>
          <w:p w14:paraId="493C8EE0" w14:textId="77777777" w:rsidR="00847265" w:rsidRPr="00847265" w:rsidRDefault="00847265" w:rsidP="00847265">
            <w:pPr>
              <w:rPr>
                <w:b/>
                <w:bCs/>
                <w:sz w:val="16"/>
                <w:szCs w:val="16"/>
              </w:rPr>
            </w:pPr>
            <w:r w:rsidRPr="00847265">
              <w:rPr>
                <w:b/>
                <w:bCs/>
                <w:sz w:val="16"/>
                <w:szCs w:val="16"/>
              </w:rPr>
              <w:t xml:space="preserve">Biochemical measurements </w:t>
            </w:r>
          </w:p>
          <w:p w14:paraId="33420483" w14:textId="77777777" w:rsidR="00847265" w:rsidRPr="00847265" w:rsidRDefault="00847265" w:rsidP="00847265">
            <w:pPr>
              <w:rPr>
                <w:b/>
                <w:bCs/>
                <w:sz w:val="16"/>
                <w:szCs w:val="16"/>
              </w:rPr>
            </w:pPr>
          </w:p>
          <w:p w14:paraId="06B3E6F7" w14:textId="77777777" w:rsidR="00847265" w:rsidRPr="00847265" w:rsidRDefault="00847265" w:rsidP="00847265">
            <w:pPr>
              <w:rPr>
                <w:b/>
                <w:bCs/>
                <w:sz w:val="16"/>
                <w:szCs w:val="16"/>
              </w:rPr>
            </w:pPr>
          </w:p>
          <w:p w14:paraId="3EB04F3F" w14:textId="77777777" w:rsidR="00847265" w:rsidRPr="00847265" w:rsidRDefault="00847265" w:rsidP="00847265">
            <w:pPr>
              <w:rPr>
                <w:b/>
                <w:bCs/>
                <w:sz w:val="16"/>
                <w:szCs w:val="16"/>
              </w:rPr>
            </w:pPr>
          </w:p>
        </w:tc>
        <w:tc>
          <w:tcPr>
            <w:tcW w:w="2818" w:type="dxa"/>
            <w:shd w:val="clear" w:color="auto" w:fill="8DB3E2"/>
          </w:tcPr>
          <w:p w14:paraId="0CDD0299" w14:textId="77777777" w:rsidR="00847265" w:rsidRPr="00847265" w:rsidRDefault="00847265" w:rsidP="00847265">
            <w:pPr>
              <w:rPr>
                <w:b/>
                <w:bCs/>
                <w:sz w:val="16"/>
                <w:szCs w:val="16"/>
              </w:rPr>
            </w:pPr>
            <w:r w:rsidRPr="00847265">
              <w:rPr>
                <w:b/>
                <w:bCs/>
                <w:sz w:val="16"/>
                <w:szCs w:val="16"/>
              </w:rPr>
              <w:t>Skinfold measurements</w:t>
            </w:r>
          </w:p>
        </w:tc>
        <w:tc>
          <w:tcPr>
            <w:tcW w:w="1714" w:type="dxa"/>
            <w:shd w:val="clear" w:color="auto" w:fill="D6E3BC"/>
          </w:tcPr>
          <w:p w14:paraId="15B971D7" w14:textId="77777777" w:rsidR="00847265" w:rsidRPr="00847265" w:rsidRDefault="00847265" w:rsidP="00847265">
            <w:pPr>
              <w:rPr>
                <w:b/>
                <w:bCs/>
                <w:sz w:val="16"/>
                <w:szCs w:val="16"/>
              </w:rPr>
            </w:pPr>
            <w:r w:rsidRPr="00847265">
              <w:rPr>
                <w:sz w:val="16"/>
                <w:szCs w:val="16"/>
              </w:rPr>
              <w:t>V</w:t>
            </w:r>
          </w:p>
        </w:tc>
        <w:tc>
          <w:tcPr>
            <w:tcW w:w="1857" w:type="dxa"/>
            <w:shd w:val="clear" w:color="auto" w:fill="F2DBDB"/>
          </w:tcPr>
          <w:p w14:paraId="0650F8CF" w14:textId="77777777" w:rsidR="00847265" w:rsidRPr="00847265" w:rsidRDefault="00847265" w:rsidP="00847265">
            <w:pPr>
              <w:rPr>
                <w:b/>
                <w:bCs/>
                <w:sz w:val="16"/>
                <w:szCs w:val="16"/>
              </w:rPr>
            </w:pPr>
            <w:r w:rsidRPr="00847265">
              <w:rPr>
                <w:sz w:val="16"/>
                <w:szCs w:val="16"/>
              </w:rPr>
              <w:t>X</w:t>
            </w:r>
          </w:p>
        </w:tc>
        <w:tc>
          <w:tcPr>
            <w:tcW w:w="1742" w:type="dxa"/>
            <w:shd w:val="clear" w:color="auto" w:fill="F2DBDB"/>
          </w:tcPr>
          <w:p w14:paraId="6B65DD69" w14:textId="77777777" w:rsidR="00847265" w:rsidRPr="00847265" w:rsidRDefault="00847265" w:rsidP="00847265">
            <w:pPr>
              <w:rPr>
                <w:b/>
                <w:bCs/>
                <w:sz w:val="16"/>
                <w:szCs w:val="16"/>
              </w:rPr>
            </w:pPr>
            <w:r w:rsidRPr="00847265">
              <w:rPr>
                <w:sz w:val="16"/>
                <w:szCs w:val="16"/>
              </w:rPr>
              <w:t>X</w:t>
            </w:r>
          </w:p>
        </w:tc>
        <w:tc>
          <w:tcPr>
            <w:tcW w:w="1742" w:type="dxa"/>
            <w:shd w:val="clear" w:color="auto" w:fill="D6E3BC"/>
          </w:tcPr>
          <w:p w14:paraId="3DEBF889" w14:textId="77777777" w:rsidR="00847265" w:rsidRPr="00847265" w:rsidRDefault="00847265" w:rsidP="00847265">
            <w:pPr>
              <w:rPr>
                <w:b/>
                <w:bCs/>
                <w:sz w:val="16"/>
                <w:szCs w:val="16"/>
              </w:rPr>
            </w:pPr>
            <w:r w:rsidRPr="00847265">
              <w:rPr>
                <w:sz w:val="16"/>
                <w:szCs w:val="16"/>
              </w:rPr>
              <w:t>V</w:t>
            </w:r>
          </w:p>
        </w:tc>
        <w:tc>
          <w:tcPr>
            <w:tcW w:w="1742" w:type="dxa"/>
            <w:shd w:val="clear" w:color="auto" w:fill="F2DBDB"/>
          </w:tcPr>
          <w:p w14:paraId="20AA6F1F" w14:textId="77777777" w:rsidR="00847265" w:rsidRPr="00847265" w:rsidRDefault="00847265" w:rsidP="00847265">
            <w:pPr>
              <w:rPr>
                <w:b/>
                <w:bCs/>
                <w:sz w:val="16"/>
                <w:szCs w:val="16"/>
              </w:rPr>
            </w:pPr>
            <w:r w:rsidRPr="00847265">
              <w:rPr>
                <w:sz w:val="16"/>
                <w:szCs w:val="16"/>
              </w:rPr>
              <w:t>X</w:t>
            </w:r>
          </w:p>
        </w:tc>
        <w:tc>
          <w:tcPr>
            <w:tcW w:w="1526" w:type="dxa"/>
            <w:shd w:val="clear" w:color="auto" w:fill="D6E3BC"/>
          </w:tcPr>
          <w:p w14:paraId="4575B973" w14:textId="77777777" w:rsidR="00847265" w:rsidRPr="00847265" w:rsidRDefault="00847265" w:rsidP="00847265">
            <w:pPr>
              <w:rPr>
                <w:b/>
                <w:bCs/>
                <w:sz w:val="16"/>
                <w:szCs w:val="16"/>
              </w:rPr>
            </w:pPr>
            <w:r w:rsidRPr="00847265">
              <w:rPr>
                <w:sz w:val="16"/>
                <w:szCs w:val="16"/>
              </w:rPr>
              <w:t>V</w:t>
            </w:r>
          </w:p>
        </w:tc>
        <w:tc>
          <w:tcPr>
            <w:tcW w:w="2597" w:type="dxa"/>
            <w:shd w:val="clear" w:color="auto" w:fill="F2DBDB"/>
          </w:tcPr>
          <w:p w14:paraId="50584BAA" w14:textId="77777777" w:rsidR="00847265" w:rsidRPr="00847265" w:rsidRDefault="00847265" w:rsidP="00847265">
            <w:pPr>
              <w:rPr>
                <w:b/>
                <w:bCs/>
                <w:sz w:val="16"/>
                <w:szCs w:val="16"/>
              </w:rPr>
            </w:pPr>
            <w:r w:rsidRPr="00847265">
              <w:rPr>
                <w:sz w:val="16"/>
                <w:szCs w:val="16"/>
              </w:rPr>
              <w:t>X</w:t>
            </w:r>
          </w:p>
        </w:tc>
      </w:tr>
      <w:tr w:rsidR="00847265" w:rsidRPr="00986D50" w14:paraId="0A2C28C9" w14:textId="77777777" w:rsidTr="001B3859">
        <w:trPr>
          <w:trHeight w:val="288"/>
        </w:trPr>
        <w:tc>
          <w:tcPr>
            <w:tcW w:w="1888" w:type="dxa"/>
            <w:vMerge/>
            <w:shd w:val="clear" w:color="auto" w:fill="8DB3E2"/>
          </w:tcPr>
          <w:p w14:paraId="63F99365" w14:textId="77777777" w:rsidR="00847265" w:rsidRPr="00847265" w:rsidRDefault="00847265" w:rsidP="00847265">
            <w:pPr>
              <w:rPr>
                <w:b/>
                <w:bCs/>
                <w:sz w:val="16"/>
                <w:szCs w:val="16"/>
              </w:rPr>
            </w:pPr>
          </w:p>
        </w:tc>
        <w:tc>
          <w:tcPr>
            <w:tcW w:w="2818" w:type="dxa"/>
            <w:shd w:val="clear" w:color="auto" w:fill="8DB3E2"/>
          </w:tcPr>
          <w:p w14:paraId="78988386" w14:textId="77777777" w:rsidR="00847265" w:rsidRPr="00847265" w:rsidRDefault="00847265" w:rsidP="00847265">
            <w:pPr>
              <w:rPr>
                <w:b/>
                <w:bCs/>
                <w:sz w:val="16"/>
                <w:szCs w:val="16"/>
              </w:rPr>
            </w:pPr>
            <w:r w:rsidRPr="00847265">
              <w:rPr>
                <w:b/>
                <w:bCs/>
                <w:sz w:val="16"/>
                <w:szCs w:val="16"/>
              </w:rPr>
              <w:t>Vitamin A deficiency</w:t>
            </w:r>
          </w:p>
        </w:tc>
        <w:tc>
          <w:tcPr>
            <w:tcW w:w="1714" w:type="dxa"/>
            <w:shd w:val="clear" w:color="auto" w:fill="D6E3BC"/>
          </w:tcPr>
          <w:p w14:paraId="0DFA92DC" w14:textId="77777777" w:rsidR="00847265" w:rsidRPr="00847265" w:rsidRDefault="00847265" w:rsidP="00847265">
            <w:pPr>
              <w:rPr>
                <w:sz w:val="16"/>
                <w:szCs w:val="16"/>
              </w:rPr>
            </w:pPr>
            <w:r w:rsidRPr="00847265">
              <w:rPr>
                <w:bCs/>
                <w:sz w:val="16"/>
                <w:szCs w:val="16"/>
              </w:rPr>
              <w:t>V</w:t>
            </w:r>
          </w:p>
        </w:tc>
        <w:tc>
          <w:tcPr>
            <w:tcW w:w="1857" w:type="dxa"/>
            <w:shd w:val="clear" w:color="auto" w:fill="F2DBDB"/>
          </w:tcPr>
          <w:p w14:paraId="60E0BA0B"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284E13B6"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5656ED2E"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5FD5E32A"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2B7899DA" w14:textId="77777777" w:rsidR="00847265" w:rsidRPr="00847265" w:rsidRDefault="00847265" w:rsidP="00847265">
            <w:pPr>
              <w:rPr>
                <w:sz w:val="16"/>
                <w:szCs w:val="16"/>
              </w:rPr>
            </w:pPr>
            <w:r w:rsidRPr="00847265">
              <w:rPr>
                <w:sz w:val="16"/>
                <w:szCs w:val="16"/>
              </w:rPr>
              <w:t>V</w:t>
            </w:r>
          </w:p>
        </w:tc>
        <w:tc>
          <w:tcPr>
            <w:tcW w:w="2597" w:type="dxa"/>
            <w:shd w:val="clear" w:color="auto" w:fill="F2DBDB"/>
          </w:tcPr>
          <w:p w14:paraId="4CB300A2" w14:textId="77777777" w:rsidR="00847265" w:rsidRPr="00847265" w:rsidRDefault="00847265" w:rsidP="00847265">
            <w:pPr>
              <w:rPr>
                <w:sz w:val="16"/>
                <w:szCs w:val="16"/>
              </w:rPr>
            </w:pPr>
            <w:r w:rsidRPr="00847265">
              <w:rPr>
                <w:sz w:val="16"/>
                <w:szCs w:val="16"/>
              </w:rPr>
              <w:t>X</w:t>
            </w:r>
          </w:p>
        </w:tc>
      </w:tr>
      <w:tr w:rsidR="00847265" w:rsidRPr="00986D50" w14:paraId="4850DB3D" w14:textId="77777777" w:rsidTr="001B3859">
        <w:trPr>
          <w:trHeight w:val="288"/>
        </w:trPr>
        <w:tc>
          <w:tcPr>
            <w:tcW w:w="1888" w:type="dxa"/>
            <w:vMerge/>
            <w:shd w:val="clear" w:color="auto" w:fill="8DB3E2"/>
          </w:tcPr>
          <w:p w14:paraId="5B256A01" w14:textId="77777777" w:rsidR="00847265" w:rsidRPr="00847265" w:rsidRDefault="00847265" w:rsidP="00847265">
            <w:pPr>
              <w:rPr>
                <w:b/>
                <w:bCs/>
                <w:sz w:val="16"/>
                <w:szCs w:val="16"/>
              </w:rPr>
            </w:pPr>
          </w:p>
        </w:tc>
        <w:tc>
          <w:tcPr>
            <w:tcW w:w="2818" w:type="dxa"/>
            <w:shd w:val="clear" w:color="auto" w:fill="8DB3E2"/>
          </w:tcPr>
          <w:p w14:paraId="4560910A" w14:textId="77777777" w:rsidR="00847265" w:rsidRPr="00847265" w:rsidRDefault="00847265" w:rsidP="00847265">
            <w:pPr>
              <w:rPr>
                <w:b/>
                <w:bCs/>
                <w:sz w:val="16"/>
                <w:szCs w:val="16"/>
              </w:rPr>
            </w:pPr>
            <w:r w:rsidRPr="00847265">
              <w:rPr>
                <w:b/>
                <w:bCs/>
                <w:sz w:val="16"/>
                <w:szCs w:val="16"/>
              </w:rPr>
              <w:t>Iron deficiency</w:t>
            </w:r>
          </w:p>
        </w:tc>
        <w:tc>
          <w:tcPr>
            <w:tcW w:w="1714" w:type="dxa"/>
            <w:shd w:val="clear" w:color="auto" w:fill="D6E3BC"/>
          </w:tcPr>
          <w:p w14:paraId="24A8FCF5" w14:textId="77777777" w:rsidR="00847265" w:rsidRPr="00847265" w:rsidRDefault="00847265" w:rsidP="00847265">
            <w:pPr>
              <w:rPr>
                <w:sz w:val="16"/>
                <w:szCs w:val="16"/>
              </w:rPr>
            </w:pPr>
            <w:r w:rsidRPr="00847265">
              <w:rPr>
                <w:sz w:val="16"/>
                <w:szCs w:val="16"/>
              </w:rPr>
              <w:t>V</w:t>
            </w:r>
          </w:p>
        </w:tc>
        <w:tc>
          <w:tcPr>
            <w:tcW w:w="1857" w:type="dxa"/>
            <w:shd w:val="clear" w:color="auto" w:fill="F2DBDB"/>
          </w:tcPr>
          <w:p w14:paraId="01FD120F"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64AA6EC3"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79681A36"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29C285A0"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268D1648" w14:textId="77777777" w:rsidR="00847265" w:rsidRPr="00847265" w:rsidRDefault="00847265" w:rsidP="00847265">
            <w:pPr>
              <w:rPr>
                <w:sz w:val="16"/>
                <w:szCs w:val="16"/>
              </w:rPr>
            </w:pPr>
            <w:r w:rsidRPr="00847265">
              <w:rPr>
                <w:sz w:val="16"/>
                <w:szCs w:val="16"/>
              </w:rPr>
              <w:t>V</w:t>
            </w:r>
          </w:p>
        </w:tc>
        <w:tc>
          <w:tcPr>
            <w:tcW w:w="2597" w:type="dxa"/>
            <w:shd w:val="clear" w:color="auto" w:fill="F2DBDB"/>
          </w:tcPr>
          <w:p w14:paraId="0D9C82C1" w14:textId="77777777" w:rsidR="00847265" w:rsidRPr="00847265" w:rsidRDefault="00847265" w:rsidP="00847265">
            <w:pPr>
              <w:rPr>
                <w:sz w:val="16"/>
                <w:szCs w:val="16"/>
              </w:rPr>
            </w:pPr>
            <w:r w:rsidRPr="00847265">
              <w:rPr>
                <w:sz w:val="16"/>
                <w:szCs w:val="16"/>
              </w:rPr>
              <w:t>X</w:t>
            </w:r>
          </w:p>
        </w:tc>
      </w:tr>
      <w:tr w:rsidR="00847265" w:rsidRPr="00986D50" w14:paraId="456884E8" w14:textId="77777777" w:rsidTr="001B3859">
        <w:trPr>
          <w:trHeight w:val="288"/>
        </w:trPr>
        <w:tc>
          <w:tcPr>
            <w:tcW w:w="1888" w:type="dxa"/>
            <w:vMerge/>
            <w:shd w:val="clear" w:color="auto" w:fill="8DB3E2"/>
          </w:tcPr>
          <w:p w14:paraId="60F784AE" w14:textId="77777777" w:rsidR="00847265" w:rsidRPr="00847265" w:rsidRDefault="00847265" w:rsidP="00847265">
            <w:pPr>
              <w:rPr>
                <w:b/>
                <w:bCs/>
                <w:sz w:val="16"/>
                <w:szCs w:val="16"/>
              </w:rPr>
            </w:pPr>
          </w:p>
        </w:tc>
        <w:tc>
          <w:tcPr>
            <w:tcW w:w="2818" w:type="dxa"/>
            <w:shd w:val="clear" w:color="auto" w:fill="8DB3E2"/>
          </w:tcPr>
          <w:p w14:paraId="12A9F908" w14:textId="77777777" w:rsidR="00847265" w:rsidRPr="00847265" w:rsidRDefault="00847265" w:rsidP="00847265">
            <w:pPr>
              <w:rPr>
                <w:b/>
                <w:bCs/>
                <w:sz w:val="16"/>
                <w:szCs w:val="16"/>
              </w:rPr>
            </w:pPr>
            <w:r w:rsidRPr="00847265">
              <w:rPr>
                <w:b/>
                <w:bCs/>
                <w:sz w:val="16"/>
                <w:szCs w:val="16"/>
              </w:rPr>
              <w:t>Iodine deficiency</w:t>
            </w:r>
          </w:p>
        </w:tc>
        <w:tc>
          <w:tcPr>
            <w:tcW w:w="1714" w:type="dxa"/>
            <w:shd w:val="clear" w:color="auto" w:fill="D6E3BC"/>
          </w:tcPr>
          <w:p w14:paraId="1DC35803" w14:textId="77777777" w:rsidR="00847265" w:rsidRPr="00847265" w:rsidRDefault="00847265" w:rsidP="00847265">
            <w:pPr>
              <w:rPr>
                <w:sz w:val="16"/>
                <w:szCs w:val="16"/>
              </w:rPr>
            </w:pPr>
            <w:r w:rsidRPr="00847265">
              <w:rPr>
                <w:sz w:val="16"/>
                <w:szCs w:val="16"/>
              </w:rPr>
              <w:t>V</w:t>
            </w:r>
          </w:p>
        </w:tc>
        <w:tc>
          <w:tcPr>
            <w:tcW w:w="1857" w:type="dxa"/>
            <w:shd w:val="clear" w:color="auto" w:fill="F2DBDB"/>
          </w:tcPr>
          <w:p w14:paraId="6A143617" w14:textId="77777777" w:rsidR="00847265" w:rsidRPr="00847265" w:rsidRDefault="00847265" w:rsidP="00847265">
            <w:pPr>
              <w:rPr>
                <w:sz w:val="16"/>
                <w:szCs w:val="16"/>
              </w:rPr>
            </w:pPr>
            <w:r w:rsidRPr="00847265">
              <w:rPr>
                <w:sz w:val="16"/>
                <w:szCs w:val="16"/>
              </w:rPr>
              <w:t>X</w:t>
            </w:r>
          </w:p>
        </w:tc>
        <w:tc>
          <w:tcPr>
            <w:tcW w:w="1742" w:type="dxa"/>
            <w:shd w:val="clear" w:color="auto" w:fill="F2DBDB"/>
          </w:tcPr>
          <w:p w14:paraId="246C09BE" w14:textId="77777777" w:rsidR="00847265" w:rsidRPr="00847265" w:rsidRDefault="00847265" w:rsidP="00847265">
            <w:pPr>
              <w:rPr>
                <w:sz w:val="16"/>
                <w:szCs w:val="16"/>
              </w:rPr>
            </w:pPr>
            <w:r w:rsidRPr="00847265">
              <w:rPr>
                <w:sz w:val="16"/>
                <w:szCs w:val="16"/>
              </w:rPr>
              <w:t>X</w:t>
            </w:r>
          </w:p>
        </w:tc>
        <w:tc>
          <w:tcPr>
            <w:tcW w:w="1742" w:type="dxa"/>
            <w:shd w:val="clear" w:color="auto" w:fill="D6E3BC"/>
          </w:tcPr>
          <w:p w14:paraId="5FBE7B63" w14:textId="77777777" w:rsidR="00847265" w:rsidRPr="00847265" w:rsidRDefault="00847265" w:rsidP="00847265">
            <w:pPr>
              <w:rPr>
                <w:sz w:val="16"/>
                <w:szCs w:val="16"/>
              </w:rPr>
            </w:pPr>
            <w:r w:rsidRPr="00847265">
              <w:rPr>
                <w:sz w:val="16"/>
                <w:szCs w:val="16"/>
              </w:rPr>
              <w:t>V</w:t>
            </w:r>
          </w:p>
        </w:tc>
        <w:tc>
          <w:tcPr>
            <w:tcW w:w="1742" w:type="dxa"/>
            <w:shd w:val="clear" w:color="auto" w:fill="F2DBDB"/>
          </w:tcPr>
          <w:p w14:paraId="29907C1A" w14:textId="77777777" w:rsidR="00847265" w:rsidRPr="00847265" w:rsidRDefault="00847265" w:rsidP="00847265">
            <w:pPr>
              <w:rPr>
                <w:sz w:val="16"/>
                <w:szCs w:val="16"/>
              </w:rPr>
            </w:pPr>
            <w:r w:rsidRPr="00847265">
              <w:rPr>
                <w:sz w:val="16"/>
                <w:szCs w:val="16"/>
              </w:rPr>
              <w:t>X</w:t>
            </w:r>
          </w:p>
        </w:tc>
        <w:tc>
          <w:tcPr>
            <w:tcW w:w="1526" w:type="dxa"/>
            <w:shd w:val="clear" w:color="auto" w:fill="D6E3BC"/>
          </w:tcPr>
          <w:p w14:paraId="26F5C3F1" w14:textId="77777777" w:rsidR="00847265" w:rsidRPr="00847265" w:rsidRDefault="00847265" w:rsidP="00847265">
            <w:pPr>
              <w:rPr>
                <w:sz w:val="16"/>
                <w:szCs w:val="16"/>
              </w:rPr>
            </w:pPr>
            <w:r w:rsidRPr="00847265">
              <w:rPr>
                <w:sz w:val="16"/>
                <w:szCs w:val="16"/>
              </w:rPr>
              <w:t>V</w:t>
            </w:r>
          </w:p>
        </w:tc>
        <w:tc>
          <w:tcPr>
            <w:tcW w:w="2597" w:type="dxa"/>
            <w:shd w:val="clear" w:color="auto" w:fill="F2DBDB"/>
          </w:tcPr>
          <w:p w14:paraId="3D6ACDDE" w14:textId="77777777" w:rsidR="00847265" w:rsidRPr="00847265" w:rsidRDefault="00847265" w:rsidP="00847265">
            <w:pPr>
              <w:rPr>
                <w:sz w:val="16"/>
                <w:szCs w:val="16"/>
              </w:rPr>
            </w:pPr>
            <w:r w:rsidRPr="00847265">
              <w:rPr>
                <w:sz w:val="16"/>
                <w:szCs w:val="16"/>
              </w:rPr>
              <w:t>X</w:t>
            </w:r>
          </w:p>
        </w:tc>
      </w:tr>
    </w:tbl>
    <w:p w14:paraId="55BF8827" w14:textId="444C374D" w:rsidR="00FD4088" w:rsidRDefault="00FD4088" w:rsidP="00986D50">
      <w:pPr>
        <w:spacing w:after="0" w:line="240" w:lineRule="auto"/>
        <w:jc w:val="both"/>
        <w:rPr>
          <w:rFonts w:asciiTheme="minorHAnsi" w:hAnsiTheme="minorHAnsi"/>
          <w:sz w:val="20"/>
          <w:szCs w:val="20"/>
        </w:rPr>
        <w:sectPr w:rsidR="00FD4088" w:rsidSect="002F1DB1">
          <w:pgSz w:w="16838" w:h="11906" w:orient="landscape"/>
          <w:pgMar w:top="1418" w:right="1418" w:bottom="1418" w:left="1418" w:header="709" w:footer="709" w:gutter="0"/>
          <w:cols w:space="708"/>
          <w:docGrid w:linePitch="360"/>
        </w:sectPr>
      </w:pPr>
    </w:p>
    <w:p w14:paraId="2FD73223" w14:textId="77777777" w:rsidR="00FD4088" w:rsidRPr="001B3859" w:rsidRDefault="00FD4088" w:rsidP="001B3859">
      <w:pPr>
        <w:spacing w:line="360" w:lineRule="auto"/>
        <w:jc w:val="both"/>
        <w:rPr>
          <w:rFonts w:ascii="Calibri" w:eastAsia="Times New Roman" w:hAnsi="Calibri" w:cs="Times New Roman"/>
          <w:color w:val="000000"/>
        </w:rPr>
      </w:pPr>
      <w:r w:rsidRPr="001B3859">
        <w:rPr>
          <w:rFonts w:ascii="Calibri" w:eastAsia="Times New Roman" w:hAnsi="Calibri" w:cs="Times New Roman"/>
          <w:b/>
          <w:bCs/>
          <w:color w:val="000000"/>
        </w:rPr>
        <w:lastRenderedPageBreak/>
        <w:t>Not context specific</w:t>
      </w:r>
      <w:r w:rsidRPr="001B3859">
        <w:rPr>
          <w:rFonts w:ascii="Calibri" w:eastAsia="Times New Roman" w:hAnsi="Calibri" w:cs="Times New Roman"/>
          <w:color w:val="000000"/>
        </w:rPr>
        <w:t xml:space="preserve">: comparativeness of an indicator can be very important. Not only whether one indicator can be compared to another, but also whether two studies using the same indicator in different contexts can be compared to each other. The absence of a ‘standard measure’ against which we can measure the performance of other indicators, makes that it difficult to identify the reliability of indicators </w:t>
      </w:r>
      <w:r w:rsidRPr="001B3859">
        <w:rPr>
          <w:rFonts w:ascii="Calibri" w:eastAsia="Times New Roman" w:hAnsi="Calibri" w:cs="Times New Roman"/>
          <w:color w:val="000000"/>
        </w:rPr>
        <w:fldChar w:fldCharType="begin"/>
      </w:r>
      <w:r w:rsidR="00CD75FA" w:rsidRPr="001B3859">
        <w:rPr>
          <w:rFonts w:ascii="Calibri" w:eastAsia="Times New Roman" w:hAnsi="Calibri" w:cs="Times New Roman"/>
          <w:color w:val="000000"/>
        </w:rPr>
        <w:instrText xml:space="preserve"> ADDIN ZOTERO_ITEM CSL_CITATION {"citationID":"1a85jj95dj","properties":{"formattedCitation":"(D. Maxwell, Vaitla, &amp; Coates, 2014)","plainCitation":"(D. Maxwell, Vaitla, &amp; Coates, 2014)"},"citationItems":[{"id":59,"uris":["http://zotero.org/groups/450117/items/A9XRVQEC"],"uri":["http://zotero.org/groups/450117/items/A9XRVQEC"],"itemData":{"id":59,"type":"article-journal","title":"How do indicators of household food insecurity measure up? An empirical comparison from Ethiopia","container-title":"Food Policy","page":"107-116","volume":"47","abstract":"Abstract\nRenewed emphasis on programs and policies aimed at enhancing food security has intensified the search for accurate, rapid, and consistent indicators. Measures of food security are urgently required for purposes of early warning, assessment of current and prospective status of at-risk populations, and monitoring and evaluation of specific programs and policies. Different measures are often used interchangeably, without a good idea of which dimensions of food security are captured by which measures, resulting in potentially significant misclassification of food insecure populations. The objective of this paper is to compare how the most frequently used indicators of food security portray static and dynamic food security among the same sample of rural households in two districts of Tigray State, Northern Ethiopia. Seven food security indicators were assessed: the Coping Strategies Index (CSI); the Reduced Coping Strategies Index (rCSI); the Household Food Insecurity and Access Scale (HFIAS); the Household Hunger Scale (HHS); Food Consumption Score (FCS); the Household Dietary Diversity Scale (HDDS); and a self-assessed measure of food security (SAFS). These indicators provide very different estimates of the prevalence of food insecurity, but are moderately well correlated and depict generally similar food security trends over time. We suggest that the differences in prevalence estimates, and in some cases the weaker than expected correlation, can be explained in three ways. First, the indicators differ in the underlying aspect of food security they attempt to capture. Second, each indicator is likely only sensitive within a certain severity range of food insecurity and these ranges do not always overlap. Third, categorization of the prevalence of food insecurity is strongly dependent on the choice of cut-off points. For valid reasons, “food insecurity” has no accepted gold standard metric against which individual indicators can be gauged, though without one it is difficult to say which indicator performs “best” in correctly and reliably identifying food insecure households. The implication is that using more than one indicator is advisable, and policy makers should be aware of what elements of food insecurity each indicator portrays.","DOI":"10.1016/j.foodpol.2014.04.003","ISSN":"0306-9192","journalAbbreviation":"Food Policy","author":[{"family":"Maxwell","given":"Daniel"},{"family":"Vaitla","given":"Bapu"},{"family":"Coates","given":"Jennifer"}],"issued":{"date-parts":[["2014",8]]}}}],"schema":"https://github.com/citation-style-language/schema/raw/master/csl-citation.json"} </w:instrText>
      </w:r>
      <w:r w:rsidRPr="001B3859">
        <w:rPr>
          <w:rFonts w:ascii="Calibri" w:eastAsia="Times New Roman" w:hAnsi="Calibri" w:cs="Times New Roman"/>
          <w:color w:val="000000"/>
        </w:rPr>
        <w:fldChar w:fldCharType="separate"/>
      </w:r>
      <w:r w:rsidR="00F175B3" w:rsidRPr="001B3859">
        <w:rPr>
          <w:rFonts w:ascii="Calibri" w:hAnsi="Calibri"/>
        </w:rPr>
        <w:t>(D. Maxwell, Vaitla, &amp; Coates, 2014)</w:t>
      </w:r>
      <w:r w:rsidRPr="001B3859">
        <w:rPr>
          <w:rFonts w:ascii="Calibri" w:eastAsia="Times New Roman" w:hAnsi="Calibri" w:cs="Times New Roman"/>
          <w:color w:val="000000"/>
        </w:rPr>
        <w:fldChar w:fldCharType="end"/>
      </w:r>
      <w:r w:rsidRPr="001B3859">
        <w:rPr>
          <w:rFonts w:ascii="Calibri" w:eastAsia="Times New Roman" w:hAnsi="Calibri" w:cs="Times New Roman"/>
          <w:color w:val="000000"/>
        </w:rPr>
        <w:t xml:space="preserve">. This raises the demand for comparative and therefore not context specific indicators. For us, it is important that an indicator is operational without the need for extensive contextualisation. </w:t>
      </w:r>
    </w:p>
    <w:p w14:paraId="6DAB26C1" w14:textId="77777777" w:rsidR="00FD4088" w:rsidRPr="00E31A7A" w:rsidRDefault="00FD4088" w:rsidP="00872AA4">
      <w:pPr>
        <w:pStyle w:val="Lijstalinea"/>
        <w:numPr>
          <w:ilvl w:val="0"/>
          <w:numId w:val="14"/>
        </w:numPr>
        <w:spacing w:line="360" w:lineRule="auto"/>
        <w:jc w:val="both"/>
        <w:rPr>
          <w:rFonts w:ascii="Calibri" w:eastAsia="Times New Roman" w:hAnsi="Calibri" w:cs="Times New Roman"/>
          <w:color w:val="000000"/>
        </w:rPr>
      </w:pPr>
      <w:r>
        <w:rPr>
          <w:rFonts w:ascii="Calibri" w:eastAsia="Times New Roman" w:hAnsi="Calibri" w:cs="Times New Roman"/>
          <w:b/>
          <w:bCs/>
          <w:color w:val="000000"/>
        </w:rPr>
        <w:t xml:space="preserve">Can </w:t>
      </w:r>
      <w:r w:rsidR="00A33713">
        <w:rPr>
          <w:rFonts w:ascii="Calibri" w:eastAsia="Times New Roman" w:hAnsi="Calibri" w:cs="Times New Roman"/>
          <w:b/>
          <w:bCs/>
          <w:color w:val="000000"/>
        </w:rPr>
        <w:t xml:space="preserve">be </w:t>
      </w:r>
      <w:r>
        <w:rPr>
          <w:rFonts w:ascii="Calibri" w:eastAsia="Times New Roman" w:hAnsi="Calibri" w:cs="Times New Roman"/>
          <w:b/>
          <w:bCs/>
          <w:color w:val="000000"/>
        </w:rPr>
        <w:t>measure</w:t>
      </w:r>
      <w:r w:rsidR="00A33713">
        <w:rPr>
          <w:rFonts w:ascii="Calibri" w:eastAsia="Times New Roman" w:hAnsi="Calibri" w:cs="Times New Roman"/>
          <w:b/>
          <w:bCs/>
          <w:color w:val="000000"/>
        </w:rPr>
        <w:t>d</w:t>
      </w:r>
      <w:r>
        <w:rPr>
          <w:rFonts w:ascii="Calibri" w:eastAsia="Times New Roman" w:hAnsi="Calibri" w:cs="Times New Roman"/>
          <w:b/>
          <w:bCs/>
          <w:color w:val="000000"/>
        </w:rPr>
        <w:t xml:space="preserve"> at household level: </w:t>
      </w:r>
      <w:r>
        <w:rPr>
          <w:rFonts w:ascii="Calibri" w:eastAsia="Times New Roman" w:hAnsi="Calibri" w:cs="Times New Roman"/>
          <w:color w:val="000000"/>
        </w:rPr>
        <w:t xml:space="preserve">All analyses will be done at household level, because we are looking into </w:t>
      </w:r>
      <w:r w:rsidRPr="00515E88">
        <w:rPr>
          <w:rFonts w:ascii="Calibri" w:eastAsia="Calibri" w:hAnsi="Calibri"/>
          <w:kern w:val="3"/>
        </w:rPr>
        <w:t>the link between farm-level adoption of improved maize seeds and fe</w:t>
      </w:r>
      <w:r>
        <w:rPr>
          <w:rFonts w:ascii="Calibri" w:eastAsia="Calibri" w:hAnsi="Calibri"/>
          <w:kern w:val="3"/>
        </w:rPr>
        <w:t xml:space="preserve">rtiliser and household nutrition. For that reason, we have a preference for indicators that provide information on the household rather than </w:t>
      </w:r>
      <w:commentRangeStart w:id="27"/>
      <w:r>
        <w:rPr>
          <w:rFonts w:ascii="Calibri" w:eastAsia="Calibri" w:hAnsi="Calibri"/>
          <w:kern w:val="3"/>
        </w:rPr>
        <w:t>the individual</w:t>
      </w:r>
      <w:commentRangeEnd w:id="27"/>
      <w:r w:rsidR="003D3603">
        <w:rPr>
          <w:rStyle w:val="Verwijzingopmerking"/>
        </w:rPr>
        <w:commentReference w:id="27"/>
      </w:r>
      <w:r>
        <w:rPr>
          <w:rFonts w:ascii="Calibri" w:eastAsia="Calibri" w:hAnsi="Calibri"/>
          <w:kern w:val="3"/>
        </w:rPr>
        <w:t xml:space="preserve">. Most of the indicators we selected are household indicators, except for the anthropometric- and biochemical measurements. These measurements specifically indicate nutritional status, a characteristic of the individual and not of the household as a whole. </w:t>
      </w:r>
      <w:r w:rsidR="00872AA4">
        <w:rPr>
          <w:rFonts w:ascii="Calibri" w:eastAsia="Calibri" w:hAnsi="Calibri"/>
          <w:kern w:val="3"/>
        </w:rPr>
        <w:t xml:space="preserve">We must note that this preference is not in line with the theory of </w:t>
      </w:r>
      <w:r w:rsidR="00872AA4" w:rsidRPr="00872AA4">
        <w:rPr>
          <w:rFonts w:ascii="Calibri" w:eastAsia="Calibri" w:hAnsi="Calibri"/>
          <w:kern w:val="3"/>
        </w:rPr>
        <w:t>Barrett (2002)</w:t>
      </w:r>
      <w:r w:rsidR="00872AA4">
        <w:rPr>
          <w:rFonts w:ascii="Calibri" w:eastAsia="Calibri" w:hAnsi="Calibri"/>
          <w:kern w:val="3"/>
        </w:rPr>
        <w:t xml:space="preserve">, that stresses that a useful model for food security should include information on within household food allocation, which would require information on the individual. </w:t>
      </w:r>
    </w:p>
    <w:p w14:paraId="59FAA33D" w14:textId="77777777" w:rsidR="00FD4088" w:rsidRDefault="00FD4088" w:rsidP="00872AA4">
      <w:pPr>
        <w:pStyle w:val="Lijstalinea"/>
        <w:numPr>
          <w:ilvl w:val="0"/>
          <w:numId w:val="14"/>
        </w:numPr>
        <w:spacing w:line="360" w:lineRule="auto"/>
        <w:jc w:val="both"/>
        <w:rPr>
          <w:rFonts w:ascii="Calibri" w:eastAsia="Times New Roman" w:hAnsi="Calibri" w:cs="Times New Roman"/>
          <w:color w:val="000000"/>
        </w:rPr>
      </w:pPr>
      <w:r>
        <w:rPr>
          <w:rFonts w:ascii="Calibri" w:eastAsia="Times New Roman" w:hAnsi="Calibri" w:cs="Times New Roman"/>
          <w:b/>
          <w:bCs/>
          <w:color w:val="000000"/>
        </w:rPr>
        <w:t xml:space="preserve">Dietary quality, nutritional status and/or health, or lived experiences: </w:t>
      </w:r>
      <w:r>
        <w:rPr>
          <w:rFonts w:ascii="Calibri" w:eastAsia="Times New Roman" w:hAnsi="Calibri" w:cs="Times New Roman"/>
          <w:color w:val="000000"/>
        </w:rPr>
        <w:t>For our research we are interested in these three concept</w:t>
      </w:r>
      <w:ins w:id="28" w:author="Berg, Marrit van den" w:date="2016-08-23T11:41:00Z">
        <w:r w:rsidR="003D3603">
          <w:rPr>
            <w:rFonts w:ascii="Calibri" w:eastAsia="Times New Roman" w:hAnsi="Calibri" w:cs="Times New Roman"/>
            <w:color w:val="000000"/>
          </w:rPr>
          <w:t>s</w:t>
        </w:r>
      </w:ins>
      <w:r w:rsidR="00872AA4">
        <w:rPr>
          <w:rFonts w:ascii="Calibri" w:eastAsia="Times New Roman" w:hAnsi="Calibri" w:cs="Times New Roman"/>
          <w:color w:val="000000"/>
        </w:rPr>
        <w:t xml:space="preserve">: </w:t>
      </w:r>
      <w:commentRangeStart w:id="29"/>
      <w:r w:rsidR="00872AA4" w:rsidRPr="00872AA4">
        <w:rPr>
          <w:rFonts w:ascii="Calibri" w:eastAsia="Times New Roman" w:hAnsi="Calibri" w:cs="Times New Roman"/>
          <w:color w:val="000000"/>
        </w:rPr>
        <w:t>Dietary quality, nutritional status and/or health, or lived experiences</w:t>
      </w:r>
      <w:r>
        <w:rPr>
          <w:rFonts w:ascii="Calibri" w:eastAsia="Times New Roman" w:hAnsi="Calibri" w:cs="Times New Roman"/>
          <w:color w:val="000000"/>
        </w:rPr>
        <w:t>. W</w:t>
      </w:r>
      <w:commentRangeEnd w:id="29"/>
      <w:r w:rsidR="003D3603">
        <w:rPr>
          <w:rStyle w:val="Verwijzingopmerking"/>
        </w:rPr>
        <w:commentReference w:id="29"/>
      </w:r>
      <w:r>
        <w:rPr>
          <w:rFonts w:ascii="Calibri" w:eastAsia="Times New Roman" w:hAnsi="Calibri" w:cs="Times New Roman"/>
          <w:color w:val="000000"/>
        </w:rPr>
        <w:t>e are looking for an indicator or a set of indicators that gives information on these three characteristics. The dietary diversity measures: HDDS, IDDS and FCS, measure dietary quality. All anthropometric and biochemical indicators measure nutritional status and/or health. All subjective measurements and the coping strategy index measure lived experiences. The food acquisition measures are not particularly suited to measure either of these characteristics. For our research, we want to have at least one indicator for d</w:t>
      </w:r>
      <w:r w:rsidRPr="003B6AFF">
        <w:rPr>
          <w:rFonts w:ascii="Calibri" w:eastAsia="Times New Roman" w:hAnsi="Calibri" w:cs="Times New Roman"/>
          <w:color w:val="000000"/>
        </w:rPr>
        <w:t xml:space="preserve">ietary quality, </w:t>
      </w:r>
      <w:r>
        <w:rPr>
          <w:rFonts w:ascii="Calibri" w:eastAsia="Times New Roman" w:hAnsi="Calibri" w:cs="Times New Roman"/>
          <w:color w:val="000000"/>
        </w:rPr>
        <w:t xml:space="preserve">and for </w:t>
      </w:r>
      <w:r w:rsidRPr="003B6AFF">
        <w:rPr>
          <w:rFonts w:ascii="Calibri" w:eastAsia="Times New Roman" w:hAnsi="Calibri" w:cs="Times New Roman"/>
          <w:color w:val="000000"/>
        </w:rPr>
        <w:t>lived experiences</w:t>
      </w:r>
      <w:r w:rsidR="00986D50">
        <w:rPr>
          <w:rFonts w:ascii="Calibri" w:eastAsia="Times New Roman" w:hAnsi="Calibri" w:cs="Times New Roman"/>
          <w:color w:val="000000"/>
        </w:rPr>
        <w:t>. From the dataset we will use,</w:t>
      </w:r>
      <w:r>
        <w:rPr>
          <w:rFonts w:ascii="Calibri" w:eastAsia="Times New Roman" w:hAnsi="Calibri" w:cs="Times New Roman"/>
          <w:color w:val="000000"/>
        </w:rPr>
        <w:t xml:space="preserve"> it is possible to construct an adapted HDDS, a FCS and a FVS to indicate dietary quality. To indicate lived experiences of hunger and food insecurity we can construct a reduced version of the CSI and possibly a version of the SAFS. As we explained earlier, the nutritional status and/or health indicators can only be measured for </w:t>
      </w:r>
      <w:r w:rsidR="00986D50">
        <w:rPr>
          <w:rFonts w:ascii="Calibri" w:eastAsia="Times New Roman" w:hAnsi="Calibri" w:cs="Times New Roman"/>
          <w:color w:val="000000"/>
        </w:rPr>
        <w:t>an</w:t>
      </w:r>
      <w:r>
        <w:rPr>
          <w:rFonts w:ascii="Calibri" w:eastAsia="Times New Roman" w:hAnsi="Calibri" w:cs="Times New Roman"/>
          <w:color w:val="000000"/>
        </w:rPr>
        <w:t xml:space="preserve"> individual. For follow-up research, it would be interesting to look at nutritional indicators in comparison</w:t>
      </w:r>
      <w:r w:rsidR="00986D50">
        <w:rPr>
          <w:rFonts w:ascii="Calibri" w:eastAsia="Times New Roman" w:hAnsi="Calibri" w:cs="Times New Roman"/>
          <w:color w:val="000000"/>
        </w:rPr>
        <w:t xml:space="preserve"> to household level indicators to adequately include and compare all three concepts. </w:t>
      </w:r>
    </w:p>
    <w:p w14:paraId="7F552F00" w14:textId="77777777" w:rsidR="00FD4088" w:rsidRPr="00CB7DF4" w:rsidRDefault="00FD4088" w:rsidP="00CB7DF4">
      <w:pPr>
        <w:pStyle w:val="Lijstalinea"/>
        <w:numPr>
          <w:ilvl w:val="0"/>
          <w:numId w:val="14"/>
        </w:numPr>
        <w:spacing w:line="360" w:lineRule="auto"/>
        <w:jc w:val="both"/>
        <w:rPr>
          <w:rFonts w:ascii="Calibri" w:eastAsia="Times New Roman" w:hAnsi="Calibri" w:cs="Times New Roman"/>
          <w:b/>
          <w:bCs/>
          <w:color w:val="000000"/>
        </w:rPr>
      </w:pPr>
      <w:r w:rsidRPr="00EA330C">
        <w:rPr>
          <w:rFonts w:ascii="Calibri" w:eastAsia="Times New Roman" w:hAnsi="Calibri" w:cs="Times New Roman"/>
          <w:b/>
          <w:bCs/>
          <w:color w:val="000000"/>
        </w:rPr>
        <w:t xml:space="preserve">Not easy to manipulate: </w:t>
      </w:r>
      <w:r>
        <w:rPr>
          <w:rFonts w:ascii="Calibri" w:eastAsia="Times New Roman" w:hAnsi="Calibri" w:cs="Times New Roman"/>
          <w:color w:val="000000"/>
        </w:rPr>
        <w:t xml:space="preserve">Self-assessed measures, SAFS, HFSSM, HFIAS and HHS, can be easy to manipulate in programmatic contexts. If a program is targeting the poorest or least food </w:t>
      </w:r>
      <w:r>
        <w:rPr>
          <w:rFonts w:ascii="Calibri" w:eastAsia="Times New Roman" w:hAnsi="Calibri" w:cs="Times New Roman"/>
          <w:color w:val="000000"/>
        </w:rPr>
        <w:lastRenderedPageBreak/>
        <w:t xml:space="preserve">secure households, households could exaggerate their situation when answering self-assessment questions, in order to meet the eligibility criteria. We use a national dataset, that might as well be used for targeting for various programs. When we would use a SAFS, it is important to check </w:t>
      </w:r>
      <w:r w:rsidR="00986D50">
        <w:rPr>
          <w:rFonts w:ascii="Calibri" w:eastAsia="Times New Roman" w:hAnsi="Calibri" w:cs="Times New Roman"/>
          <w:color w:val="000000"/>
        </w:rPr>
        <w:t xml:space="preserve">for a significant correlation with objective measurements. </w:t>
      </w:r>
      <w:r>
        <w:rPr>
          <w:rFonts w:ascii="Calibri" w:eastAsia="Times New Roman" w:hAnsi="Calibri" w:cs="Times New Roman"/>
          <w:color w:val="000000"/>
        </w:rPr>
        <w:t xml:space="preserve"> </w:t>
      </w:r>
    </w:p>
    <w:p w14:paraId="01F91D06" w14:textId="77777777" w:rsidR="005A3040" w:rsidRPr="00EF7BC7" w:rsidRDefault="00BD3158" w:rsidP="006557F9">
      <w:pPr>
        <w:pStyle w:val="Kop3"/>
      </w:pPr>
      <w:bookmarkStart w:id="30" w:name="_Toc450743794"/>
      <w:bookmarkStart w:id="31" w:name="_Toc451356787"/>
      <w:bookmarkStart w:id="32" w:name="_Toc459598191"/>
      <w:r w:rsidRPr="006557F9">
        <w:t>3</w:t>
      </w:r>
      <w:r w:rsidR="00FD4088">
        <w:t>.2.2</w:t>
      </w:r>
      <w:r w:rsidR="005A3040" w:rsidRPr="00EF7BC7">
        <w:t xml:space="preserve"> </w:t>
      </w:r>
      <w:r w:rsidR="005A3040">
        <w:t>Food acquisition</w:t>
      </w:r>
      <w:bookmarkEnd w:id="30"/>
      <w:bookmarkEnd w:id="31"/>
      <w:bookmarkEnd w:id="32"/>
      <w:r w:rsidR="005A3040">
        <w:t xml:space="preserve"> </w:t>
      </w:r>
    </w:p>
    <w:p w14:paraId="4CDB12C5" w14:textId="77777777" w:rsidR="005A3040" w:rsidRPr="005A3040" w:rsidRDefault="005A3040" w:rsidP="00A86794">
      <w:pPr>
        <w:spacing w:line="360" w:lineRule="auto"/>
        <w:jc w:val="both"/>
        <w:rPr>
          <w:rFonts w:ascii="Calibri" w:hAnsi="Calibri"/>
          <w:color w:val="FF0000"/>
        </w:rPr>
      </w:pPr>
      <w:r w:rsidRPr="005A3040">
        <w:rPr>
          <w:rFonts w:ascii="Calibri" w:hAnsi="Calibri"/>
        </w:rPr>
        <w:t xml:space="preserve">One way of measuring household food security in terms access to food is measuring the amount of food that enters the household. We call this household food acquisition. This is not necessarily an expenditure; this food can be purchased, but it can also be received </w:t>
      </w:r>
      <w:r w:rsidR="00DC5D89">
        <w:rPr>
          <w:rFonts w:ascii="Calibri" w:hAnsi="Calibri"/>
        </w:rPr>
        <w:t xml:space="preserve">as a gift </w:t>
      </w:r>
      <w:r w:rsidRPr="005A3040">
        <w:rPr>
          <w:rFonts w:ascii="Calibri" w:hAnsi="Calibri"/>
        </w:rPr>
        <w:t>or produced for own consumption. To asses</w:t>
      </w:r>
      <w:r w:rsidR="00BB7AD7">
        <w:rPr>
          <w:rFonts w:ascii="Calibri" w:hAnsi="Calibri"/>
        </w:rPr>
        <w:t>s</w:t>
      </w:r>
      <w:r w:rsidRPr="005A3040">
        <w:rPr>
          <w:rFonts w:ascii="Calibri" w:hAnsi="Calibri"/>
        </w:rPr>
        <w:t xml:space="preserve"> household food acquisition, data on household food consumption and expenditure</w:t>
      </w:r>
      <w:ins w:id="33" w:author="Berg, Marrit van den" w:date="2016-08-23T11:49:00Z">
        <w:r w:rsidR="003D3603">
          <w:rPr>
            <w:rFonts w:ascii="Calibri" w:hAnsi="Calibri"/>
          </w:rPr>
          <w:t>s</w:t>
        </w:r>
      </w:ins>
      <w:r w:rsidRPr="005A3040">
        <w:rPr>
          <w:rFonts w:ascii="Calibri" w:hAnsi="Calibri"/>
        </w:rPr>
        <w:t xml:space="preserve"> from national household budget surveys can be used. We distinguish two kind</w:t>
      </w:r>
      <w:ins w:id="34" w:author="Berg, Marrit van den" w:date="2016-08-23T11:48:00Z">
        <w:r w:rsidR="003D3603">
          <w:rPr>
            <w:rFonts w:ascii="Calibri" w:hAnsi="Calibri"/>
          </w:rPr>
          <w:t>s</w:t>
        </w:r>
      </w:ins>
      <w:r w:rsidRPr="005A3040">
        <w:rPr>
          <w:rFonts w:ascii="Calibri" w:hAnsi="Calibri"/>
        </w:rPr>
        <w:t xml:space="preserve"> of food acquisition indicators: ‘food expenditure</w:t>
      </w:r>
      <w:ins w:id="35" w:author="Berg, Marrit van den" w:date="2016-08-23T11:49:00Z">
        <w:r w:rsidR="003D3603">
          <w:rPr>
            <w:rFonts w:ascii="Calibri" w:hAnsi="Calibri"/>
          </w:rPr>
          <w:t>s</w:t>
        </w:r>
      </w:ins>
      <w:r w:rsidRPr="005A3040">
        <w:rPr>
          <w:rFonts w:ascii="Calibri" w:hAnsi="Calibri"/>
        </w:rPr>
        <w:t>’ and ‘acquired food quantity’. To avoid confusion, both indicators include purchased as well as received and produced food. The difference is that ‘food expenditure</w:t>
      </w:r>
      <w:ins w:id="36" w:author="Berg, Marrit van den" w:date="2016-08-23T11:49:00Z">
        <w:r w:rsidR="003D3603">
          <w:rPr>
            <w:rFonts w:ascii="Calibri" w:hAnsi="Calibri"/>
          </w:rPr>
          <w:t>s</w:t>
        </w:r>
      </w:ins>
      <w:r w:rsidRPr="005A3040">
        <w:rPr>
          <w:rFonts w:ascii="Calibri" w:hAnsi="Calibri"/>
        </w:rPr>
        <w:t>’ measures food acquisition in monetary value, whereas ‘acquired food quantities’ measures in actual quantities. These indicators work under the assumption that food acquisition equals food consumption. This assumption only holds for population level analysis. At household level, these estimates are not accurate enough to make comparisons between households or for the same households over time. Some households can rely on food stocks acquired before the reference period, others can buy new food, or food can be wasted or los</w:t>
      </w:r>
      <w:r w:rsidR="00872AA4">
        <w:rPr>
          <w:rFonts w:ascii="Calibri" w:hAnsi="Calibri"/>
        </w:rPr>
        <w:t xml:space="preserve">t, which causes household level </w:t>
      </w:r>
      <w:r w:rsidRPr="005A3040">
        <w:rPr>
          <w:rFonts w:ascii="Calibri" w:hAnsi="Calibri"/>
        </w:rPr>
        <w:t xml:space="preserve">differences to become random errors </w:t>
      </w:r>
      <w:r w:rsidRPr="005A3040">
        <w:rPr>
          <w:rFonts w:ascii="Calibri" w:hAnsi="Calibri"/>
        </w:rPr>
        <w:fldChar w:fldCharType="begin"/>
      </w:r>
      <w:r w:rsidR="00CD75FA">
        <w:rPr>
          <w:rFonts w:ascii="Calibri" w:hAnsi="Calibri"/>
        </w:rPr>
        <w:instrText xml:space="preserve"> ADDIN ZOTERO_ITEM CSL_CITATION {"citationID":"2foki7f0q1","properties":{"formattedCitation":"(Jones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r w:rsidR="008811D9">
        <w:rPr>
          <w:rFonts w:ascii="Calibri" w:hAnsi="Calibri"/>
        </w:rPr>
        <w:t>.</w:t>
      </w:r>
    </w:p>
    <w:p w14:paraId="0B6BF420" w14:textId="77777777" w:rsidR="005A3040" w:rsidRDefault="00BD3158" w:rsidP="006557F9">
      <w:pPr>
        <w:pStyle w:val="Kop3"/>
      </w:pPr>
      <w:bookmarkStart w:id="37" w:name="_Toc450743795"/>
      <w:bookmarkStart w:id="38" w:name="_Toc451356788"/>
      <w:bookmarkStart w:id="39" w:name="_Toc459598192"/>
      <w:r>
        <w:t>3</w:t>
      </w:r>
      <w:r w:rsidR="00FD4088">
        <w:t>.2.3</w:t>
      </w:r>
      <w:r w:rsidR="005A3040">
        <w:t xml:space="preserve">. Dietary </w:t>
      </w:r>
      <w:r w:rsidR="005A3040" w:rsidRPr="006557F9">
        <w:t>intake</w:t>
      </w:r>
      <w:bookmarkEnd w:id="37"/>
      <w:bookmarkEnd w:id="38"/>
      <w:bookmarkEnd w:id="39"/>
    </w:p>
    <w:p w14:paraId="478130F6" w14:textId="77777777" w:rsidR="005A3040" w:rsidRPr="005A3040" w:rsidRDefault="005A3040" w:rsidP="00A86794">
      <w:pPr>
        <w:spacing w:line="360" w:lineRule="auto"/>
        <w:jc w:val="both"/>
        <w:rPr>
          <w:rFonts w:asciiTheme="minorHAnsi" w:hAnsiTheme="minorHAnsi"/>
        </w:rPr>
      </w:pPr>
      <w:r w:rsidRPr="005A3040">
        <w:rPr>
          <w:rFonts w:asciiTheme="minorHAnsi" w:hAnsiTheme="minorHAnsi"/>
        </w:rPr>
        <w:t xml:space="preserve">Dietary intake is a proxy for actual consumption. Many nutritional problems are not directly due to a lack of calories in the diet, but to a lack of nutrient diversity </w:t>
      </w:r>
      <w:r w:rsidRPr="005A3040">
        <w:rPr>
          <w:rFonts w:asciiTheme="minorHAnsi" w:hAnsiTheme="minorHAnsi"/>
        </w:rPr>
        <w:fldChar w:fldCharType="begin"/>
      </w:r>
      <w:r w:rsidR="00CD75FA">
        <w:rPr>
          <w:rFonts w:asciiTheme="minorHAnsi" w:hAnsiTheme="minorHAnsi"/>
        </w:rPr>
        <w:instrText xml:space="preserve"> ADDIN ZOTERO_ITEM CSL_CITATION {"citationID":"4dojpo959","properties":{"formattedCitation":"(C. Carletto et al., 2013)","plainCitation":"(C. Carletto et al., 2013)"},"citationItems":[{"id":56,"uris":["http://zotero.org/groups/450117/items/3KVTCG2E"],"uri":["http://zotero.org/groups/450117/items/3KVTCG2E"],"itemData":{"id":56,"type":"article-journal","title":"Towards better measurement of household food security: Harmonizing indicators and the role of household surveys","container-title":"Global Food Security","page":"30-40","volume":"2","issue":"1","source":"CrossRef","DOI":"10.1016/j.gfs.2012.11.006","ISSN":"22119124","note":"00033","shortTitle":"Towards better measurement of household food security","language":"en","author":[{"family":"Carletto","given":"Calogero"},{"family":"Zezza","given":"Alberto"},{"family":"Banerjee","given":"Raka"}],"issued":{"date-parts":[["2013",3]]}}}],"schema":"https://github.com/citation-style-language/schema/raw/master/csl-citation.json"} </w:instrText>
      </w:r>
      <w:r w:rsidRPr="005A3040">
        <w:rPr>
          <w:rFonts w:asciiTheme="minorHAnsi" w:hAnsiTheme="minorHAnsi"/>
        </w:rPr>
        <w:fldChar w:fldCharType="separate"/>
      </w:r>
      <w:r w:rsidR="00CD75FA" w:rsidRPr="00CD75FA">
        <w:rPr>
          <w:rFonts w:ascii="Calibri" w:hAnsi="Calibri"/>
        </w:rPr>
        <w:t>(C. Carletto et al., 2013)</w:t>
      </w:r>
      <w:r w:rsidRPr="005A3040">
        <w:rPr>
          <w:rFonts w:asciiTheme="minorHAnsi" w:hAnsiTheme="minorHAnsi"/>
        </w:rPr>
        <w:fldChar w:fldCharType="end"/>
      </w:r>
      <w:r w:rsidR="002965A4">
        <w:rPr>
          <w:rFonts w:asciiTheme="minorHAnsi" w:hAnsiTheme="minorHAnsi"/>
        </w:rPr>
        <w:t xml:space="preserve">. </w:t>
      </w:r>
      <w:r w:rsidRPr="005A3040">
        <w:rPr>
          <w:rFonts w:asciiTheme="minorHAnsi" w:hAnsiTheme="minorHAnsi"/>
        </w:rPr>
        <w:t xml:space="preserve">A dietary diversity score is being advocated as a good way to measure dietary quality. The household dietary diversity score (HDDS) was </w:t>
      </w:r>
      <w:commentRangeStart w:id="40"/>
      <w:r w:rsidRPr="005A3040">
        <w:rPr>
          <w:rFonts w:asciiTheme="minorHAnsi" w:hAnsiTheme="minorHAnsi"/>
        </w:rPr>
        <w:t xml:space="preserve">developed by the FANTA project </w:t>
      </w:r>
      <w:commentRangeEnd w:id="40"/>
      <w:r w:rsidR="003D3603">
        <w:rPr>
          <w:rStyle w:val="Verwijzingopmerking"/>
        </w:rPr>
        <w:commentReference w:id="40"/>
      </w:r>
      <w:r w:rsidRPr="005A3040">
        <w:rPr>
          <w:rFonts w:asciiTheme="minorHAnsi" w:hAnsiTheme="minorHAnsi"/>
        </w:rPr>
        <w:t>(Food and Nutrition Technical Assistance) and is constructed by summing a total of 12 food groups over a reference period of 24</w:t>
      </w:r>
      <w:r w:rsidR="00D042AD">
        <w:rPr>
          <w:rFonts w:asciiTheme="minorHAnsi" w:hAnsiTheme="minorHAnsi"/>
        </w:rPr>
        <w:t xml:space="preserve"> </w:t>
      </w:r>
      <w:r w:rsidRPr="005A3040">
        <w:rPr>
          <w:rFonts w:asciiTheme="minorHAnsi" w:hAnsiTheme="minorHAnsi"/>
        </w:rPr>
        <w:t>h</w:t>
      </w:r>
      <w:r w:rsidR="00D042AD">
        <w:rPr>
          <w:rFonts w:asciiTheme="minorHAnsi" w:hAnsiTheme="minorHAnsi"/>
        </w:rPr>
        <w:t>ours</w:t>
      </w:r>
      <w:r w:rsidRPr="005A3040">
        <w:rPr>
          <w:rFonts w:asciiTheme="minorHAnsi" w:hAnsiTheme="minorHAnsi"/>
        </w:rPr>
        <w:t xml:space="preserve"> </w:t>
      </w:r>
      <w:r w:rsidRPr="005A3040">
        <w:rPr>
          <w:rFonts w:asciiTheme="minorHAnsi" w:hAnsiTheme="minorHAnsi"/>
        </w:rPr>
        <w:fldChar w:fldCharType="begin"/>
      </w:r>
      <w:r w:rsidR="00CD75FA">
        <w:rPr>
          <w:rFonts w:asciiTheme="minorHAnsi" w:hAnsiTheme="minorHAnsi"/>
        </w:rPr>
        <w:instrText xml:space="preserve"> ADDIN ZOTERO_ITEM CSL_CITATION {"citationID":"1cmhbcq1uj","properties":{"formattedCitation":"(C. Carletto et al., 2013; Jones et al., 2013)","plainCitation":"(C. Carletto et al., 2013; Jones et al., 2013)"},"citationItems":[{"id":56,"uris":["http://zotero.org/groups/450117/items/3KVTCG2E"],"uri":["http://zotero.org/groups/450117/items/3KVTCG2E"],"itemData":{"id":56,"type":"article-journal","title":"Towards better measurement of household food security: Harmonizing indicators and the role of household surveys","container-title":"Global Food Security","page":"30-40","volume":"2","issue":"1","source":"CrossRef","DOI":"10.1016/j.gfs.2012.11.006","ISSN":"22119124","note":"00033","shortTitle":"Towards better measurement of household food security","language":"en","author":[{"family":"Carletto","given":"Calogero"},{"family":"Zezza","given":"Alberto"},{"family":"Banerjee","given":"Raka"}],"issued":{"date-parts":[["2013",3]]}}},{"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Theme="minorHAnsi" w:hAnsiTheme="minorHAnsi"/>
        </w:rPr>
        <w:fldChar w:fldCharType="separate"/>
      </w:r>
      <w:r w:rsidR="00CD75FA" w:rsidRPr="00CD75FA">
        <w:rPr>
          <w:rFonts w:ascii="Calibri" w:hAnsi="Calibri"/>
        </w:rPr>
        <w:t>(C. Carletto et al., 2013; Jones et al., 2013)</w:t>
      </w:r>
      <w:r w:rsidRPr="005A3040">
        <w:rPr>
          <w:rFonts w:asciiTheme="minorHAnsi" w:hAnsiTheme="minorHAnsi"/>
        </w:rPr>
        <w:fldChar w:fldCharType="end"/>
      </w:r>
      <w:r w:rsidR="00D042AD">
        <w:rPr>
          <w:rFonts w:asciiTheme="minorHAnsi" w:hAnsiTheme="minorHAnsi"/>
        </w:rPr>
        <w:t xml:space="preserve"> </w:t>
      </w:r>
      <w:r w:rsidRPr="005A3040">
        <w:rPr>
          <w:rFonts w:asciiTheme="minorHAnsi" w:hAnsiTheme="minorHAnsi"/>
        </w:rPr>
        <w:t>The score includes t</w:t>
      </w:r>
      <w:r w:rsidR="00D042AD">
        <w:rPr>
          <w:rFonts w:asciiTheme="minorHAnsi" w:hAnsiTheme="minorHAnsi"/>
        </w:rPr>
        <w:t>w</w:t>
      </w:r>
      <w:r w:rsidRPr="005A3040">
        <w:rPr>
          <w:rFonts w:asciiTheme="minorHAnsi" w:hAnsiTheme="minorHAnsi"/>
        </w:rPr>
        <w:t xml:space="preserve">o groups for staples and separates fish, meat and eggs into different groups. Furthermore, it includes several groups for miscellaneous food items, which can differ per study or region </w:t>
      </w:r>
      <w:r w:rsidRPr="005A3040">
        <w:rPr>
          <w:rFonts w:asciiTheme="minorHAnsi" w:hAnsiTheme="minorHAnsi"/>
        </w:rPr>
        <w:fldChar w:fldCharType="begin"/>
      </w:r>
      <w:r w:rsidR="00CD75FA">
        <w:rPr>
          <w:rFonts w:asciiTheme="minorHAnsi" w:hAnsiTheme="minorHAnsi"/>
        </w:rPr>
        <w:instrText xml:space="preserve"> ADDIN ZOTERO_ITEM CSL_CITATION {"citationID":"2qrua6optg","properties":{"formattedCitation":"(C. Carletto et al., 2013)","plainCitation":"(C. Carletto et al., 2013)"},"citationItems":[{"id":56,"uris":["http://zotero.org/groups/450117/items/3KVTCG2E"],"uri":["http://zotero.org/groups/450117/items/3KVTCG2E"],"itemData":{"id":56,"type":"article-journal","title":"Towards better measurement of household food security: Harmonizing indicators and the role of household surveys","container-title":"Global Food Security","page":"30-40","volume":"2","issue":"1","source":"CrossRef","DOI":"10.1016/j.gfs.2012.11.006","ISSN":"22119124","note":"00033","shortTitle":"Towards better measurement of household food security","language":"en","author":[{"family":"Carletto","given":"Calogero"},{"family":"Zezza","given":"Alberto"},{"family":"Banerjee","given":"Raka"}],"issued":{"date-parts":[["2013",3]]}}}],"schema":"https://github.com/citation-style-language/schema/raw/master/csl-citation.json"} </w:instrText>
      </w:r>
      <w:r w:rsidRPr="005A3040">
        <w:rPr>
          <w:rFonts w:asciiTheme="minorHAnsi" w:hAnsiTheme="minorHAnsi"/>
        </w:rPr>
        <w:fldChar w:fldCharType="separate"/>
      </w:r>
      <w:r w:rsidR="00CD75FA" w:rsidRPr="00CD75FA">
        <w:rPr>
          <w:rFonts w:ascii="Calibri" w:hAnsi="Calibri"/>
        </w:rPr>
        <w:t>(C. Carletto et al., 2013)</w:t>
      </w:r>
      <w:r w:rsidRPr="005A3040">
        <w:rPr>
          <w:rFonts w:asciiTheme="minorHAnsi" w:hAnsiTheme="minorHAnsi"/>
        </w:rPr>
        <w:fldChar w:fldCharType="end"/>
      </w:r>
      <w:r w:rsidR="008811D9">
        <w:rPr>
          <w:rFonts w:asciiTheme="minorHAnsi" w:hAnsiTheme="minorHAnsi"/>
        </w:rPr>
        <w:t xml:space="preserve">. </w:t>
      </w:r>
      <w:r w:rsidRPr="00D042AD">
        <w:rPr>
          <w:rFonts w:asciiTheme="minorHAnsi" w:hAnsiTheme="minorHAnsi"/>
          <w:color w:val="000000" w:themeColor="text1"/>
        </w:rPr>
        <w:t>The</w:t>
      </w:r>
      <w:r w:rsidRPr="005A3040">
        <w:rPr>
          <w:rFonts w:asciiTheme="minorHAnsi" w:hAnsiTheme="minorHAnsi"/>
          <w:color w:val="FF0000"/>
        </w:rPr>
        <w:t xml:space="preserve"> </w:t>
      </w:r>
      <w:r w:rsidRPr="005A3040">
        <w:rPr>
          <w:rFonts w:asciiTheme="minorHAnsi" w:hAnsiTheme="minorHAnsi"/>
        </w:rPr>
        <w:t xml:space="preserve">IDDS, the same score but measured individually, has the advantage over the HDDS that it can measure nutrient adequacy of the diet. Special  IDDS measures are available for infants and young children </w:t>
      </w:r>
      <w:r w:rsidRPr="005A3040">
        <w:rPr>
          <w:rFonts w:asciiTheme="minorHAnsi" w:hAnsiTheme="minorHAnsi"/>
        </w:rPr>
        <w:fldChar w:fldCharType="begin"/>
      </w:r>
      <w:r w:rsidR="00CD75FA">
        <w:rPr>
          <w:rFonts w:asciiTheme="minorHAnsi" w:hAnsiTheme="minorHAnsi"/>
        </w:rPr>
        <w:instrText xml:space="preserve"> ADDIN ZOTERO_ITEM CSL_CITATION {"citationID":"2jfvp4n4to","properties":{"formattedCitation":"(Steyn, Nel, Nantel, Kennedy, &amp; Labadarios, 2006)","plainCitation":"(Steyn, Nel, Nantel, Kennedy, &amp; Labadarios, 2006)"},"citationItems":[{"id":139,"uris":["http://zotero.org/groups/450117/items/TURD8FM6"],"uri":["http://zotero.org/groups/450117/items/TURD8FM6"],"itemData":{"id":139,"type":"article-journal","title":"Food variety and dietary diversity scores in children: are they good indicators of dietary adequacy?","container-title":"Public Health Nutrition","volume":"9","issue":"05","source":"CrossRef","URL":"http://www.journals.cambridge.org/abstract_S1368980006001054","DOI":"10.1079/PHN2005912","ISSN":"1368-9800, 1475-2727","note":"00265","shortTitle":"Food variety and dietary diversity scores in children","language":"en","author":[{"family":"Steyn","given":"Np"},{"family":"Nel","given":"Jh"},{"family":"Nantel","given":"G"},{"family":"Kennedy","given":"G"},{"family":"Labadarios","given":"D"}],"issued":{"date-parts":[["2006",8]]},"accessed":{"date-parts":[["2016",3,14]]}}}],"schema":"https://github.com/citation-style-language/schema/raw/master/csl-citation.json"} </w:instrText>
      </w:r>
      <w:r w:rsidRPr="005A3040">
        <w:rPr>
          <w:rFonts w:asciiTheme="minorHAnsi" w:hAnsiTheme="minorHAnsi"/>
        </w:rPr>
        <w:fldChar w:fldCharType="separate"/>
      </w:r>
      <w:r w:rsidRPr="005A3040">
        <w:rPr>
          <w:rFonts w:asciiTheme="minorHAnsi" w:hAnsiTheme="minorHAnsi"/>
        </w:rPr>
        <w:t>(Steyn, Nel, Nantel, Kennedy, &amp; Labadarios, 2006)</w:t>
      </w:r>
      <w:r w:rsidRPr="005A3040">
        <w:rPr>
          <w:rFonts w:asciiTheme="minorHAnsi" w:hAnsiTheme="minorHAnsi"/>
        </w:rPr>
        <w:fldChar w:fldCharType="end"/>
      </w:r>
      <w:r w:rsidR="00D042AD">
        <w:rPr>
          <w:rFonts w:asciiTheme="minorHAnsi" w:hAnsiTheme="minorHAnsi"/>
        </w:rPr>
        <w:t xml:space="preserve"> </w:t>
      </w:r>
      <w:r w:rsidRPr="005A3040">
        <w:rPr>
          <w:rFonts w:asciiTheme="minorHAnsi" w:hAnsiTheme="minorHAnsi"/>
        </w:rPr>
        <w:t xml:space="preserve">The main difficulty with dietary diversity scores is the comparison across studies. Different recall periods and different measurement tools make it difficult to interpret differences in results </w:t>
      </w:r>
      <w:r w:rsidRPr="005A3040">
        <w:rPr>
          <w:rFonts w:asciiTheme="minorHAnsi" w:hAnsiTheme="minorHAnsi"/>
        </w:rPr>
        <w:fldChar w:fldCharType="begin"/>
      </w:r>
      <w:r w:rsidR="00CD75FA">
        <w:rPr>
          <w:rFonts w:asciiTheme="minorHAnsi" w:hAnsiTheme="minorHAnsi"/>
        </w:rPr>
        <w:instrText xml:space="preserve"> ADDIN ZOTERO_ITEM CSL_CITATION {"citationID":"1a24ag8pt6","properties":{"formattedCitation":"(C. Carletto et al., 2013)","plainCitation":"(C. Carletto et al., 2013)"},"citationItems":[{"id":56,"uris":["http://zotero.org/groups/450117/items/3KVTCG2E"],"uri":["http://zotero.org/groups/450117/items/3KVTCG2E"],"itemData":{"id":56,"type":"article-journal","title":"Towards better measurement of household food security: Harmonizing indicators and the role of household surveys","container-title":"Global Food Security","page":"30-40","volume":"2","issue":"1","source":"CrossRef","DOI":"10.1016/j.gfs.2012.11.006","ISSN":"22119124","note":"00033","shortTitle":"Towards better measurement of household food security","language":"en","author":[{"family":"Carletto","given":"Calogero"},{"family":"Zezza","given":"Alberto"},{"family":"Banerjee","given":"Raka"}],"issued":{"date-parts":[["2013",3]]}}}],"schema":"https://github.com/citation-style-language/schema/raw/master/csl-citation.json"} </w:instrText>
      </w:r>
      <w:r w:rsidRPr="005A3040">
        <w:rPr>
          <w:rFonts w:asciiTheme="minorHAnsi" w:hAnsiTheme="minorHAnsi"/>
        </w:rPr>
        <w:fldChar w:fldCharType="separate"/>
      </w:r>
      <w:r w:rsidR="00CD75FA" w:rsidRPr="00CD75FA">
        <w:rPr>
          <w:rFonts w:ascii="Calibri" w:hAnsi="Calibri"/>
        </w:rPr>
        <w:t>(C. Carletto et al., 2013)</w:t>
      </w:r>
      <w:r w:rsidRPr="005A3040">
        <w:rPr>
          <w:rFonts w:asciiTheme="minorHAnsi" w:hAnsiTheme="minorHAnsi"/>
        </w:rPr>
        <w:fldChar w:fldCharType="end"/>
      </w:r>
      <w:r w:rsidRPr="005A3040">
        <w:rPr>
          <w:rFonts w:asciiTheme="minorHAnsi" w:hAnsiTheme="minorHAnsi"/>
        </w:rPr>
        <w:t xml:space="preserve">. </w:t>
      </w:r>
    </w:p>
    <w:p w14:paraId="42403631" w14:textId="77777777" w:rsidR="005A3040" w:rsidRPr="005A3040" w:rsidRDefault="005A3040" w:rsidP="00F175B3">
      <w:pPr>
        <w:spacing w:line="360" w:lineRule="auto"/>
        <w:jc w:val="both"/>
        <w:rPr>
          <w:rFonts w:asciiTheme="minorHAnsi" w:hAnsiTheme="minorHAnsi"/>
          <w:color w:val="FF6600"/>
        </w:rPr>
      </w:pPr>
      <w:r w:rsidRPr="005A3040">
        <w:rPr>
          <w:rFonts w:asciiTheme="minorHAnsi" w:hAnsiTheme="minorHAnsi"/>
        </w:rPr>
        <w:lastRenderedPageBreak/>
        <w:t xml:space="preserve">Another dietary intake measure is the food  consumption score FCS (sometimes </w:t>
      </w:r>
      <w:r w:rsidR="00D042AD" w:rsidRPr="005A3040">
        <w:rPr>
          <w:rFonts w:asciiTheme="minorHAnsi" w:hAnsiTheme="minorHAnsi"/>
        </w:rPr>
        <w:t>referred</w:t>
      </w:r>
      <w:r w:rsidRPr="005A3040">
        <w:rPr>
          <w:rFonts w:asciiTheme="minorHAnsi" w:hAnsiTheme="minorHAnsi"/>
        </w:rPr>
        <w:t xml:space="preserve"> to as food frequency score FFS).  This indicator is used by the WFP (World Food Program) to identify the prevalence of food insecurity in countries and regions and to monitor changes over time </w:t>
      </w:r>
      <w:r w:rsidRPr="005A3040">
        <w:rPr>
          <w:rFonts w:asciiTheme="minorHAnsi" w:hAnsiTheme="minorHAnsi"/>
        </w:rPr>
        <w:fldChar w:fldCharType="begin"/>
      </w:r>
      <w:r w:rsidR="00CD75FA">
        <w:rPr>
          <w:rFonts w:asciiTheme="minorHAnsi" w:hAnsiTheme="minorHAnsi"/>
        </w:rPr>
        <w:instrText xml:space="preserve"> ADDIN ZOTERO_ITEM CSL_CITATION {"citationID":"2m7pooot3k","properties":{"formattedCitation":"(Jones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Theme="minorHAnsi" w:hAnsiTheme="minorHAnsi"/>
        </w:rPr>
        <w:fldChar w:fldCharType="separate"/>
      </w:r>
      <w:r w:rsidRPr="005A3040">
        <w:rPr>
          <w:rFonts w:asciiTheme="minorHAnsi" w:hAnsiTheme="minorHAnsi"/>
        </w:rPr>
        <w:t>(Jones et al., 2013)</w:t>
      </w:r>
      <w:r w:rsidRPr="005A3040">
        <w:rPr>
          <w:rFonts w:asciiTheme="minorHAnsi" w:hAnsiTheme="minorHAnsi"/>
        </w:rPr>
        <w:fldChar w:fldCharType="end"/>
      </w:r>
      <w:r w:rsidRPr="005A3040">
        <w:rPr>
          <w:rFonts w:asciiTheme="minorHAnsi" w:hAnsiTheme="minorHAnsi"/>
        </w:rPr>
        <w:t xml:space="preserve">. The FCS is similar to the HDDS, but it generally uses a 7 day recall period and only 8 food groups. Moreover, the FCS takes into account the food frequency and it uses weights for the 8 different groups. Food frequency, the number of days in which one or more items from a certain group is consumed, is multiplied by the corresponding group weight. The standard format of this indicator and the universal cut-off points make it possible to compare results across different studies. However, in some specific cases the FCS misclassifies households with a poor diet as food secure, which shows a lack of conformity of the FCS and other universal benchmarks </w:t>
      </w:r>
      <w:r w:rsidRPr="005A3040">
        <w:rPr>
          <w:rFonts w:asciiTheme="minorHAnsi" w:hAnsiTheme="minorHAnsi"/>
        </w:rPr>
        <w:fldChar w:fldCharType="begin"/>
      </w:r>
      <w:r w:rsidR="00CD75FA">
        <w:rPr>
          <w:rFonts w:asciiTheme="minorHAnsi" w:hAnsiTheme="minorHAnsi"/>
        </w:rPr>
        <w:instrText xml:space="preserve"> ADDIN ZOTERO_ITEM CSL_CITATION {"citationID":"22k5jp0k2q","properties":{"formattedCitation":"(D. Maxwell et al., 2014)","plainCitation":"(D. Maxwell et al., 2014)"},"citationItems":[{"id":59,"uris":["http://zotero.org/groups/450117/items/A9XRVQEC"],"uri":["http://zotero.org/groups/450117/items/A9XRVQEC"],"itemData":{"id":59,"type":"article-journal","title":"How do indicators of household food insecurity measure up? An empirical comparison from Ethiopia","container-title":"Food Policy","page":"107-116","volume":"47","abstract":"Abstract\nRenewed emphasis on programs and policies aimed at enhancing food security has intensified the search for accurate, rapid, and consistent indicators. Measures of food security are urgently required for purposes of early warning, assessment of current and prospective status of at-risk populations, and monitoring and evaluation of specific programs and policies. Different measures are often used interchangeably, without a good idea of which dimensions of food security are captured by which measures, resulting in potentially significant misclassification of food insecure populations. The objective of this paper is to compare how the most frequently used indicators of food security portray static and dynamic food security among the same sample of rural households in two districts of Tigray State, Northern Ethiopia. Seven food security indicators were assessed: the Coping Strategies Index (CSI); the Reduced Coping Strategies Index (rCSI); the Household Food Insecurity and Access Scale (HFIAS); the Household Hunger Scale (HHS); Food Consumption Score (FCS); the Household Dietary Diversity Scale (HDDS); and a self-assessed measure of food security (SAFS). These indicators provide very different estimates of the prevalence of food insecurity, but are moderately well correlated and depict generally similar food security trends over time. We suggest that the differences in prevalence estimates, and in some cases the weaker than expected correlation, can be explained in three ways. First, the indicators differ in the underlying aspect of food security they attempt to capture. Second, each indicator is likely only sensitive within a certain severity range of food insecurity and these ranges do not always overlap. Third, categorization of the prevalence of food insecurity is strongly dependent on the choice of cut-off points. For valid reasons, “food insecurity” has no accepted gold standard metric against which individual indicators can be gauged, though without one it is difficult to say which indicator performs “best” in correctly and reliably identifying food insecure households. The implication is that using more than one indicator is advisable, and policy makers should be aware of what elements of food insecurity each indicator portrays.","DOI":"10.1016/j.foodpol.2014.04.003","ISSN":"0306-9192","journalAbbreviation":"Food Policy","author":[{"family":"Maxwell","given":"Daniel"},{"family":"Vaitla","given":"Bapu"},{"family":"Coates","given":"Jennifer"}],"issued":{"date-parts":[["2014",8]]}}}],"schema":"https://github.com/citation-style-language/schema/raw/master/csl-citation.json"} </w:instrText>
      </w:r>
      <w:r w:rsidRPr="005A3040">
        <w:rPr>
          <w:rFonts w:asciiTheme="minorHAnsi" w:hAnsiTheme="minorHAnsi"/>
        </w:rPr>
        <w:fldChar w:fldCharType="separate"/>
      </w:r>
      <w:r w:rsidR="00F175B3" w:rsidRPr="00F175B3">
        <w:rPr>
          <w:rFonts w:ascii="Calibri" w:hAnsi="Calibri"/>
        </w:rPr>
        <w:t>(D. Maxwell et al., 2014)</w:t>
      </w:r>
      <w:r w:rsidRPr="005A3040">
        <w:rPr>
          <w:rFonts w:asciiTheme="minorHAnsi" w:hAnsiTheme="minorHAnsi"/>
        </w:rPr>
        <w:fldChar w:fldCharType="end"/>
      </w:r>
      <w:r w:rsidRPr="005A3040">
        <w:rPr>
          <w:rFonts w:asciiTheme="minorHAnsi" w:hAnsiTheme="minorHAnsi"/>
        </w:rPr>
        <w:t xml:space="preserve">. </w:t>
      </w:r>
    </w:p>
    <w:p w14:paraId="346BD410" w14:textId="306E1FC2" w:rsidR="005A3040" w:rsidRPr="00CB7DF4" w:rsidRDefault="005A3040" w:rsidP="00CB7DF4">
      <w:pPr>
        <w:spacing w:line="360" w:lineRule="auto"/>
        <w:jc w:val="both"/>
        <w:rPr>
          <w:rFonts w:asciiTheme="minorHAnsi" w:hAnsiTheme="minorHAnsi"/>
        </w:rPr>
      </w:pPr>
      <w:r w:rsidRPr="005A3040">
        <w:rPr>
          <w:rFonts w:asciiTheme="minorHAnsi" w:hAnsiTheme="minorHAnsi"/>
        </w:rPr>
        <w:t xml:space="preserve">Another option for measuring dietary intake is taking a food variety score (FVS). This is a simple count of all different food items consumed over a 24h period </w:t>
      </w:r>
      <w:r w:rsidRPr="005A3040">
        <w:rPr>
          <w:rFonts w:asciiTheme="minorHAnsi" w:hAnsiTheme="minorHAnsi"/>
        </w:rPr>
        <w:fldChar w:fldCharType="begin"/>
      </w:r>
      <w:r w:rsidR="00CD75FA">
        <w:rPr>
          <w:rFonts w:asciiTheme="minorHAnsi" w:hAnsiTheme="minorHAnsi"/>
        </w:rPr>
        <w:instrText xml:space="preserve"> ADDIN ZOTERO_ITEM CSL_CITATION {"citationID":"11vpat3rvm","properties":{"formattedCitation":"(Steyn et al., 2006)","plainCitation":"(Steyn et al., 2006)"},"citationItems":[{"id":139,"uris":["http://zotero.org/groups/450117/items/TURD8FM6"],"uri":["http://zotero.org/groups/450117/items/TURD8FM6"],"itemData":{"id":139,"type":"article-journal","title":"Food variety and dietary diversity scores in children: are they good indicators of dietary adequacy?","container-title":"Public Health Nutrition","volume":"9","issue":"05","source":"CrossRef","URL":"http://www.journals.cambridge.org/abstract_S1368980006001054","DOI":"10.1079/PHN2005912","ISSN":"1368-9800, 1475-2727","note":"00265","shortTitle":"Food variety and dietary diversity scores in children","language":"en","author":[{"family":"Steyn","given":"Np"},{"family":"Nel","given":"Jh"},{"family":"Nantel","given":"G"},{"family":"Kennedy","given":"G"},{"family":"Labadarios","given":"D"}],"issued":{"date-parts":[["2006",8]]},"accessed":{"date-parts":[["2016",3,14]]}}}],"schema":"https://github.com/citation-style-language/schema/raw/master/csl-citation.json"} </w:instrText>
      </w:r>
      <w:r w:rsidRPr="005A3040">
        <w:rPr>
          <w:rFonts w:asciiTheme="minorHAnsi" w:hAnsiTheme="minorHAnsi"/>
        </w:rPr>
        <w:fldChar w:fldCharType="separate"/>
      </w:r>
      <w:r w:rsidRPr="005A3040">
        <w:rPr>
          <w:rFonts w:asciiTheme="minorHAnsi" w:hAnsiTheme="minorHAnsi"/>
        </w:rPr>
        <w:t>(Steyn et al., 2006)</w:t>
      </w:r>
      <w:r w:rsidRPr="005A3040">
        <w:rPr>
          <w:rFonts w:asciiTheme="minorHAnsi" w:hAnsiTheme="minorHAnsi"/>
        </w:rPr>
        <w:fldChar w:fldCharType="end"/>
      </w:r>
      <w:r w:rsidRPr="005A3040">
        <w:rPr>
          <w:rFonts w:asciiTheme="minorHAnsi" w:hAnsiTheme="minorHAnsi"/>
        </w:rPr>
        <w:t xml:space="preserve">. </w:t>
      </w:r>
      <w:r w:rsidR="00F175B3">
        <w:rPr>
          <w:rFonts w:asciiTheme="minorHAnsi" w:hAnsiTheme="minorHAnsi"/>
        </w:rPr>
        <w:t xml:space="preserve"> </w:t>
      </w:r>
      <w:r w:rsidR="00CB7DF4">
        <w:rPr>
          <w:rFonts w:asciiTheme="minorHAnsi" w:hAnsiTheme="minorHAnsi"/>
        </w:rPr>
        <w:t xml:space="preserve">The advantage is that this indicator provides a variable that contains all dietary information. In contrast to the dietary diversity score, food items are counted individually and not classified into fixed groups. This means the variable has a larger spread and differences between households can be measured more precisely.  </w:t>
      </w:r>
      <w:r w:rsidR="000E695C">
        <w:rPr>
          <w:rFonts w:asciiTheme="minorHAnsi" w:hAnsiTheme="minorHAnsi"/>
        </w:rPr>
        <w:t xml:space="preserve">However, there is no common consensus on what a food item is. This makes it difficult to compare scores between different studies. </w:t>
      </w:r>
    </w:p>
    <w:p w14:paraId="27B3309F" w14:textId="77777777" w:rsidR="005A3040" w:rsidRDefault="00BD3158" w:rsidP="006557F9">
      <w:pPr>
        <w:pStyle w:val="Kop3"/>
      </w:pPr>
      <w:bookmarkStart w:id="41" w:name="_Toc450743797"/>
      <w:bookmarkStart w:id="42" w:name="_Toc451356789"/>
      <w:bookmarkStart w:id="43" w:name="_Toc459598193"/>
      <w:r w:rsidRPr="006557F9">
        <w:t>3</w:t>
      </w:r>
      <w:r w:rsidR="00FD4088">
        <w:t>.2.4</w:t>
      </w:r>
      <w:r w:rsidR="005A3040" w:rsidRPr="00BC119E">
        <w:t>. Subjectiv</w:t>
      </w:r>
      <w:r w:rsidR="005A3040">
        <w:t>e</w:t>
      </w:r>
      <w:r w:rsidR="005A3040" w:rsidRPr="00BC119E">
        <w:t xml:space="preserve"> measurements</w:t>
      </w:r>
      <w:bookmarkEnd w:id="41"/>
      <w:bookmarkEnd w:id="42"/>
      <w:bookmarkEnd w:id="43"/>
    </w:p>
    <w:p w14:paraId="205D1031" w14:textId="77777777" w:rsidR="005A3040" w:rsidRPr="005A3040" w:rsidRDefault="005A3040" w:rsidP="00D042AD">
      <w:pPr>
        <w:spacing w:line="360" w:lineRule="auto"/>
        <w:jc w:val="both"/>
        <w:rPr>
          <w:rFonts w:ascii="Calibri" w:hAnsi="Calibri"/>
        </w:rPr>
      </w:pPr>
      <w:r w:rsidRPr="005A3040">
        <w:rPr>
          <w:rFonts w:ascii="Calibri" w:hAnsi="Calibri"/>
        </w:rPr>
        <w:t>Subjective measurements attempt to measure fo</w:t>
      </w:r>
      <w:r w:rsidR="00D042AD">
        <w:rPr>
          <w:rFonts w:ascii="Calibri" w:hAnsi="Calibri"/>
        </w:rPr>
        <w:t>od security directly by asking households</w:t>
      </w:r>
      <w:r w:rsidRPr="005A3040">
        <w:rPr>
          <w:rFonts w:ascii="Calibri" w:hAnsi="Calibri"/>
        </w:rPr>
        <w:t xml:space="preserve"> how they experience their own food security, instead of looking at consumption level. A self-assessed food security score (SAFS) is constructed of a respondents’ perception of their own household food security status </w:t>
      </w:r>
      <w:r w:rsidRPr="005A3040">
        <w:rPr>
          <w:rFonts w:ascii="Calibri" w:hAnsi="Calibri"/>
        </w:rPr>
        <w:fldChar w:fldCharType="begin"/>
      </w:r>
      <w:r w:rsidR="00CD75FA">
        <w:rPr>
          <w:rFonts w:ascii="Calibri" w:hAnsi="Calibri"/>
        </w:rPr>
        <w:instrText xml:space="preserve"> ADDIN ZOTERO_ITEM CSL_CITATION {"citationID":"1ll0p746qr","properties":{"formattedCitation":"(Shiferaw, Kassie, Jaleta, &amp; Yirga, 2014)","plainCitation":"(Shiferaw, Kassie, Jaleta, &amp; Yirga, 2014)"},"citationItems":[{"id":130,"uris":["http://zotero.org/groups/450117/items/PHAKVBUN"],"uri":["http://zotero.org/groups/450117/items/PHAKVBUN"],"itemData":{"id":130,"type":"article-journal","title":"Adoption of improved wheat varieties and impacts on household food security in Ethiopia","container-title":"Food Policy","page":"272-284","volume":"44","source":"CrossRef","DOI":"10.1016/j.foodpol.2013.09.012","ISSN":"03069192","note":"00025","language":"en","author":[{"family":"Shiferaw","given":"Bekele"},{"family":"Kassie","given":"Menale"},{"family":"Jaleta","given":"Moti"},{"family":"Yirga","given":"Chilot"}],"issued":{"date-parts":[["2014",2]]}}}],"schema":"https://github.com/citation-style-language/schema/raw/master/csl-citation.json"} </w:instrText>
      </w:r>
      <w:r w:rsidRPr="005A3040">
        <w:rPr>
          <w:rFonts w:ascii="Calibri" w:hAnsi="Calibri"/>
        </w:rPr>
        <w:fldChar w:fldCharType="separate"/>
      </w:r>
      <w:r w:rsidRPr="005A3040">
        <w:rPr>
          <w:rFonts w:ascii="Calibri" w:hAnsi="Calibri"/>
        </w:rPr>
        <w:t>(Shiferaw, Kassie, Jaleta, &amp; Yirga, 2014)</w:t>
      </w:r>
      <w:r w:rsidRPr="005A3040">
        <w:rPr>
          <w:rFonts w:ascii="Calibri" w:hAnsi="Calibri"/>
        </w:rPr>
        <w:fldChar w:fldCharType="end"/>
      </w:r>
      <w:r w:rsidRPr="005A3040">
        <w:rPr>
          <w:rFonts w:ascii="Calibri" w:hAnsi="Calibri"/>
        </w:rPr>
        <w:t xml:space="preserve">. Households are asked to score themselves, the scale on which this is done can differ per study. </w:t>
      </w:r>
      <w:r w:rsidRPr="005A3040">
        <w:rPr>
          <w:rFonts w:ascii="Calibri" w:hAnsi="Calibri"/>
        </w:rPr>
        <w:fldChar w:fldCharType="begin"/>
      </w:r>
      <w:r w:rsidR="00CD75FA">
        <w:rPr>
          <w:rFonts w:ascii="Calibri" w:hAnsi="Calibri"/>
        </w:rPr>
        <w:instrText xml:space="preserve"> ADDIN ZOTERO_ITEM CSL_CITATION {"citationID":"WsZEE85L","properties":{"custom":"Maxwell et al. (2014)","formattedCitation":"Maxwell et al. (2014)","plainCitation":"Maxwell et al. (2014)"},"citationItems":[{"id":59,"uris":["http://zotero.org/groups/450117/items/A9XRVQEC"],"uri":["http://zotero.org/groups/450117/items/A9XRVQEC"],"itemData":{"id":59,"type":"article-journal","title":"How do indicators of household food insecurity measure up? An empirical comparison from Ethiopia","container-title":"Food Policy","page":"107-116","volume":"47","abstract":"Abstract\nRenewed emphasis on programs and policies aimed at enhancing food security has intensified the search for accurate, rapid, and consistent indicators. Measures of food security are urgently required for purposes of early warning, assessment of current and prospective status of at-risk populations, and monitoring and evaluation of specific programs and policies. Different measures are often used interchangeably, without a good idea of which dimensions of food security are captured by which measures, resulting in potentially significant misclassification of food insecure populations. The objective of this paper is to compare how the most frequently used indicators of food security portray static and dynamic food security among the same sample of rural households in two districts of Tigray State, Northern Ethiopia. Seven food security indicators were assessed: the Coping Strategies Index (CSI); the Reduced Coping Strategies Index (rCSI); the Household Food Insecurity and Access Scale (HFIAS); the Household Hunger Scale (HHS); Food Consumption Score (FCS); the Household Dietary Diversity Scale (HDDS); and a self-assessed measure of food security (SAFS). These indicators provide very different estimates of the prevalence of food insecurity, but are moderately well correlated and depict generally similar food security trends over time. We suggest that the differences in prevalence estimates, and in some cases the weaker than expected correlation, can be explained in three ways. First, the indicators differ in the underlying aspect of food security they attempt to capture. Second, each indicator is likely only sensitive within a certain severity range of food insecurity and these ranges do not always overlap. Third, categorization of the prevalence of food insecurity is strongly dependent on the choice of cut-off points. For valid reasons, “food insecurity” has no accepted gold standard metric against which individual indicators can be gauged, though without one it is difficult to say which indicator performs “best” in correctly and reliably identifying food insecure households. The implication is that using more than one indicator is advisable, and policy makers should be aware of what elements of food insecurity each indicator portrays.","DOI":"10.1016/j.foodpol.2014.04.003","ISSN":"0306-9192","journalAbbreviation":"Food Policy","author":[{"family":"Maxwell","given":"Daniel"},{"family":"Vaitla","given":"Bapu"},{"family":"Coates","given":"Jennifer"}],"issued":{"date-parts":[["2014",8]]}}}],"schema":"https://github.com/citation-style-language/schema/raw/master/csl-citation.json"} </w:instrText>
      </w:r>
      <w:r w:rsidRPr="005A3040">
        <w:rPr>
          <w:rFonts w:ascii="Calibri" w:hAnsi="Calibri"/>
        </w:rPr>
        <w:fldChar w:fldCharType="separate"/>
      </w:r>
      <w:r w:rsidRPr="005A3040">
        <w:rPr>
          <w:rFonts w:ascii="Calibri" w:hAnsi="Calibri"/>
        </w:rPr>
        <w:t>Maxwell et al. (2014)</w:t>
      </w:r>
      <w:r w:rsidRPr="005A3040">
        <w:rPr>
          <w:rFonts w:ascii="Calibri" w:hAnsi="Calibri"/>
        </w:rPr>
        <w:fldChar w:fldCharType="end"/>
      </w:r>
      <w:r w:rsidRPr="005A3040">
        <w:rPr>
          <w:rFonts w:ascii="Calibri" w:hAnsi="Calibri"/>
        </w:rPr>
        <w:t xml:space="preserve"> let families score themselves on a scale from 1-5, one being food secure, five being extremely food insecure </w:t>
      </w:r>
      <w:r w:rsidRPr="005A3040">
        <w:rPr>
          <w:rFonts w:ascii="Calibri" w:hAnsi="Calibri"/>
        </w:rPr>
        <w:fldChar w:fldCharType="begin"/>
      </w:r>
      <w:r w:rsidR="00CD75FA">
        <w:rPr>
          <w:rFonts w:ascii="Calibri" w:hAnsi="Calibri"/>
        </w:rPr>
        <w:instrText xml:space="preserve"> ADDIN ZOTERO_ITEM CSL_CITATION {"citationID":"2dlnncq7ao","properties":{"formattedCitation":"(D. Maxwell et al., 2014)","plainCitation":"(D. Maxwell et al., 2014)"},"citationItems":[{"id":59,"uris":["http://zotero.org/groups/450117/items/A9XRVQEC"],"uri":["http://zotero.org/groups/450117/items/A9XRVQEC"],"itemData":{"id":59,"type":"article-journal","title":"How do indicators of household food insecurity measure up? An empirical comparison from Ethiopia","container-title":"Food Policy","page":"107-116","volume":"47","abstract":"Abstract\nRenewed emphasis on programs and policies aimed at enhancing food security has intensified the search for accurate, rapid, and consistent indicators. Measures of food security are urgently required for purposes of early warning, assessment of current and prospective status of at-risk populations, and monitoring and evaluation of specific programs and policies. Different measures are often used interchangeably, without a good idea of which dimensions of food security are captured by which measures, resulting in potentially significant misclassification of food insecure populations. The objective of this paper is to compare how the most frequently used indicators of food security portray static and dynamic food security among the same sample of rural households in two districts of Tigray State, Northern Ethiopia. Seven food security indicators were assessed: the Coping Strategies Index (CSI); the Reduced Coping Strategies Index (rCSI); the Household Food Insecurity and Access Scale (HFIAS); the Household Hunger Scale (HHS); Food Consumption Score (FCS); the Household Dietary Diversity Scale (HDDS); and a self-assessed measure of food security (SAFS). These indicators provide very different estimates of the prevalence of food insecurity, but are moderately well correlated and depict generally similar food security trends over time. We suggest that the differences in prevalence estimates, and in some cases the weaker than expected correlation, can be explained in three ways. First, the indicators differ in the underlying aspect of food security they attempt to capture. Second, each indicator is likely only sensitive within a certain severity range of food insecurity and these ranges do not always overlap. Third, categorization of the prevalence of food insecurity is strongly dependent on the choice of cut-off points. For valid reasons, “food insecurity” has no accepted gold standard metric against which individual indicators can be gauged, though without one it is difficult to say which indicator performs “best” in correctly and reliably identifying food insecure households. The implication is that using more than one indicator is advisable, and policy makers should be aware of what elements of food insecurity each indicator portrays.","DOI":"10.1016/j.foodpol.2014.04.003","ISSN":"0306-9192","journalAbbreviation":"Food Policy","author":[{"family":"Maxwell","given":"Daniel"},{"family":"Vaitla","given":"Bapu"},{"family":"Coates","given":"Jennifer"}],"issued":{"date-parts":[["2014",8]]}}}],"schema":"https://github.com/citation-style-language/schema/raw/master/csl-citation.json"} </w:instrText>
      </w:r>
      <w:r w:rsidRPr="005A3040">
        <w:rPr>
          <w:rFonts w:ascii="Calibri" w:hAnsi="Calibri"/>
        </w:rPr>
        <w:fldChar w:fldCharType="separate"/>
      </w:r>
      <w:r w:rsidRPr="005A3040">
        <w:rPr>
          <w:rFonts w:ascii="Calibri" w:hAnsi="Calibri"/>
        </w:rPr>
        <w:t>(D. Maxwell et al., 2014)</w:t>
      </w:r>
      <w:r w:rsidRPr="005A3040">
        <w:rPr>
          <w:rFonts w:ascii="Calibri" w:hAnsi="Calibri"/>
        </w:rPr>
        <w:fldChar w:fldCharType="end"/>
      </w:r>
      <w:r w:rsidRPr="005A3040">
        <w:rPr>
          <w:rFonts w:ascii="Calibri" w:hAnsi="Calibri"/>
        </w:rPr>
        <w:t xml:space="preserve">. </w:t>
      </w:r>
      <w:r w:rsidRPr="005A3040">
        <w:rPr>
          <w:rFonts w:ascii="Calibri" w:hAnsi="Calibri"/>
        </w:rPr>
        <w:fldChar w:fldCharType="begin"/>
      </w:r>
      <w:r w:rsidR="00CD75FA">
        <w:rPr>
          <w:rFonts w:ascii="Calibri" w:hAnsi="Calibri"/>
        </w:rPr>
        <w:instrText xml:space="preserve"> ADDIN ZOTERO_ITEM CSL_CITATION {"citationID":"1k37hvujja","properties":{"custom":"Shiferaw, Kassie, Jaleta, &amp; Yirga (2014)","formattedCitation":"Shiferaw, Kassie, Jaleta, &amp; Yirga (2014)","plainCitation":"Shiferaw, Kassie, Jaleta, &amp; Yirga (2014)"},"citationItems":[{"id":130,"uris":["http://zotero.org/groups/450117/items/PHAKVBUN"],"uri":["http://zotero.org/groups/450117/items/PHAKVBUN"],"itemData":{"id":130,"type":"article-journal","title":"Adoption of improved wheat varieties and impacts on household food security in Ethiopia","container-title":"Food Policy","page":"272-284","volume":"44","source":"CrossRef","DOI":"10.1016/j.foodpol.2013.09.012","ISSN":"03069192","note":"00025","language":"en","author":[{"family":"Shiferaw","given":"Bekele"},{"family":"Kassie","given":"Menale"},{"family":"Jaleta","given":"Moti"},{"family":"Yirga","given":"Chilot"}],"issued":{"date-parts":[["2014",2]]}}}],"schema":"https://github.com/citation-style-language/schema/raw/master/csl-citation.json"} </w:instrText>
      </w:r>
      <w:r w:rsidRPr="005A3040">
        <w:rPr>
          <w:rFonts w:ascii="Calibri" w:hAnsi="Calibri"/>
        </w:rPr>
        <w:fldChar w:fldCharType="separate"/>
      </w:r>
      <w:r w:rsidRPr="005A3040">
        <w:rPr>
          <w:rFonts w:ascii="Calibri" w:hAnsi="Calibri"/>
        </w:rPr>
        <w:t>Shiferaw, Kassie, Jaleta, &amp; Yirga (2014)</w:t>
      </w:r>
      <w:r w:rsidRPr="005A3040">
        <w:rPr>
          <w:rFonts w:ascii="Calibri" w:hAnsi="Calibri"/>
        </w:rPr>
        <w:fldChar w:fldCharType="end"/>
      </w:r>
      <w:r w:rsidRPr="005A3040">
        <w:rPr>
          <w:rFonts w:ascii="Calibri" w:hAnsi="Calibri"/>
        </w:rPr>
        <w:t xml:space="preserve"> have households score their food security status on a four level</w:t>
      </w:r>
      <w:r w:rsidR="003D3603">
        <w:rPr>
          <w:rFonts w:ascii="Calibri" w:hAnsi="Calibri"/>
        </w:rPr>
        <w:t xml:space="preserve"> scale</w:t>
      </w:r>
      <w:r w:rsidRPr="005A3040">
        <w:rPr>
          <w:rFonts w:ascii="Calibri" w:hAnsi="Calibri"/>
        </w:rPr>
        <w:t xml:space="preserve">: chronic food insecurity, transitory food insecurity, breakeven or food surplus. </w:t>
      </w:r>
    </w:p>
    <w:p w14:paraId="2D42E5C5" w14:textId="0407B5E0" w:rsidR="005A3040" w:rsidRDefault="005A3040" w:rsidP="00A86794">
      <w:pPr>
        <w:spacing w:line="360" w:lineRule="auto"/>
        <w:jc w:val="both"/>
        <w:rPr>
          <w:rFonts w:ascii="Calibri" w:hAnsi="Calibri"/>
        </w:rPr>
      </w:pPr>
      <w:r w:rsidRPr="005A3040">
        <w:rPr>
          <w:rFonts w:ascii="Calibri" w:hAnsi="Calibri"/>
        </w:rPr>
        <w:t>Other subjective indicators for food security make use of a standard question list about the households</w:t>
      </w:r>
      <w:r w:rsidR="003D3603">
        <w:rPr>
          <w:rFonts w:ascii="Calibri" w:hAnsi="Calibri"/>
        </w:rPr>
        <w:t>’</w:t>
      </w:r>
      <w:r w:rsidRPr="005A3040">
        <w:rPr>
          <w:rFonts w:ascii="Calibri" w:hAnsi="Calibri"/>
        </w:rPr>
        <w:t xml:space="preserve"> perception of their own food security status, so that the household can be scored on different elements. We distinguish four of the most frequently used questionnaire based subjective indicators: the Radimer/Cornell hunger and food insecurity scale, the Household Food Security Survey Module (HFSSM), the Household Food Insecurity Access Scale (HFIAS) and the Household Hunger Scale (HHS). The Radimer/Cornell hunger and food insecurity scale classifies households as either hungry or not hungry. Households answer 30 questions or statements on how they perceive the following: their food </w:t>
      </w:r>
      <w:r w:rsidRPr="005A3040">
        <w:rPr>
          <w:rFonts w:ascii="Calibri" w:hAnsi="Calibri"/>
        </w:rPr>
        <w:lastRenderedPageBreak/>
        <w:t xml:space="preserve">depletion, food anxiety, diet inadequacy, intake insufficiency, disrupted eating patterns, children’s diet inadequacy, children’s intake insufficiency and children’s disrupted eating patterns. A household that answers ‘yes’ to four or more of these questions is classified as hungry  </w:t>
      </w:r>
      <w:r w:rsidRPr="005A3040">
        <w:rPr>
          <w:rFonts w:ascii="Calibri" w:hAnsi="Calibri"/>
        </w:rPr>
        <w:fldChar w:fldCharType="begin"/>
      </w:r>
      <w:r w:rsidR="00CD75FA">
        <w:rPr>
          <w:rFonts w:ascii="Calibri" w:hAnsi="Calibri"/>
        </w:rPr>
        <w:instrText xml:space="preserve"> ADDIN ZOTERO_ITEM CSL_CITATION {"citationID":"98gu57gd7","properties":{"formattedCitation":"(Radimer, Olson, Greene, Campbell, &amp; Habicht, 1992)","plainCitation":"(Radimer, Olson, Greene, Campbell, &amp; Habicht, 1992)"},"citationItems":[{"id":88,"uris":["http://zotero.org/groups/450117/items/5HCR7S2U"],"uri":["http://zotero.org/groups/450117/items/5HCR7S2U"],"itemData":{"id":88,"type":"article-journal","title":"Understanding hunger and developing indicators to assess it in women and children","container-title":"Journal of Nutrition Education","page":"36S-44S","volume":"24","issue":"1","source":"CrossRef","DOI":"10.1016/S0022-3182(12)80137-3","ISSN":"00223182","note":"00471","language":"en","author":[{"family":"Radimer","given":"Kathy L."},{"family":"Olson","given":"Christine M."},{"family":"Greene","given":"Jennifer C."},{"family":"Campbell","given":"Cathy C."},{"family":"Habicht","given":"Jean-Pierre"}],"issued":{"date-parts":[["1992",1]]}}}],"schema":"https://github.com/citation-style-language/schema/raw/master/csl-citation.json"} </w:instrText>
      </w:r>
      <w:r w:rsidRPr="005A3040">
        <w:rPr>
          <w:rFonts w:ascii="Calibri" w:hAnsi="Calibri"/>
        </w:rPr>
        <w:fldChar w:fldCharType="separate"/>
      </w:r>
      <w:r w:rsidRPr="005A3040">
        <w:rPr>
          <w:rFonts w:ascii="Calibri" w:hAnsi="Calibri"/>
        </w:rPr>
        <w:t>(Radimer, Olson, Greene, Campbell, &amp; Habicht, 1992)</w:t>
      </w:r>
      <w:r w:rsidRPr="005A3040">
        <w:rPr>
          <w:rFonts w:ascii="Calibri" w:hAnsi="Calibri"/>
        </w:rPr>
        <w:fldChar w:fldCharType="end"/>
      </w:r>
      <w:r w:rsidRPr="005A3040">
        <w:rPr>
          <w:rFonts w:ascii="Calibri" w:hAnsi="Calibri"/>
        </w:rPr>
        <w:t xml:space="preserve">. The HFSSM is the United States Department of Agriculture’s measure for food security. This measure is also sometimes used to asses food security in developing countries </w:t>
      </w:r>
      <w:r w:rsidRPr="005A3040">
        <w:rPr>
          <w:rFonts w:ascii="Calibri" w:hAnsi="Calibri"/>
        </w:rPr>
        <w:fldChar w:fldCharType="begin"/>
      </w:r>
      <w:r w:rsidR="00CD75FA">
        <w:rPr>
          <w:rFonts w:ascii="Calibri" w:hAnsi="Calibri"/>
        </w:rPr>
        <w:instrText xml:space="preserve"> ADDIN ZOTERO_ITEM CSL_CITATION {"citationID":"1fhq8225tq","properties":{"formattedCitation":"(Hadley, Mulder, &amp; Fitzherbert, 2007)","plainCitation":"(Hadley, Mulder, &amp; Fitzherbert, 2007)"},"citationItems":[{"id":125,"uris":["http://zotero.org/groups/450117/items/KT6QFKN8"],"uri":["http://zotero.org/groups/450117/items/KT6QFKN8"],"itemData":{"id":125,"type":"article-journal","title":"Seasonal food insecurity and perceived social support in rural Tanzania","container-title":"Public Health Nutrition","volume":"10","issue":"06","source":"CrossRef","URL":"http://www.journals.cambridge.org/abstract_S1368980007246725","DOI":"10.1017/S1368980007246725","ISSN":"1368-9800, 1475-2727","note":"00066","language":"en","author":[{"family":"Hadley","given":"Craig"},{"family":"Mulder","given":"Monique Borgerhoff"},{"family":"Fitzherbert","given":"Emily"}],"issued":{"date-parts":[["2007",6]]},"accessed":{"date-parts":[["2016",3,10]]}}}],"schema":"https://github.com/citation-style-language/schema/raw/master/csl-citation.json"} </w:instrText>
      </w:r>
      <w:r w:rsidRPr="005A3040">
        <w:rPr>
          <w:rFonts w:ascii="Calibri" w:hAnsi="Calibri"/>
        </w:rPr>
        <w:fldChar w:fldCharType="separate"/>
      </w:r>
      <w:r w:rsidRPr="005A3040">
        <w:rPr>
          <w:rFonts w:ascii="Calibri" w:hAnsi="Calibri"/>
        </w:rPr>
        <w:t>(Hadley, Mulder, &amp; Fitzherbert, 2007)</w:t>
      </w:r>
      <w:r w:rsidRPr="005A3040">
        <w:rPr>
          <w:rFonts w:ascii="Calibri" w:hAnsi="Calibri"/>
        </w:rPr>
        <w:fldChar w:fldCharType="end"/>
      </w:r>
      <w:r w:rsidRPr="005A3040">
        <w:rPr>
          <w:rFonts w:ascii="Calibri" w:hAnsi="Calibri"/>
        </w:rPr>
        <w:t xml:space="preserve">. The </w:t>
      </w:r>
      <w:r w:rsidR="00D042AD" w:rsidRPr="005A3040">
        <w:rPr>
          <w:rFonts w:ascii="Calibri" w:hAnsi="Calibri"/>
        </w:rPr>
        <w:t>question list</w:t>
      </w:r>
      <w:r w:rsidRPr="005A3040">
        <w:rPr>
          <w:rFonts w:ascii="Calibri" w:hAnsi="Calibri"/>
        </w:rPr>
        <w:t xml:space="preserve"> is similar to the Radimer/Cornell hunger and food insecurity scale. The score is based on anxiety about household food supplies, perceptions that the quality or quantity of accessible food is not adequate, reduced adult food intake and reduced food intake by children. Based on their answers households are classified in three different categories: food secure, low food security or very low food security </w:t>
      </w:r>
      <w:r w:rsidRPr="005A3040">
        <w:rPr>
          <w:rFonts w:ascii="Calibri" w:hAnsi="Calibri"/>
        </w:rPr>
        <w:fldChar w:fldCharType="begin"/>
      </w:r>
      <w:r w:rsidR="00CD75FA">
        <w:rPr>
          <w:rFonts w:ascii="Calibri" w:hAnsi="Calibri"/>
        </w:rPr>
        <w:instrText xml:space="preserve"> ADDIN ZOTERO_ITEM CSL_CITATION {"citationID":"scolodnas","properties":{"formattedCitation":"(Jones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r w:rsidRPr="005A3040">
        <w:rPr>
          <w:rFonts w:ascii="Calibri" w:hAnsi="Calibri"/>
        </w:rPr>
        <w:t xml:space="preserve">. The recall period is 12 months. Based on the HFSSM, the HFIAS was developed. This measure uses a question list of only 9 questions on the same topics, and a recall period of 4 weeks. HFIAS was developed by The Food and Nutrition Technical Assistance Project (FANTA) </w:t>
      </w:r>
      <w:r w:rsidRPr="005A3040">
        <w:rPr>
          <w:rFonts w:ascii="Calibri" w:hAnsi="Calibri"/>
        </w:rPr>
        <w:fldChar w:fldCharType="begin"/>
      </w:r>
      <w:r w:rsidR="00CD75FA">
        <w:rPr>
          <w:rFonts w:ascii="Calibri" w:hAnsi="Calibri"/>
        </w:rPr>
        <w:instrText xml:space="preserve"> ADDIN ZOTERO_ITEM CSL_CITATION {"citationID":"2qh5824kmf","properties":{"formattedCitation":"(Ballard, Coates, Swindale, &amp; Deitchler, 2011)","plainCitation":"(Ballard, Coates, Swindale, &amp; Deitchler, 2011)"},"citationItems":[{"id":148,"uris":["http://zotero.org/groups/450117/items/XUNJHUKA"],"uri":["http://zotero.org/groups/450117/items/XUNJHUKA"],"itemData":{"id":148,"type":"article-journal","title":"Household hunger scale: indicator definition and measurement guide","container-title":"Food and Nutrition Technical Assistance (FANTA)","volume":"2","URL":"http://www.fantaproject.org/sites/default/files/resources/HHS-Indicator-Guide-Aug2011.pdf","note":"00034","journalAbbreviation":"Food and Nutrition Technical Assistance (FANTA)","author":[{"family":"Ballard","given":"Terri"},{"family":"Coates","given":"Jennifer"},{"family":"Swindale","given":"Anne"},{"family":"Deitchler","given":"Megan"}],"issued":{"date-parts":[["2011"]]}}}],"schema":"https://github.com/citation-style-language/schema/raw/master/csl-citation.json"} </w:instrText>
      </w:r>
      <w:r w:rsidRPr="005A3040">
        <w:rPr>
          <w:rFonts w:ascii="Calibri" w:hAnsi="Calibri"/>
        </w:rPr>
        <w:fldChar w:fldCharType="separate"/>
      </w:r>
      <w:r w:rsidRPr="005A3040">
        <w:rPr>
          <w:rFonts w:ascii="Calibri" w:hAnsi="Calibri"/>
        </w:rPr>
        <w:t>(Ballard, Coates, Swindale, &amp; Deitchler, 2011)</w:t>
      </w:r>
      <w:r w:rsidRPr="005A3040">
        <w:rPr>
          <w:rFonts w:ascii="Calibri" w:hAnsi="Calibri"/>
        </w:rPr>
        <w:fldChar w:fldCharType="end"/>
      </w:r>
      <w:r w:rsidR="001B3859">
        <w:rPr>
          <w:rFonts w:ascii="Calibri" w:hAnsi="Calibri"/>
        </w:rPr>
        <w:t xml:space="preserve"> and USAID uses</w:t>
      </w:r>
      <w:r w:rsidRPr="005A3040">
        <w:rPr>
          <w:rFonts w:ascii="Calibri" w:hAnsi="Calibri"/>
        </w:rPr>
        <w:t xml:space="preserve"> it as an indicator for program evaluations </w:t>
      </w:r>
      <w:r w:rsidRPr="005A3040">
        <w:rPr>
          <w:rFonts w:ascii="Calibri" w:hAnsi="Calibri"/>
        </w:rPr>
        <w:fldChar w:fldCharType="begin"/>
      </w:r>
      <w:r w:rsidR="00CD75FA">
        <w:rPr>
          <w:rFonts w:ascii="Calibri" w:hAnsi="Calibri"/>
        </w:rPr>
        <w:instrText xml:space="preserve"> ADDIN ZOTERO_ITEM CSL_CITATION {"citationID":"1iru6o4r8l","properties":{"formattedCitation":"(Jones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r w:rsidRPr="005A3040">
        <w:rPr>
          <w:rFonts w:ascii="Calibri" w:hAnsi="Calibri"/>
        </w:rPr>
        <w:t xml:space="preserve">. The HHS is an adapted version of the HFSSM and the HFIAS, that is best suited for areas where food insecurity is substantial. It is based on a survey module of six questions on the experience of hunger, with a recall period of four weeks. </w:t>
      </w:r>
    </w:p>
    <w:p w14:paraId="7A75725B" w14:textId="77777777" w:rsidR="00881398" w:rsidRPr="005A3040" w:rsidRDefault="00D042AD" w:rsidP="002A1410">
      <w:pPr>
        <w:spacing w:line="360" w:lineRule="auto"/>
        <w:jc w:val="both"/>
        <w:rPr>
          <w:rFonts w:ascii="Calibri" w:hAnsi="Calibri"/>
        </w:rPr>
      </w:pPr>
      <w:r>
        <w:rPr>
          <w:rFonts w:ascii="Calibri" w:hAnsi="Calibri"/>
        </w:rPr>
        <w:t xml:space="preserve">Subjective measurements are particularly </w:t>
      </w:r>
      <w:r w:rsidR="00881398">
        <w:rPr>
          <w:rFonts w:ascii="Calibri" w:hAnsi="Calibri"/>
        </w:rPr>
        <w:t xml:space="preserve">well </w:t>
      </w:r>
      <w:r>
        <w:rPr>
          <w:rFonts w:ascii="Calibri" w:hAnsi="Calibri"/>
        </w:rPr>
        <w:t xml:space="preserve">suited </w:t>
      </w:r>
      <w:r w:rsidR="00881398">
        <w:rPr>
          <w:rFonts w:ascii="Calibri" w:hAnsi="Calibri"/>
        </w:rPr>
        <w:t xml:space="preserve">for measuring lived experiences of food insecurity. While intake- or acquisition indicators make an approximation of food security by using different kinds of information, subjective measurements look at food security directly. </w:t>
      </w:r>
      <w:r w:rsidR="00DD6C45">
        <w:rPr>
          <w:rFonts w:ascii="Calibri" w:hAnsi="Calibri"/>
        </w:rPr>
        <w:t>When using a subjective indicator</w:t>
      </w:r>
      <w:r w:rsidR="002F4AFC">
        <w:rPr>
          <w:rFonts w:ascii="Calibri" w:hAnsi="Calibri"/>
        </w:rPr>
        <w:t>,</w:t>
      </w:r>
      <w:r w:rsidR="00DD6C45">
        <w:rPr>
          <w:rFonts w:ascii="Calibri" w:hAnsi="Calibri"/>
        </w:rPr>
        <w:t xml:space="preserve"> however, it can be difficult to compare between different cultural context. Households with different cultural backgrounds might approach and experience food insecurity differently. </w:t>
      </w:r>
      <w:r w:rsidR="00F36906">
        <w:rPr>
          <w:rFonts w:ascii="Calibri" w:hAnsi="Calibri"/>
        </w:rPr>
        <w:t xml:space="preserve">Also, getting used to having little access to food can change someone standards. This can lead to biased answers. Lastly, subjective measurements could be vulnerable to manipulation especially in project context. </w:t>
      </w:r>
    </w:p>
    <w:p w14:paraId="06B10B51" w14:textId="77777777" w:rsidR="005A3040" w:rsidRPr="00572537" w:rsidRDefault="00BD3158" w:rsidP="006557F9">
      <w:pPr>
        <w:pStyle w:val="Kop3"/>
      </w:pPr>
      <w:bookmarkStart w:id="44" w:name="_Toc450743798"/>
      <w:bookmarkStart w:id="45" w:name="_Toc451356790"/>
      <w:bookmarkStart w:id="46" w:name="_Toc459598194"/>
      <w:r w:rsidRPr="006557F9">
        <w:t>3</w:t>
      </w:r>
      <w:r w:rsidR="00FD4088">
        <w:t>.2.5</w:t>
      </w:r>
      <w:r w:rsidR="005A3040" w:rsidRPr="00572537">
        <w:t xml:space="preserve"> Coping strategies</w:t>
      </w:r>
      <w:bookmarkEnd w:id="44"/>
      <w:bookmarkEnd w:id="45"/>
      <w:bookmarkEnd w:id="46"/>
    </w:p>
    <w:p w14:paraId="510BD873" w14:textId="77777777" w:rsidR="005A3040" w:rsidRPr="005A3040" w:rsidRDefault="005A3040" w:rsidP="00A86794">
      <w:pPr>
        <w:spacing w:line="360" w:lineRule="auto"/>
        <w:jc w:val="both"/>
        <w:rPr>
          <w:rFonts w:ascii="Calibri" w:hAnsi="Calibri"/>
        </w:rPr>
      </w:pPr>
      <w:r w:rsidRPr="005A3040">
        <w:rPr>
          <w:rFonts w:ascii="Calibri" w:hAnsi="Calibri"/>
        </w:rPr>
        <w:t xml:space="preserve">The Coping Strategy Index (CSI) is a behavioural measure for food security. It was developed under the assumption that the food security status of  households can be derived by looking at the frequency and severity of their coping behaviour. </w:t>
      </w:r>
      <w:r w:rsidRPr="005A3040">
        <w:rPr>
          <w:rFonts w:ascii="Calibri" w:hAnsi="Calibri"/>
        </w:rPr>
        <w:fldChar w:fldCharType="begin"/>
      </w:r>
      <w:r w:rsidR="00CD75FA">
        <w:rPr>
          <w:rFonts w:ascii="Calibri" w:hAnsi="Calibri"/>
        </w:rPr>
        <w:instrText xml:space="preserve"> ADDIN ZOTERO_ITEM CSL_CITATION {"citationID":"JjM3lBjv","properties":{"custom":"Maxwell et al. (1999)","formattedCitation":"Maxwell et al. (1999)","plainCitation":"Maxwell et al. (1999)"},"citationItems":[{"id":91,"uris":["http://zotero.org/groups/450117/items/6S5NAQSV"],"uri":["http://zotero.org/groups/450117/items/6S5NAQSV"],"itemData":{"id":91,"type":"article-journal","title":"Alternative food-security indicators: revisiting the frequency and severity of `coping strategies'","container-title":"Food Policy","page":"411-429","volume":"24","issue":"4","abstract":"Recent research on the multi-factorial nature of food security has provided a wealth of analytical insight, but measurement problems remain a major challenge, not only for research, but particularly for targeting, program management, monitoring and evaluation. Building on an approach suggested in a 1996 article, this paper constructs a series of alternative food-security indicators based on the frequency and severity of consumption-related coping strategies. These alternative indicators are then compared with more standard measures, including a consumption benchmark, a poverty benchmark and a nutritional benchmark using data from the 1997 Accra Urban Food and Nutrition Study. Against these more traditional indicators, the coping strategy indicators are best at ruling out cases—that is, minimizing the risk of classifying a food-insecure household as food-secure. They also help to identify sources of vulnerability and the trade-offs made with other basic needs to acquire sufficient food. The measures outlined here are much less time-consuming and less expensive in terms of data collection and analysis, and therefore perhaps offer a pragmatic alternative to food and livelihood program managers. However, the comparative analysis of conventional benchmarks with the coping strategies indicator reveals some shortcomings with the benchmark indicators as well—a sign that perhaps the indicators of food security proposed here are both alternative and complementary measures.","DOI":"10.1016/S0306-9192(99)00051-2","ISSN":"0306-9192","note":"00000","journalAbbreviation":"Food Policy","author":[{"family":"Maxwell","given":"Daniel"},{"family":"Ahiadeke","given":"Clement"},{"family":"Levin","given":"Carol"},{"family":"Armar-Klemesu","given":"Margaret"},{"family":"Zakariah","given":"Sawudatu"},{"family":"Lamptey","given":"Grace Mary"}],"issued":{"date-parts":[["1999",8]]}}}],"schema":"https://github.com/citation-style-language/schema/raw/master/csl-citation.json"} </w:instrText>
      </w:r>
      <w:r w:rsidRPr="005A3040">
        <w:rPr>
          <w:rFonts w:ascii="Calibri" w:hAnsi="Calibri"/>
        </w:rPr>
        <w:fldChar w:fldCharType="separate"/>
      </w:r>
      <w:r w:rsidRPr="005A3040">
        <w:rPr>
          <w:rFonts w:ascii="Calibri" w:hAnsi="Calibri"/>
        </w:rPr>
        <w:t>Maxwell et al. (1999)</w:t>
      </w:r>
      <w:r w:rsidRPr="005A3040">
        <w:rPr>
          <w:rFonts w:ascii="Calibri" w:hAnsi="Calibri"/>
        </w:rPr>
        <w:fldChar w:fldCharType="end"/>
      </w:r>
      <w:r w:rsidRPr="005A3040">
        <w:rPr>
          <w:rFonts w:ascii="Calibri" w:hAnsi="Calibri"/>
        </w:rPr>
        <w:t xml:space="preserve"> argue that the most common indicators for food security revolve around food consumption and not around actual vulnerability. A coping strategy index can be a way to measure exactly this </w:t>
      </w:r>
      <w:r w:rsidRPr="005A3040">
        <w:rPr>
          <w:rFonts w:ascii="Calibri" w:hAnsi="Calibri"/>
        </w:rPr>
        <w:fldChar w:fldCharType="begin"/>
      </w:r>
      <w:r w:rsidR="00CD75FA">
        <w:rPr>
          <w:rFonts w:ascii="Calibri" w:hAnsi="Calibri"/>
        </w:rPr>
        <w:instrText xml:space="preserve"> ADDIN ZOTERO_ITEM CSL_CITATION {"citationID":"f8ojhgks6","properties":{"formattedCitation":"(D. Maxwell et al., 1999)","plainCitation":"(D. Maxwell et al., 1999)"},"citationItems":[{"id":91,"uris":["http://zotero.org/groups/450117/items/6S5NAQSV"],"uri":["http://zotero.org/groups/450117/items/6S5NAQSV"],"itemData":{"id":91,"type":"article-journal","title":"Alternative food-security indicators: revisiting the frequency and severity of `coping strategies'","container-title":"Food Policy","page":"411-429","volume":"24","issue":"4","abstract":"Recent research on the multi-factorial nature of food security has provided a wealth of analytical insight, but measurement problems remain a major challenge, not only for research, but particularly for targeting, program management, monitoring and evaluation. Building on an approach suggested in a 1996 article, this paper constructs a series of alternative food-security indicators based on the frequency and severity of consumption-related coping strategies. These alternative indicators are then compared with more standard measures, including a consumption benchmark, a poverty benchmark and a nutritional benchmark using data from the 1997 Accra Urban Food and Nutrition Study. Against these more traditional indicators, the coping strategy indicators are best at ruling out cases—that is, minimizing the risk of classifying a food-insecure household as food-secure. They also help to identify sources of vulnerability and the trade-offs made with other basic needs to acquire sufficient food. The measures outlined here are much less time-consuming and less expensive in terms of data collection and analysis, and therefore perhaps offer a pragmatic alternative to food and livelihood program managers. However, the comparative analysis of conventional benchmarks with the coping strategies indicator reveals some shortcomings with the benchmark indicators as well—a sign that perhaps the indicators of food security proposed here are both alternative and complementary measures.","DOI":"10.1016/S0306-9192(99)00051-2","ISSN":"0306-9192","note":"00000","journalAbbreviation":"Food Policy","author":[{"family":"Maxwell","given":"Daniel"},{"family":"Ahiadeke","given":"Clement"},{"family":"Levin","given":"Carol"},{"family":"Armar-Klemesu","given":"Margaret"},{"family":"Zakariah","given":"Sawudatu"},{"family":"Lamptey","given":"Grace Mary"}],"issued":{"date-parts":[["1999",8]]}}}],"schema":"https://github.com/citation-style-language/schema/raw/master/csl-citation.json"} </w:instrText>
      </w:r>
      <w:r w:rsidRPr="005A3040">
        <w:rPr>
          <w:rFonts w:ascii="Calibri" w:hAnsi="Calibri"/>
        </w:rPr>
        <w:fldChar w:fldCharType="separate"/>
      </w:r>
      <w:r w:rsidRPr="005A3040">
        <w:rPr>
          <w:rFonts w:ascii="Calibri" w:hAnsi="Calibri"/>
        </w:rPr>
        <w:t>(D. Maxwell et al., 1999)</w:t>
      </w:r>
      <w:r w:rsidRPr="005A3040">
        <w:rPr>
          <w:rFonts w:ascii="Calibri" w:hAnsi="Calibri"/>
        </w:rPr>
        <w:fldChar w:fldCharType="end"/>
      </w:r>
      <w:r w:rsidRPr="005A3040">
        <w:rPr>
          <w:rFonts w:ascii="Calibri" w:hAnsi="Calibri"/>
        </w:rPr>
        <w:t xml:space="preserve">. The index was developed by the WFP and the organisation CARE </w:t>
      </w:r>
      <w:r w:rsidRPr="005A3040">
        <w:rPr>
          <w:rFonts w:ascii="Calibri" w:hAnsi="Calibri"/>
        </w:rPr>
        <w:fldChar w:fldCharType="begin"/>
      </w:r>
      <w:r w:rsidR="00CD75FA">
        <w:rPr>
          <w:rFonts w:ascii="Calibri" w:hAnsi="Calibri"/>
        </w:rPr>
        <w:instrText xml:space="preserve"> ADDIN ZOTERO_ITEM CSL_CITATION {"citationID":"2pu3lnovq4","properties":{"formattedCitation":"(Jones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r w:rsidRPr="005A3040">
        <w:rPr>
          <w:rFonts w:ascii="Calibri" w:hAnsi="Calibri"/>
        </w:rPr>
        <w:t xml:space="preserve">. A focus group generates a region specific question list with the most common coping behaviours. Then households are interviewed about their coping behaviour of the past 30 days, and afterwards the focus group meets again and assigns severity </w:t>
      </w:r>
      <w:r w:rsidRPr="005A3040">
        <w:rPr>
          <w:rFonts w:ascii="Calibri" w:hAnsi="Calibri"/>
        </w:rPr>
        <w:lastRenderedPageBreak/>
        <w:t xml:space="preserve">weights to each coping strategy. The frequency in which a household reports using a specific coping strategy is multiplied by its assigned weight and the total is summed to construct a score for each household. This score in itself does not provide any information, it can only be used to compare between households of a certain country or region and identify the most vulnerable ones </w:t>
      </w:r>
      <w:r w:rsidRPr="005A3040">
        <w:rPr>
          <w:rFonts w:ascii="Calibri" w:hAnsi="Calibri"/>
        </w:rPr>
        <w:fldChar w:fldCharType="begin"/>
      </w:r>
      <w:r w:rsidR="00CD75FA">
        <w:rPr>
          <w:rFonts w:ascii="Calibri" w:hAnsi="Calibri"/>
        </w:rPr>
        <w:instrText xml:space="preserve"> ADDIN ZOTERO_ITEM CSL_CITATION {"citationID":"1am9304mhp","properties":{"formattedCitation":"(Jones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r w:rsidRPr="005A3040">
        <w:rPr>
          <w:rFonts w:ascii="Calibri" w:hAnsi="Calibri"/>
        </w:rPr>
        <w:t xml:space="preserve">. A reduced version of the CSI was developed, which can be used in different contexts and is therefore better comparable across  studies. This reduced measure is not as good in identifying vulnerable households as the original CSI, </w:t>
      </w:r>
      <w:commentRangeStart w:id="47"/>
      <w:r w:rsidRPr="005A3040">
        <w:rPr>
          <w:rFonts w:ascii="Calibri" w:hAnsi="Calibri"/>
        </w:rPr>
        <w:t xml:space="preserve">but it correlates just as well with other measures such as household assets and expenditures </w:t>
      </w:r>
      <w:r w:rsidRPr="005A3040">
        <w:rPr>
          <w:rFonts w:ascii="Calibri" w:hAnsi="Calibri"/>
        </w:rPr>
        <w:fldChar w:fldCharType="begin"/>
      </w:r>
      <w:r w:rsidR="00CD75FA">
        <w:rPr>
          <w:rFonts w:ascii="Calibri" w:hAnsi="Calibri"/>
        </w:rPr>
        <w:instrText xml:space="preserve"> ADDIN ZOTERO_ITEM CSL_CITATION {"citationID":"r9u266ccb","properties":{"formattedCitation":"(Jones et al., 2013)","plainCitation":"(Jones et al., 2013)"},"citationItems":[{"id":46,"uris":["http://zotero.org/groups/450117/items/S6C6KZ2R"],"uri":["http://zotero.org/groups/450117/items/S6C6KZ2R"],"itemData":{"id":46,"type":"article-journal","title":"What Are We Assessing When We Measure Food Security? A Compendium and Review of Current Metrics","container-title":"Advances in Nutrition: An International Review Journal","page":"481-505","volume":"4","issue":"5","source":"CrossRef","DOI":"10.3945/an.113.004119","ISSN":"2156-5376","note":"00040","shortTitle":"What Are We Assessing When We Measure Food Security?","language":"en","author":[{"family":"Jones","given":"A. D."},{"family":"Ngure","given":"F. M."},{"family":"Pelto","given":"G."},{"family":"Young","given":"S. L."}],"issued":{"date-parts":[["2013",9,1]]}}}],"schema":"https://github.com/citation-style-language/schema/raw/master/csl-citation.json"} </w:instrText>
      </w:r>
      <w:r w:rsidRPr="005A3040">
        <w:rPr>
          <w:rFonts w:ascii="Calibri" w:hAnsi="Calibri"/>
        </w:rPr>
        <w:fldChar w:fldCharType="separate"/>
      </w:r>
      <w:r w:rsidRPr="005A3040">
        <w:rPr>
          <w:rFonts w:ascii="Calibri" w:hAnsi="Calibri"/>
        </w:rPr>
        <w:t>(Jones et al., 2013)</w:t>
      </w:r>
      <w:r w:rsidRPr="005A3040">
        <w:rPr>
          <w:rFonts w:ascii="Calibri" w:hAnsi="Calibri"/>
        </w:rPr>
        <w:fldChar w:fldCharType="end"/>
      </w:r>
      <w:commentRangeEnd w:id="47"/>
      <w:r w:rsidR="003D3603">
        <w:rPr>
          <w:rStyle w:val="Verwijzingopmerking"/>
        </w:rPr>
        <w:commentReference w:id="47"/>
      </w:r>
    </w:p>
    <w:p w14:paraId="4E7B8C31" w14:textId="77777777" w:rsidR="005A3040" w:rsidRDefault="00BD3158" w:rsidP="006557F9">
      <w:pPr>
        <w:pStyle w:val="Kop3"/>
      </w:pPr>
      <w:bookmarkStart w:id="48" w:name="_Toc450743799"/>
      <w:bookmarkStart w:id="49" w:name="_Toc451356791"/>
      <w:bookmarkStart w:id="50" w:name="_Toc459598195"/>
      <w:r w:rsidRPr="006557F9">
        <w:t>3</w:t>
      </w:r>
      <w:r>
        <w:t>.</w:t>
      </w:r>
      <w:r w:rsidR="00FD4088">
        <w:t>2.6</w:t>
      </w:r>
      <w:r w:rsidR="005A3040" w:rsidRPr="00C644CA">
        <w:t xml:space="preserve"> Anthropometric measures</w:t>
      </w:r>
      <w:bookmarkEnd w:id="48"/>
      <w:bookmarkEnd w:id="49"/>
      <w:bookmarkEnd w:id="50"/>
      <w:r w:rsidR="005A3040" w:rsidRPr="00C644CA">
        <w:t xml:space="preserve"> </w:t>
      </w:r>
    </w:p>
    <w:p w14:paraId="74BE1A86" w14:textId="77777777" w:rsidR="005A3040" w:rsidRPr="005A3040" w:rsidRDefault="005A3040" w:rsidP="00A86794">
      <w:pPr>
        <w:spacing w:line="360" w:lineRule="auto"/>
        <w:jc w:val="both"/>
        <w:rPr>
          <w:rFonts w:ascii="Calibri" w:hAnsi="Calibri"/>
        </w:rPr>
      </w:pPr>
      <w:r w:rsidRPr="005A3040">
        <w:rPr>
          <w:rFonts w:ascii="Calibri" w:hAnsi="Calibri"/>
        </w:rPr>
        <w:t xml:space="preserve">Anthropometric measurements are indicators for individual nutritional status, instead of household food security. They provide nutritional information derived from a person’s measurements, weight, height, circumference, etcetera. Distribution of food within the household can be unequal, resulting in a difference in nutritional status between household members that cannot be identified when measuring food security at household level. We distinguish between seven different anthropometric measures: wasting, stunting, underweight, Quetelet’s index, chronic energy deficiency (CED), middle-upper arm circumference (MUAC) and skinfold measurements. </w:t>
      </w:r>
    </w:p>
    <w:p w14:paraId="3C0C8802" w14:textId="77777777" w:rsidR="005A3040" w:rsidRPr="005A3040" w:rsidRDefault="005A3040" w:rsidP="00A86794">
      <w:pPr>
        <w:spacing w:line="360" w:lineRule="auto"/>
        <w:jc w:val="both"/>
        <w:rPr>
          <w:rFonts w:asciiTheme="minorHAnsi" w:hAnsiTheme="minorHAnsi"/>
        </w:rPr>
      </w:pPr>
      <w:r w:rsidRPr="005A3040">
        <w:rPr>
          <w:rFonts w:ascii="Calibri" w:hAnsi="Calibri"/>
        </w:rPr>
        <w:t xml:space="preserve">Wasting, stunting and underweight are three different child anthropometric indicators that are usually combined to give a good sense of both chronic and acute undernutrition </w:t>
      </w:r>
      <w:r w:rsidRPr="005A3040">
        <w:rPr>
          <w:rFonts w:ascii="Calibri" w:hAnsi="Calibri"/>
        </w:rPr>
        <w:fldChar w:fldCharType="begin"/>
      </w:r>
      <w:r w:rsidR="00CD75FA">
        <w:rPr>
          <w:rFonts w:ascii="Calibri" w:hAnsi="Calibri"/>
        </w:rPr>
        <w:instrText xml:space="preserve"> ADDIN ZOTERO_ITEM CSL_CITATION {"citationID":"1oi7ev5sq","properties":{"formattedCitation":"(de Haen et al., 2011)","plainCitation":"(de Haen et al., 2011)"},"citationItems":[{"id":36,"uris":["http://zotero.org/groups/450117/items/6UFCJQX9"],"uri":["http://zotero.org/groups/450117/items/6UFCJQX9"],"itemData":{"id":36,"type":"article-journal","title":"What do we really know? Metrics for food insecurity and undernutrition","container-title":"Food Policy","page":"760-769","volume":"36","issue":"6","source":"CrossRef","DOI":"10.1016/j.foodpol.2011.08.003","ISSN":"03069192","note":"00079","shortTitle":"What do we really know?","language":"en","author":[{"family":"Haen","given":"Hartwig","non-dropping-particle":"de"},{"family":"Klasen","given":"Stephan"},{"family":"Qaim","given":"Matin"}],"issued":{"date-parts":[["2011",12]]}}}],"schema":"https://github.com/citation-style-language/schema/raw/master/csl-citation.json"} </w:instrText>
      </w:r>
      <w:r w:rsidRPr="005A3040">
        <w:rPr>
          <w:rFonts w:ascii="Calibri" w:hAnsi="Calibri"/>
        </w:rPr>
        <w:fldChar w:fldCharType="separate"/>
      </w:r>
      <w:r w:rsidRPr="005A3040">
        <w:rPr>
          <w:rFonts w:ascii="Calibri" w:hAnsi="Calibri"/>
        </w:rPr>
        <w:t>(de Haen et al., 2011)</w:t>
      </w:r>
      <w:r w:rsidRPr="005A3040">
        <w:rPr>
          <w:rFonts w:ascii="Calibri" w:hAnsi="Calibri"/>
        </w:rPr>
        <w:fldChar w:fldCharType="end"/>
      </w:r>
      <w:r w:rsidRPr="005A3040">
        <w:rPr>
          <w:rFonts w:ascii="Calibri" w:hAnsi="Calibri"/>
        </w:rPr>
        <w:t xml:space="preserve">. Wasting means that a child has a low weight for its height, stunting  means low height for age and underweight means that a child has low weight for its for age. These measures show the direct effect of undernutrition on children’s health and correlate well with morbidity and mortality </w:t>
      </w:r>
      <w:r w:rsidRPr="005A3040">
        <w:rPr>
          <w:rFonts w:ascii="Calibri" w:hAnsi="Calibri"/>
        </w:rPr>
        <w:fldChar w:fldCharType="begin"/>
      </w:r>
      <w:r w:rsidR="00CD75FA">
        <w:rPr>
          <w:rFonts w:ascii="Calibri" w:hAnsi="Calibri"/>
        </w:rPr>
        <w:instrText xml:space="preserve"> ADDIN ZOTERO_ITEM CSL_CITATION {"citationID":"1altfsvkal","properties":{"formattedCitation":"(de Haen et al., 2011)","plainCitation":"(de Haen et al., 2011)"},"citationItems":[{"id":36,"uris":["http://zotero.org/groups/450117/items/6UFCJQX9"],"uri":["http://zotero.org/groups/450117/items/6UFCJQX9"],"itemData":{"id":36,"type":"article-journal","title":"What do we really know? Metrics for food insecurity and undernutrition","container-title":"Food Policy","page":"760-769","volume":"36","issue":"6","source":"CrossRef","DOI":"10.1016/j.foodpol.2011.08.003","ISSN":"03069192","note":"00079","shortTitle":"What do we really know?","language":"en","author":[{"family":"Haen","given":"Hartwig","non-dropping-particle":"de"},{"family":"Klasen","given":"Stephan"},{"family":"Qaim","given":"Matin"}],"issued":{"date-parts":[["2011",12]]}}}],"schema":"https://github.com/citation-style-language/schema/raw/master/csl-citation.json"} </w:instrText>
      </w:r>
      <w:r w:rsidRPr="005A3040">
        <w:rPr>
          <w:rFonts w:ascii="Calibri" w:hAnsi="Calibri"/>
        </w:rPr>
        <w:fldChar w:fldCharType="separate"/>
      </w:r>
      <w:r w:rsidRPr="005A3040">
        <w:rPr>
          <w:rFonts w:ascii="Calibri" w:hAnsi="Calibri"/>
        </w:rPr>
        <w:t>(de Haen et al., 2011)</w:t>
      </w:r>
      <w:r w:rsidRPr="005A3040">
        <w:rPr>
          <w:rFonts w:ascii="Calibri" w:hAnsi="Calibri"/>
        </w:rPr>
        <w:fldChar w:fldCharType="end"/>
      </w:r>
      <w:r w:rsidRPr="005A3040">
        <w:rPr>
          <w:rFonts w:ascii="Calibri" w:hAnsi="Calibri"/>
        </w:rPr>
        <w:t xml:space="preserve">. The Quetelet’s index is the most commonly used Body Mass Index (BMI) indicator. This measure is used for adults and it is calculated by the formula weight over height squared. </w:t>
      </w:r>
      <w:r w:rsidRPr="005A3040">
        <w:rPr>
          <w:rFonts w:asciiTheme="minorHAnsi" w:hAnsiTheme="minorHAnsi"/>
        </w:rPr>
        <w:t xml:space="preserve">Different cut-off points for undernutrition exist for age and gender, but usually a BMI of 18.5 or below indicates undernutrition </w:t>
      </w:r>
      <w:r w:rsidRPr="005A3040">
        <w:rPr>
          <w:rFonts w:asciiTheme="minorHAnsi" w:hAnsiTheme="minorHAnsi"/>
        </w:rPr>
        <w:fldChar w:fldCharType="begin"/>
      </w:r>
      <w:r w:rsidR="00CD75FA">
        <w:rPr>
          <w:rFonts w:asciiTheme="minorHAnsi" w:hAnsiTheme="minorHAnsi"/>
        </w:rPr>
        <w:instrText xml:space="preserve"> ADDIN ZOTERO_ITEM CSL_CITATION {"citationID":"g37bdp6p1","properties":{"formattedCitation":"(de Haen et al., 2011)","plainCitation":"(de Haen et al., 2011)"},"citationItems":[{"id":36,"uris":["http://zotero.org/groups/450117/items/6UFCJQX9"],"uri":["http://zotero.org/groups/450117/items/6UFCJQX9"],"itemData":{"id":36,"type":"article-journal","title":"What do we really know? Metrics for food insecurity and undernutrition","container-title":"Food Policy","page":"760-769","volume":"36","issue":"6","source":"CrossRef","DOI":"10.1016/j.foodpol.2011.08.003","ISSN":"03069192","note":"00079","shortTitle":"What do we really know?","language":"en","author":[{"family":"Haen","given":"Hartwig","non-dropping-particle":"de"},{"family":"Klasen","given":"Stephan"},{"family":"Qaim","given":"Matin"}],"issued":{"date-parts":[["2011",12]]}}}],"schema":"https://github.com/citation-style-language/schema/raw/master/csl-citation.json"} </w:instrText>
      </w:r>
      <w:r w:rsidRPr="005A3040">
        <w:rPr>
          <w:rFonts w:asciiTheme="minorHAnsi" w:hAnsiTheme="minorHAnsi"/>
        </w:rPr>
        <w:fldChar w:fldCharType="separate"/>
      </w:r>
      <w:r w:rsidRPr="005A3040">
        <w:rPr>
          <w:rFonts w:ascii="Calibri" w:hAnsi="Calibri"/>
        </w:rPr>
        <w:t>(de Haen et al., 2011)</w:t>
      </w:r>
      <w:r w:rsidRPr="005A3040">
        <w:rPr>
          <w:rFonts w:asciiTheme="minorHAnsi" w:hAnsiTheme="minorHAnsi"/>
        </w:rPr>
        <w:fldChar w:fldCharType="end"/>
      </w:r>
      <w:r w:rsidRPr="005A3040">
        <w:rPr>
          <w:rFonts w:asciiTheme="minorHAnsi" w:hAnsiTheme="minorHAnsi"/>
        </w:rPr>
        <w:t xml:space="preserve">. CED is a related measure that categorises different stages of undernutrition between the BMI score of 16 and 18.5. The problem with wasting, underweight and BMI related measurements is that they can be biased by oedema. Also, the worldwide trend towards sugary, fatty or starchy foods can create problems in identifying nutrient deficiency in the diet when simply looking at a person’s weight in combination with height. </w:t>
      </w:r>
    </w:p>
    <w:p w14:paraId="47CA7BFC" w14:textId="77777777" w:rsidR="005A3040" w:rsidRPr="005A3040" w:rsidRDefault="005A3040" w:rsidP="00A86794">
      <w:pPr>
        <w:spacing w:line="360" w:lineRule="auto"/>
        <w:jc w:val="both"/>
        <w:rPr>
          <w:rFonts w:asciiTheme="minorHAnsi" w:hAnsiTheme="minorHAnsi"/>
        </w:rPr>
      </w:pPr>
      <w:r w:rsidRPr="005A3040">
        <w:rPr>
          <w:rFonts w:asciiTheme="minorHAnsi" w:hAnsiTheme="minorHAnsi"/>
        </w:rPr>
        <w:t xml:space="preserve">Another anthropometric measure to indicate nutritional status is an estimation of muscle mass based on middle-upper arm circumference (MUAC). As this is a direct measure for muscle mass, it is a useful measure for a combination of protein- and energy deficiency. This measure can be used for both children and adults. Because the MUAC varies little in children between 6 months and 5 years, this can </w:t>
      </w:r>
      <w:r w:rsidRPr="005A3040">
        <w:rPr>
          <w:rFonts w:asciiTheme="minorHAnsi" w:hAnsiTheme="minorHAnsi"/>
        </w:rPr>
        <w:lastRenderedPageBreak/>
        <w:t xml:space="preserve">be a good measure in developing countries in case the exact age of the children is uncertain </w:t>
      </w:r>
      <w:r w:rsidRPr="005A3040">
        <w:rPr>
          <w:rFonts w:asciiTheme="minorHAnsi" w:hAnsiTheme="minorHAnsi"/>
        </w:rPr>
        <w:fldChar w:fldCharType="begin"/>
      </w:r>
      <w:r w:rsidR="00CD75FA">
        <w:rPr>
          <w:rFonts w:asciiTheme="minorHAnsi" w:hAnsiTheme="minorHAnsi"/>
        </w:rPr>
        <w:instrText xml:space="preserve"> ADDIN ZOTERO_ITEM CSL_CITATION {"citationID":"2govl81kli","properties":{"formattedCitation":"(Gibson, 2002)","plainCitation":"(Gibson, 2002)"},"citationItems":[{"id":81,"uris":["http://zotero.org/groups/450117/items/29GA8B4D"],"uri":["http://zotero.org/groups/450117/items/29GA8B4D"],"itemData":{"id":81,"type":"chapter","title":"Determining nutritional status","container-title":"Essentials of Human Nutrition","publisher":"Oxford  University Press","page":"467-500","volume":"26","number-of-volumes":"38","edition":"2","URL":"http://ssu.ac.ir/cms/fileadmin/user_upload/Mtahghighat/taghzie_imani/book/Essentials%20of%20Human%20Nutrition.pdf#page=488","ISBN":"ISBN 0 19 850861 1 (Pbk)","note":"00033","author":[{"family":"Gibson","given":"Rosalind"}],"issued":{"date-parts":[["2002"]]},"accessed":{"date-parts":[["2016",8,3]]}}}],"schema":"https://github.com/citation-style-language/schema/raw/master/csl-citation.json"} </w:instrText>
      </w:r>
      <w:r w:rsidRPr="005A3040">
        <w:rPr>
          <w:rFonts w:asciiTheme="minorHAnsi" w:hAnsiTheme="minorHAnsi"/>
        </w:rPr>
        <w:fldChar w:fldCharType="separate"/>
      </w:r>
      <w:r w:rsidRPr="005A3040">
        <w:rPr>
          <w:rFonts w:ascii="Calibri" w:hAnsi="Calibri"/>
        </w:rPr>
        <w:t>(Gibson, 2002)</w:t>
      </w:r>
      <w:r w:rsidRPr="005A3040">
        <w:rPr>
          <w:rFonts w:asciiTheme="minorHAnsi" w:hAnsiTheme="minorHAnsi"/>
        </w:rPr>
        <w:fldChar w:fldCharType="end"/>
      </w:r>
      <w:r w:rsidRPr="005A3040">
        <w:rPr>
          <w:rFonts w:asciiTheme="minorHAnsi" w:hAnsiTheme="minorHAnsi"/>
        </w:rPr>
        <w:t xml:space="preserve">. Another anthropometric measurement that is not biased by oedema is the measurement of skinfolds. But instead of muscle mass, this is a measurement for subcutaneous fat </w:t>
      </w:r>
      <w:r w:rsidRPr="005A3040">
        <w:rPr>
          <w:rFonts w:asciiTheme="minorHAnsi" w:hAnsiTheme="minorHAnsi"/>
        </w:rPr>
        <w:fldChar w:fldCharType="begin"/>
      </w:r>
      <w:r w:rsidR="00CD75FA">
        <w:rPr>
          <w:rFonts w:asciiTheme="minorHAnsi" w:hAnsiTheme="minorHAnsi"/>
        </w:rPr>
        <w:instrText xml:space="preserve"> ADDIN ZOTERO_ITEM CSL_CITATION {"citationID":"ajjt5ptaj","properties":{"formattedCitation":"(Gibson, 2002)","plainCitation":"(Gibson, 2002)"},"citationItems":[{"id":81,"uris":["http://zotero.org/groups/450117/items/29GA8B4D"],"uri":["http://zotero.org/groups/450117/items/29GA8B4D"],"itemData":{"id":81,"type":"chapter","title":"Determining nutritional status","container-title":"Essentials of Human Nutrition","publisher":"Oxford  University Press","page":"467-500","volume":"26","number-of-volumes":"38","edition":"2","URL":"http://ssu.ac.ir/cms/fileadmin/user_upload/Mtahghighat/taghzie_imani/book/Essentials%20of%20Human%20Nutrition.pdf#page=488","ISBN":"ISBN 0 19 850861 1 (Pbk)","note":"00033","author":[{"family":"Gibson","given":"Rosalind"}],"issued":{"date-parts":[["2002"]]},"accessed":{"date-parts":[["2016",8,3]]}}}],"schema":"https://github.com/citation-style-language/schema/raw/master/csl-citation.json"} </w:instrText>
      </w:r>
      <w:r w:rsidRPr="005A3040">
        <w:rPr>
          <w:rFonts w:asciiTheme="minorHAnsi" w:hAnsiTheme="minorHAnsi"/>
        </w:rPr>
        <w:fldChar w:fldCharType="separate"/>
      </w:r>
      <w:r w:rsidRPr="005A3040">
        <w:rPr>
          <w:rFonts w:ascii="Calibri" w:hAnsi="Calibri"/>
        </w:rPr>
        <w:t>(Gibson, 2002)</w:t>
      </w:r>
      <w:r w:rsidRPr="005A3040">
        <w:rPr>
          <w:rFonts w:asciiTheme="minorHAnsi" w:hAnsiTheme="minorHAnsi"/>
        </w:rPr>
        <w:fldChar w:fldCharType="end"/>
      </w:r>
      <w:r w:rsidRPr="005A3040">
        <w:rPr>
          <w:rFonts w:asciiTheme="minorHAnsi" w:hAnsiTheme="minorHAnsi"/>
        </w:rPr>
        <w:t xml:space="preserve">. </w:t>
      </w:r>
    </w:p>
    <w:p w14:paraId="3E03426C" w14:textId="77777777" w:rsidR="005A3040" w:rsidRDefault="00BD3158" w:rsidP="006557F9">
      <w:pPr>
        <w:pStyle w:val="Kop3"/>
      </w:pPr>
      <w:bookmarkStart w:id="51" w:name="_Toc450743800"/>
      <w:bookmarkStart w:id="52" w:name="_Toc451356792"/>
      <w:bookmarkStart w:id="53" w:name="_Toc459598196"/>
      <w:r w:rsidRPr="006557F9">
        <w:t>3</w:t>
      </w:r>
      <w:r w:rsidR="00FD4088">
        <w:t xml:space="preserve">.2.7 </w:t>
      </w:r>
      <w:r w:rsidR="005A3040" w:rsidRPr="00EB4D48">
        <w:t>Biochemical measurements</w:t>
      </w:r>
      <w:bookmarkEnd w:id="51"/>
      <w:bookmarkEnd w:id="52"/>
      <w:bookmarkEnd w:id="53"/>
    </w:p>
    <w:p w14:paraId="1E17F4D7" w14:textId="77777777" w:rsidR="005A3040" w:rsidRPr="005A3040" w:rsidRDefault="005A3040" w:rsidP="00A86794">
      <w:pPr>
        <w:spacing w:line="360" w:lineRule="auto"/>
        <w:jc w:val="both"/>
        <w:rPr>
          <w:rFonts w:asciiTheme="minorHAnsi" w:hAnsiTheme="minorHAnsi"/>
        </w:rPr>
      </w:pPr>
      <w:r w:rsidRPr="005A3040">
        <w:rPr>
          <w:rFonts w:asciiTheme="minorHAnsi" w:hAnsiTheme="minorHAnsi"/>
        </w:rPr>
        <w:t xml:space="preserve">Biochemical measures can be taken from serum (fluid from the blood) or urine samples. We distinguish between three biochemical measures for nutritional status: Vitamin A deficiency, iron deficiency and iodine deficiency. These are the three most common and most severe micronutrient deficiencies in developing countries </w:t>
      </w:r>
      <w:r w:rsidRPr="005A3040">
        <w:rPr>
          <w:rFonts w:asciiTheme="minorHAnsi" w:hAnsiTheme="minorHAnsi"/>
        </w:rPr>
        <w:fldChar w:fldCharType="begin"/>
      </w:r>
      <w:r w:rsidR="00CD75FA">
        <w:rPr>
          <w:rFonts w:asciiTheme="minorHAnsi" w:hAnsiTheme="minorHAnsi"/>
        </w:rPr>
        <w:instrText xml:space="preserve"> ADDIN ZOTERO_ITEM CSL_CITATION {"citationID":"205f6fl0bs","properties":{"formattedCitation":"(Gross et al., 2000)","plainCitation":"(Gross et al., 2000)"},"citationItems":[{"id":111,"uris":["http://zotero.org/groups/450117/items/FKUZ5SBQ"],"uri":["http://zotero.org/groups/450117/items/FKUZ5SBQ"],"itemData":{"id":111,"type":"article-journal","title":"The four dimensions of food and nutrition security: definitions and concepts","container-title":"SCN News","page":"20-25","volume":"20","note":"00060","author":[{"family":"Gross","given":"Rainer"},{"family":"Schoeneberger","given":"Hans"},{"family":"Pfeifer","given":"Hans"},{"family":"Preuss","given":"Hans-Joachim"}],"issued":{"date-parts":[["2000"]]}}}],"schema":"https://github.com/citation-style-language/schema/raw/master/csl-citation.json"} </w:instrText>
      </w:r>
      <w:r w:rsidRPr="005A3040">
        <w:rPr>
          <w:rFonts w:asciiTheme="minorHAnsi" w:hAnsiTheme="minorHAnsi"/>
        </w:rPr>
        <w:fldChar w:fldCharType="separate"/>
      </w:r>
      <w:r w:rsidRPr="005A3040">
        <w:rPr>
          <w:rFonts w:ascii="Calibri" w:hAnsi="Calibri"/>
        </w:rPr>
        <w:t>(Gross et al., 2000)</w:t>
      </w:r>
      <w:r w:rsidRPr="005A3040">
        <w:rPr>
          <w:rFonts w:asciiTheme="minorHAnsi" w:hAnsiTheme="minorHAnsi"/>
        </w:rPr>
        <w:fldChar w:fldCharType="end"/>
      </w:r>
      <w:r w:rsidRPr="005A3040">
        <w:rPr>
          <w:rFonts w:asciiTheme="minorHAnsi" w:hAnsiTheme="minorHAnsi"/>
        </w:rPr>
        <w:t xml:space="preserve">. Vitamin A deficiency is most problematic in children, as they are most vulnerable to a lack of this micronutrient </w:t>
      </w:r>
      <w:r w:rsidRPr="005A3040">
        <w:rPr>
          <w:rFonts w:asciiTheme="minorHAnsi" w:hAnsiTheme="minorHAnsi"/>
        </w:rPr>
        <w:fldChar w:fldCharType="begin"/>
      </w:r>
      <w:r w:rsidR="00CD75FA">
        <w:rPr>
          <w:rFonts w:asciiTheme="minorHAnsi" w:hAnsiTheme="minorHAnsi"/>
        </w:rPr>
        <w:instrText xml:space="preserve"> ADDIN ZOTERO_ITEM CSL_CITATION {"citationID":"2fb220eqr9","properties":{"formattedCitation":"(WHO, 2011)","plainCitation":"(WHO, 2011)"},"citationItems":[{"id":124,"uris":["http://zotero.org/groups/450117/items/JU46J3QV"],"uri":["http://zotero.org/groups/450117/items/JU46J3QV"],"itemData":{"id":124,"type":"report","title":"Serum retinol concentrations for determining the prevalence of vitamin A deficiency in populations.","collection-title":"VMNIS | Vitamin and Mineral Nutrition Information System","publisher":"World Health Organisation","publisher-place":"Geneva","event-place":"Geneva","URL":"http://www.who.int/vmnis/indicators/retinol.pdf","note":"00000","number":"11.3","author":[{"family":"WHO","given":""}],"issued":{"date-parts":[["2011"]]},"accessed":{"date-parts":[["2016",3,21]]}}}],"schema":"https://github.com/citation-style-language/schema/raw/master/csl-citation.json"} </w:instrText>
      </w:r>
      <w:r w:rsidRPr="005A3040">
        <w:rPr>
          <w:rFonts w:asciiTheme="minorHAnsi" w:hAnsiTheme="minorHAnsi"/>
        </w:rPr>
        <w:fldChar w:fldCharType="separate"/>
      </w:r>
      <w:r w:rsidRPr="005A3040">
        <w:rPr>
          <w:rFonts w:ascii="Calibri" w:hAnsi="Calibri"/>
        </w:rPr>
        <w:t>(WHO, 2011)</w:t>
      </w:r>
      <w:r w:rsidRPr="005A3040">
        <w:rPr>
          <w:rFonts w:asciiTheme="minorHAnsi" w:hAnsiTheme="minorHAnsi"/>
        </w:rPr>
        <w:fldChar w:fldCharType="end"/>
      </w:r>
      <w:r w:rsidRPr="005A3040">
        <w:rPr>
          <w:rFonts w:asciiTheme="minorHAnsi" w:hAnsiTheme="minorHAnsi"/>
        </w:rPr>
        <w:t xml:space="preserve">. It can be measured by taking children’s serum retinol.  For iron deficiency, many different indicators exist. As a lack of iron can have various manifestations, it can be necessary to use a range of different indicators to give a good diagnosis. Especially when assessing something as complex as a person’s food and nutritional status, it is usually not enough to only look at a single indicator </w:t>
      </w:r>
      <w:r w:rsidRPr="005A3040">
        <w:rPr>
          <w:rFonts w:asciiTheme="minorHAnsi" w:hAnsiTheme="minorHAnsi"/>
        </w:rPr>
        <w:fldChar w:fldCharType="begin"/>
      </w:r>
      <w:r w:rsidR="00CD75FA">
        <w:rPr>
          <w:rFonts w:asciiTheme="minorHAnsi" w:hAnsiTheme="minorHAnsi"/>
        </w:rPr>
        <w:instrText xml:space="preserve"> ADDIN ZOTERO_ITEM CSL_CITATION {"citationID":"jb4ab3vpb","properties":{"formattedCitation":"{\\rtf (Mor\\uc0\\u243{}n &amp; Viteri, 2009)}","plainCitation":"(Morón &amp; Viteri, 2009)"},"citationItems":[{"id":109,"uris":["http://zotero.org/groups/450117/items/F3D5XXPU"],"uri":["http://zotero.org/groups/450117/items/F3D5XXPU"],"itemData":{"id":109,"type":"article-journal","title":"Update on common indicators of nutritional status: food access, food consumption, and biochemical measures of iron and anemia","container-title":"Nutrition Reviews","page":"S31-S35","volume":"67","source":"CrossRef","DOI":"10.1111/j.1753-4887.2009.00156.x","ISSN":"00296643, 17534887","note":"00023","shortTitle":"Update on common indicators of nutritional status","language":"en","author":[{"family":"Morón","given":"Cecilio"},{"family":"Viteri","given":"Fernando E"}],"issued":{"date-parts":[["2009",5]]}}}],"schema":"https://github.com/citation-style-language/schema/raw/master/csl-citation.json"} </w:instrText>
      </w:r>
      <w:r w:rsidRPr="005A3040">
        <w:rPr>
          <w:rFonts w:asciiTheme="minorHAnsi" w:hAnsiTheme="minorHAnsi"/>
        </w:rPr>
        <w:fldChar w:fldCharType="separate"/>
      </w:r>
      <w:r w:rsidRPr="005A3040">
        <w:rPr>
          <w:rFonts w:ascii="Calibri" w:hAnsi="Calibri" w:cs="Times New Roman"/>
        </w:rPr>
        <w:t>(Morón &amp; Viteri, 2009)</w:t>
      </w:r>
      <w:r w:rsidRPr="005A3040">
        <w:rPr>
          <w:rFonts w:asciiTheme="minorHAnsi" w:hAnsiTheme="minorHAnsi"/>
        </w:rPr>
        <w:fldChar w:fldCharType="end"/>
      </w:r>
      <w:r w:rsidRPr="005A3040">
        <w:rPr>
          <w:rFonts w:asciiTheme="minorHAnsi" w:hAnsiTheme="minorHAnsi"/>
        </w:rPr>
        <w:t xml:space="preserve">. Iodine deficiency can be diagnosed by measuring the urinary iodine concentration. A deficiency of iodine can also lead to an enlargement of the thyroid.  Measuring the size of the thyroid can be an indicator for iodine deficiency as well </w:t>
      </w:r>
      <w:r w:rsidRPr="005A3040">
        <w:rPr>
          <w:rFonts w:asciiTheme="minorHAnsi" w:hAnsiTheme="minorHAnsi"/>
        </w:rPr>
        <w:fldChar w:fldCharType="begin"/>
      </w:r>
      <w:r w:rsidR="00CD75FA">
        <w:rPr>
          <w:rFonts w:asciiTheme="minorHAnsi" w:hAnsiTheme="minorHAnsi"/>
        </w:rPr>
        <w:instrText xml:space="preserve"> ADDIN ZOTERO_ITEM CSL_CITATION {"citationID":"1opi1l48cc","properties":{"formattedCitation":"(WHO, 2001)","plainCitation":"(WHO, 2001)"},"citationItems":[{"id":153,"uris":["http://zotero.org/groups/450117/items/DMFNMZCB"],"uri":["http://zotero.org/groups/450117/items/DMFNMZCB"],"itemData":{"id":153,"type":"chapter","title":"Assessment of lodine deficiency disorders and monitoring their elimination: a guide for programme managers","container-title":"Assessment of lodine deficiency disorders and monitoring their elimination: a guide for programme managers","publisher":"World Health Organization","note":"00000","author":[{"literal":"WHO"}],"issued":{"date-parts":[["2001"]]}}}],"schema":"https://github.com/citation-style-language/schema/raw/master/csl-citation.json"} </w:instrText>
      </w:r>
      <w:r w:rsidRPr="005A3040">
        <w:rPr>
          <w:rFonts w:asciiTheme="minorHAnsi" w:hAnsiTheme="minorHAnsi"/>
        </w:rPr>
        <w:fldChar w:fldCharType="separate"/>
      </w:r>
      <w:r w:rsidRPr="005A3040">
        <w:rPr>
          <w:rFonts w:ascii="Calibri" w:hAnsi="Calibri"/>
        </w:rPr>
        <w:t>(WHO, 2001)</w:t>
      </w:r>
      <w:r w:rsidRPr="005A3040">
        <w:rPr>
          <w:rFonts w:asciiTheme="minorHAnsi" w:hAnsiTheme="minorHAnsi"/>
        </w:rPr>
        <w:fldChar w:fldCharType="end"/>
      </w:r>
      <w:r w:rsidRPr="005A3040">
        <w:rPr>
          <w:rFonts w:asciiTheme="minorHAnsi" w:hAnsiTheme="minorHAnsi"/>
        </w:rPr>
        <w:t xml:space="preserve">. </w:t>
      </w:r>
    </w:p>
    <w:p w14:paraId="18189A26" w14:textId="77777777" w:rsidR="005A3040" w:rsidRDefault="005A3040" w:rsidP="00A86794">
      <w:pPr>
        <w:spacing w:line="360" w:lineRule="auto"/>
        <w:jc w:val="both"/>
        <w:rPr>
          <w:rFonts w:asciiTheme="minorHAnsi" w:hAnsiTheme="minorHAnsi"/>
        </w:rPr>
      </w:pPr>
      <w:r w:rsidRPr="005A3040">
        <w:rPr>
          <w:rFonts w:asciiTheme="minorHAnsi" w:hAnsiTheme="minorHAnsi"/>
        </w:rPr>
        <w:t xml:space="preserve">Biochemical indicators show the direct impact an insufficient diet has on a person’s health. On the other hand, urine and blood values are also highly influenced by all kind of health conditions, blood loss, infections, helminths and so on. </w:t>
      </w:r>
    </w:p>
    <w:p w14:paraId="02DE6692" w14:textId="77777777" w:rsidR="00E9178E" w:rsidRDefault="00BD3158" w:rsidP="006557F9">
      <w:pPr>
        <w:pStyle w:val="Kop3"/>
      </w:pPr>
      <w:bookmarkStart w:id="54" w:name="_Toc459598197"/>
      <w:r w:rsidRPr="006557F9">
        <w:t>3</w:t>
      </w:r>
      <w:r w:rsidR="00F175B3">
        <w:t>.2.8 Examples of studies using food security indicators in tanzania</w:t>
      </w:r>
      <w:bookmarkEnd w:id="54"/>
    </w:p>
    <w:p w14:paraId="29119C73" w14:textId="77777777" w:rsidR="00867485" w:rsidRDefault="001B7EAA" w:rsidP="00867485">
      <w:pPr>
        <w:spacing w:after="0" w:line="360" w:lineRule="auto"/>
        <w:jc w:val="both"/>
        <w:rPr>
          <w:rFonts w:ascii="Calibri" w:hAnsi="Calibri"/>
        </w:rPr>
      </w:pPr>
      <w:r w:rsidRPr="00867485">
        <w:rPr>
          <w:rFonts w:asciiTheme="minorHAnsi" w:hAnsiTheme="minorHAnsi"/>
        </w:rPr>
        <w:t xml:space="preserve">When selecting an appropriate indicator for household food security, it is important to know if this indicator is regularly used in the region of interest. </w:t>
      </w:r>
      <w:r w:rsidR="00867485" w:rsidRPr="00867485">
        <w:rPr>
          <w:rFonts w:asciiTheme="minorHAnsi" w:hAnsiTheme="minorHAnsi"/>
        </w:rPr>
        <w:t>Firstly, it helps making sure that the indicator is relevant to the region and that information on the specific indicator is available and reliable. Secondly, it can give insight in what kind of studies make use of a certain indicator and with what purpose. This can show in which scientific field the indicator is relevant and where o</w:t>
      </w:r>
      <w:r w:rsidR="00867485">
        <w:rPr>
          <w:rFonts w:asciiTheme="minorHAnsi" w:hAnsiTheme="minorHAnsi"/>
        </w:rPr>
        <w:t xml:space="preserve">ur research would fit in. We have found studies for each category of indicators: </w:t>
      </w:r>
      <w:r w:rsidR="00867485" w:rsidRPr="005A3040">
        <w:rPr>
          <w:rFonts w:ascii="Calibri" w:hAnsi="Calibri"/>
        </w:rPr>
        <w:t>food acquisition, dietary intake, subjective measurements, coping strategies, anthropometric measurements and biochemical measurements</w:t>
      </w:r>
      <w:r w:rsidR="00867485">
        <w:rPr>
          <w:rFonts w:ascii="Calibri" w:hAnsi="Calibri"/>
        </w:rPr>
        <w:t xml:space="preserve">. A summary of these studies can be found in table 2 below. All indicators below have proven to be relevant to the case of Tanzania. The studies that are most closely linked to our research, are the ones that relate food security to </w:t>
      </w:r>
      <w:r w:rsidR="00E1046A">
        <w:rPr>
          <w:rFonts w:ascii="Calibri" w:hAnsi="Calibri"/>
        </w:rPr>
        <w:t xml:space="preserve">agriculture and food production. </w:t>
      </w:r>
      <w:r w:rsidR="00E1046A">
        <w:rPr>
          <w:rFonts w:ascii="Calibri" w:hAnsi="Calibri"/>
        </w:rPr>
        <w:fldChar w:fldCharType="begin"/>
      </w:r>
      <w:r w:rsidR="00E1046A">
        <w:rPr>
          <w:rFonts w:ascii="Calibri" w:hAnsi="Calibri"/>
        </w:rPr>
        <w:instrText xml:space="preserve"> ADDIN ZOTERO_ITEM CSL_CITATION {"citationID":"1700qorqhi","properties":{"formattedCitation":"(Ngongi &amp; Urassa, 2014)","plainCitation":"(Ngongi &amp; Urassa, 2014)"},"citationItems":[{"id":149,"uris":["http://zotero.org/groups/450117/items/Z4525NHR"],"uri":["http://zotero.org/groups/450117/items/Z4525NHR"],"itemData":{"id":149,"type":"article-journal","title":"Farm Households Food Production and Households’ Food Security Status: A Case of Kahama District, Tanzania","container-title":"Tanzania Journal of Agricultural Sciences","volume":"13","issue":"2","note":"00000","journalAbbreviation":"Tanzania Journal of Agricultural Sciences","author":[{"family":"Ngongi","given":"Anna M"},{"family":"Urassa","given":"K"}],"issued":{"date-parts":[["2014"]]}}}],"schema":"https://github.com/citation-style-language/schema/raw/master/csl-citation.json"} </w:instrText>
      </w:r>
      <w:r w:rsidR="00E1046A">
        <w:rPr>
          <w:rFonts w:ascii="Calibri" w:hAnsi="Calibri"/>
        </w:rPr>
        <w:fldChar w:fldCharType="separate"/>
      </w:r>
      <w:r w:rsidR="00E1046A">
        <w:rPr>
          <w:rFonts w:ascii="Calibri" w:hAnsi="Calibri"/>
        </w:rPr>
        <w:t>Ngongi &amp; Urassa (</w:t>
      </w:r>
      <w:r w:rsidR="00E1046A" w:rsidRPr="00E1046A">
        <w:rPr>
          <w:rFonts w:ascii="Calibri" w:hAnsi="Calibri"/>
        </w:rPr>
        <w:t>2014)</w:t>
      </w:r>
      <w:r w:rsidR="00E1046A">
        <w:rPr>
          <w:rFonts w:ascii="Calibri" w:hAnsi="Calibri"/>
        </w:rPr>
        <w:fldChar w:fldCharType="end"/>
      </w:r>
      <w:r w:rsidR="00E1046A">
        <w:rPr>
          <w:rFonts w:ascii="Calibri" w:hAnsi="Calibri"/>
        </w:rPr>
        <w:t xml:space="preserve"> use the CSI in their case study on </w:t>
      </w:r>
      <w:r w:rsidR="00E1046A" w:rsidRPr="00E1046A">
        <w:rPr>
          <w:rFonts w:ascii="Calibri" w:hAnsi="Calibri"/>
        </w:rPr>
        <w:t>Farm Households Food Production and Households’ Food Security Status: A Case of Kahama District, Tanzania</w:t>
      </w:r>
      <w:r w:rsidR="00E1046A">
        <w:rPr>
          <w:rFonts w:ascii="Calibri" w:hAnsi="Calibri"/>
        </w:rPr>
        <w:t xml:space="preserve">. The HDDS is used by </w:t>
      </w:r>
      <w:r w:rsidR="00E1046A">
        <w:rPr>
          <w:rFonts w:ascii="Calibri" w:hAnsi="Calibri"/>
        </w:rPr>
        <w:fldChar w:fldCharType="begin"/>
      </w:r>
      <w:r w:rsidR="00E1046A">
        <w:rPr>
          <w:rFonts w:ascii="Calibri" w:hAnsi="Calibri"/>
        </w:rPr>
        <w:instrText xml:space="preserve"> ADDIN ZOTERO_ITEM CSL_CITATION {"citationID":"12q91sct0o","properties":{"formattedCitation":"(Dillon, McGee, &amp; Oseni, 2015b)","plainCitation":"(Dillon, McGee, &amp; Oseni, 2015b)"},"citationItems":[{"id":66,"uris":["http://zotero.org/groups/450117/items/4CKZ9KDA"],"uri":["http://zotero.org/groups/450117/items/4CKZ9KDA"],"itemData":{"id":66,"type":"article-journal","title":"Agricultural Production, Dietary Diversity and Climate Variability","container-title":"The Journal of Development Studies","page":"976-995","volume":"51","issue":"8","source":"CrossRef","DOI":"10.1080/00220388.2015.1018902","ISSN":"0022-0388, 1743-9140","note":"00003","language":"en","author":[{"family":"Dillon","given":"Andrew"},{"family":"McGee","given":"Kevin"},{"family":"Oseni","given":"Gbemisola"}],"issued":{"date-parts":[["2015",8,3]]}}}],"schema":"https://github.com/citation-style-language/schema/raw/master/csl-citation.json"} </w:instrText>
      </w:r>
      <w:r w:rsidR="00E1046A">
        <w:rPr>
          <w:rFonts w:ascii="Calibri" w:hAnsi="Calibri"/>
        </w:rPr>
        <w:fldChar w:fldCharType="separate"/>
      </w:r>
      <w:r w:rsidR="00E1046A">
        <w:rPr>
          <w:rFonts w:ascii="Calibri" w:hAnsi="Calibri"/>
        </w:rPr>
        <w:t>Dillon, McGee, &amp; Oseni (</w:t>
      </w:r>
      <w:r w:rsidR="00E1046A" w:rsidRPr="00E1046A">
        <w:rPr>
          <w:rFonts w:ascii="Calibri" w:hAnsi="Calibri"/>
        </w:rPr>
        <w:t>2015b)</w:t>
      </w:r>
      <w:r w:rsidR="00E1046A">
        <w:rPr>
          <w:rFonts w:ascii="Calibri" w:hAnsi="Calibri"/>
        </w:rPr>
        <w:fldChar w:fldCharType="end"/>
      </w:r>
      <w:r w:rsidR="00E1046A">
        <w:rPr>
          <w:rFonts w:ascii="Calibri" w:hAnsi="Calibri"/>
        </w:rPr>
        <w:t xml:space="preserve"> in relation to </w:t>
      </w:r>
      <w:r w:rsidR="00E1046A">
        <w:rPr>
          <w:rFonts w:ascii="Calibri" w:hAnsi="Calibri"/>
        </w:rPr>
        <w:lastRenderedPageBreak/>
        <w:t xml:space="preserve">agricultural production and climate variability. Thirdly, </w:t>
      </w:r>
      <w:r w:rsidR="00E1046A">
        <w:rPr>
          <w:rFonts w:ascii="Calibri" w:hAnsi="Calibri"/>
        </w:rPr>
        <w:fldChar w:fldCharType="begin"/>
      </w:r>
      <w:r w:rsidR="00E1046A">
        <w:rPr>
          <w:rFonts w:ascii="Calibri" w:hAnsi="Calibri"/>
        </w:rPr>
        <w:instrText xml:space="preserve"> ADDIN ZOTERO_ITEM CSL_CITATION {"citationID":"ladtj9rtn","properties":{"formattedCitation":"(Keding, Msuya, Maass, &amp; Krawinkel, 2012)","plainCitation":"(Keding, Msuya, Maass, &amp; Krawinkel, 2012)"},"citationItems":[{"id":43,"uris":["http://zotero.org/groups/450117/items/JCEX8DVI"],"uri":["http://zotero.org/groups/450117/items/JCEX8DVI"],"itemData":{"id":43,"type":"article-journal","title":"Relating dietary diversity and food variety scores to vegetable production and socio-economic status of women in rural Tanzania","container-title":"Food Security","page":"129-140","volume":"4","issue":"1","source":"CrossRef","DOI":"10.1007/s12571-011-0163-y","ISSN":"1876-4517, 1876-4525","note":"00015","language":"en","author":[{"family":"Keding","given":"Gudrun B."},{"family":"Msuya","given":"John M."},{"family":"Maass","given":"Brigitte L."},{"family":"Krawinkel","given":"Michael B."}],"issued":{"date-parts":[["2012",3]]}}}],"schema":"https://github.com/citation-style-language/schema/raw/master/csl-citation.json"} </w:instrText>
      </w:r>
      <w:r w:rsidR="00E1046A">
        <w:rPr>
          <w:rFonts w:ascii="Calibri" w:hAnsi="Calibri"/>
        </w:rPr>
        <w:fldChar w:fldCharType="separate"/>
      </w:r>
      <w:r w:rsidR="00E1046A" w:rsidRPr="00E1046A">
        <w:rPr>
          <w:rFonts w:ascii="Calibri" w:hAnsi="Calibri"/>
        </w:rPr>
        <w:t>Ked</w:t>
      </w:r>
      <w:r w:rsidR="00E1046A">
        <w:rPr>
          <w:rFonts w:ascii="Calibri" w:hAnsi="Calibri"/>
        </w:rPr>
        <w:t>ing, Msuya, Maass, &amp; Krawinkel (</w:t>
      </w:r>
      <w:r w:rsidR="00E1046A" w:rsidRPr="00E1046A">
        <w:rPr>
          <w:rFonts w:ascii="Calibri" w:hAnsi="Calibri"/>
        </w:rPr>
        <w:t>2012)</w:t>
      </w:r>
      <w:r w:rsidR="00E1046A">
        <w:rPr>
          <w:rFonts w:ascii="Calibri" w:hAnsi="Calibri"/>
        </w:rPr>
        <w:fldChar w:fldCharType="end"/>
      </w:r>
      <w:r w:rsidR="00E1046A">
        <w:rPr>
          <w:rFonts w:ascii="Calibri" w:hAnsi="Calibri"/>
        </w:rPr>
        <w:t xml:space="preserve"> use both a HDDS and a FVS to relate to </w:t>
      </w:r>
      <w:r w:rsidR="00E1046A" w:rsidRPr="00E1046A">
        <w:rPr>
          <w:rFonts w:ascii="Calibri" w:hAnsi="Calibri"/>
        </w:rPr>
        <w:t>vegetable production and socio-economic status of women</w:t>
      </w:r>
      <w:r w:rsidR="00E1046A">
        <w:rPr>
          <w:rFonts w:ascii="Calibri" w:hAnsi="Calibri"/>
        </w:rPr>
        <w:t xml:space="preserve">. </w:t>
      </w:r>
    </w:p>
    <w:p w14:paraId="23AB9E1B" w14:textId="77777777" w:rsidR="00E1046A" w:rsidRPr="00867485" w:rsidRDefault="00E1046A" w:rsidP="00867485">
      <w:pPr>
        <w:spacing w:after="0" w:line="360" w:lineRule="auto"/>
        <w:jc w:val="both"/>
        <w:rPr>
          <w:rFonts w:asciiTheme="minorHAnsi" w:hAnsiTheme="minorHAnsi"/>
        </w:rPr>
      </w:pPr>
    </w:p>
    <w:p w14:paraId="09DD3061" w14:textId="77777777" w:rsidR="000A0D6C" w:rsidRDefault="000A0D6C" w:rsidP="000A0D6C">
      <w:pPr>
        <w:pStyle w:val="Bijschrift"/>
        <w:keepNext/>
      </w:pPr>
      <w:r>
        <w:t xml:space="preserve">Tabel </w:t>
      </w:r>
      <w:fldSimple w:instr=" SEQ Tabel \* ARABIC ">
        <w:r w:rsidR="00891115">
          <w:rPr>
            <w:noProof/>
          </w:rPr>
          <w:t>2</w:t>
        </w:r>
      </w:fldSimple>
      <w:r>
        <w:t xml:space="preserve"> Examples of studies using food security indicators in tanzania</w:t>
      </w:r>
    </w:p>
    <w:tbl>
      <w:tblPr>
        <w:tblStyle w:val="Tabelraster"/>
        <w:tblW w:w="0" w:type="auto"/>
        <w:tblLook w:val="00A0" w:firstRow="1" w:lastRow="0" w:firstColumn="1" w:lastColumn="0" w:noHBand="0" w:noVBand="0"/>
      </w:tblPr>
      <w:tblGrid>
        <w:gridCol w:w="1936"/>
        <w:gridCol w:w="4948"/>
        <w:gridCol w:w="2188"/>
      </w:tblGrid>
      <w:tr w:rsidR="00125FCA" w:rsidRPr="00986D50" w14:paraId="227CA0E9" w14:textId="77777777" w:rsidTr="000A0D6C">
        <w:tc>
          <w:tcPr>
            <w:tcW w:w="1936" w:type="dxa"/>
            <w:tcBorders>
              <w:top w:val="single" w:sz="4" w:space="0" w:color="auto"/>
              <w:left w:val="nil"/>
              <w:bottom w:val="single" w:sz="4" w:space="0" w:color="auto"/>
              <w:right w:val="nil"/>
            </w:tcBorders>
          </w:tcPr>
          <w:p w14:paraId="0595A00E" w14:textId="77777777" w:rsidR="00382094" w:rsidRPr="00986D50" w:rsidRDefault="00382094" w:rsidP="008B7EB5">
            <w:pPr>
              <w:rPr>
                <w:rFonts w:asciiTheme="minorHAnsi" w:hAnsiTheme="minorHAnsi"/>
                <w:b/>
                <w:bCs/>
                <w:sz w:val="18"/>
                <w:szCs w:val="18"/>
              </w:rPr>
            </w:pPr>
            <w:bookmarkStart w:id="55" w:name="_Toc451356794"/>
            <w:r w:rsidRPr="00986D50">
              <w:rPr>
                <w:rFonts w:asciiTheme="minorHAnsi" w:hAnsiTheme="minorHAnsi"/>
                <w:b/>
                <w:bCs/>
                <w:sz w:val="18"/>
                <w:szCs w:val="18"/>
              </w:rPr>
              <w:t>Metric</w:t>
            </w:r>
          </w:p>
        </w:tc>
        <w:tc>
          <w:tcPr>
            <w:tcW w:w="4948" w:type="dxa"/>
            <w:tcBorders>
              <w:top w:val="single" w:sz="4" w:space="0" w:color="auto"/>
              <w:left w:val="nil"/>
              <w:bottom w:val="single" w:sz="4" w:space="0" w:color="auto"/>
              <w:right w:val="nil"/>
            </w:tcBorders>
          </w:tcPr>
          <w:p w14:paraId="5829F002"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Studies in Tanzania</w:t>
            </w:r>
          </w:p>
        </w:tc>
        <w:tc>
          <w:tcPr>
            <w:tcW w:w="2188" w:type="dxa"/>
            <w:tcBorders>
              <w:top w:val="single" w:sz="4" w:space="0" w:color="auto"/>
              <w:left w:val="nil"/>
              <w:bottom w:val="single" w:sz="4" w:space="0" w:color="auto"/>
              <w:right w:val="nil"/>
            </w:tcBorders>
          </w:tcPr>
          <w:p w14:paraId="5BE95C09"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Author(s) (year)</w:t>
            </w:r>
          </w:p>
        </w:tc>
      </w:tr>
      <w:tr w:rsidR="00125FCA" w:rsidRPr="00986D50" w14:paraId="5A3217AE" w14:textId="77777777" w:rsidTr="000A0D6C">
        <w:tc>
          <w:tcPr>
            <w:tcW w:w="1936" w:type="dxa"/>
            <w:tcBorders>
              <w:top w:val="single" w:sz="4" w:space="0" w:color="auto"/>
              <w:left w:val="nil"/>
              <w:bottom w:val="nil"/>
              <w:right w:val="nil"/>
            </w:tcBorders>
          </w:tcPr>
          <w:p w14:paraId="2235C3BE"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CSI</w:t>
            </w:r>
          </w:p>
        </w:tc>
        <w:tc>
          <w:tcPr>
            <w:tcW w:w="4948" w:type="dxa"/>
            <w:tcBorders>
              <w:top w:val="single" w:sz="4" w:space="0" w:color="auto"/>
              <w:left w:val="nil"/>
              <w:bottom w:val="single" w:sz="4" w:space="0" w:color="auto"/>
              <w:right w:val="nil"/>
            </w:tcBorders>
          </w:tcPr>
          <w:p w14:paraId="03A3133D"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Alternative food-security indicators: revisiting the frequency and severity of `coping strategies’</w:t>
            </w:r>
          </w:p>
        </w:tc>
        <w:tc>
          <w:tcPr>
            <w:tcW w:w="2188" w:type="dxa"/>
            <w:tcBorders>
              <w:top w:val="single" w:sz="4" w:space="0" w:color="auto"/>
              <w:left w:val="nil"/>
              <w:bottom w:val="single" w:sz="4" w:space="0" w:color="auto"/>
              <w:right w:val="nil"/>
            </w:tcBorders>
          </w:tcPr>
          <w:p w14:paraId="2225BC04" w14:textId="77777777" w:rsidR="00382094" w:rsidRPr="00986D50" w:rsidRDefault="00382094" w:rsidP="008B7EB5">
            <w:pPr>
              <w:rPr>
                <w:rFonts w:asciiTheme="minorHAnsi" w:hAnsiTheme="minorHAnsi"/>
                <w:sz w:val="18"/>
                <w:szCs w:val="18"/>
                <w:lang w:val="da-DK"/>
              </w:rPr>
            </w:pPr>
            <w:r w:rsidRPr="00986D50">
              <w:rPr>
                <w:rFonts w:asciiTheme="minorHAnsi" w:hAnsiTheme="minorHAnsi"/>
                <w:sz w:val="18"/>
                <w:szCs w:val="18"/>
              </w:rPr>
              <w:fldChar w:fldCharType="begin"/>
            </w:r>
            <w:r w:rsidR="00CD75FA" w:rsidRPr="00986D50">
              <w:rPr>
                <w:rFonts w:asciiTheme="minorHAnsi" w:hAnsiTheme="minorHAnsi"/>
                <w:sz w:val="18"/>
                <w:szCs w:val="18"/>
                <w:lang w:val="da-DK"/>
              </w:rPr>
              <w:instrText xml:space="preserve"> ADDIN ZOTERO_ITEM CSL_CITATION {"citationID":"12p3g1nha1","properties":{"formattedCitation":"(Maxwell et al., 1999)","plainCitation":"(Maxwell et al., 1999)","dontUpdate":true},"citationItems":[{"id":91,"uris":["http://zotero.org/groups/450117/items/6S5NAQSV"],"uri":["http://zotero.org/groups/450117/items/6S5NAQSV"],"itemData":{"id":91,"type":"article-journal","title":"Alternative food-security indicators: revisiting the frequency and severity of `coping strategies'","container-title":"Food Policy","page":"411-429","volume":"24","issue":"4","abstract":"Recent research on the multi-factorial nature of food security has provided a wealth of analytical insight, but measurement problems remain a major challenge, not only for research, but particularly for targeting, program management, monitoring and evaluation. Building on an approach suggested in a 1996 article, this paper constructs a series of alternative food-security indicators based on the frequency and severity of consumption-related coping strategies. These alternative indicators are then compared with more standard measures, including a consumption benchmark, a poverty benchmark and a nutritional benchmark using data from the 1997 Accra Urban Food and Nutrition Study. Against these more traditional indicators, the coping strategy indicators are best at ruling out cases—that is, minimizing the risk of classifying a food-insecure household as food-secure. They also help to identify sources of vulnerability and the trade-offs made with other basic needs to acquire sufficient food. The measures outlined here are much less time-consuming and less expensive in terms of data collection and analysis, and therefore perhaps offer a pragmatic alternative to food and livelihood program managers. However, the comparative analysis of conventional benchmarks with the coping strategies indicator reveals some shortcomings with the benchmark indicators as well—a sign that perhaps the indicators of food security proposed here are both alternative and complementary measures.","DOI":"10.1016/S0306-9192(99)00051-2","ISSN":"0306-9192","note":"00000","journalAbbreviation":"Food Policy","author":[{"family":"Maxwell","given":"Daniel"},{"family":"Ahiadeke","given":"Clement"},{"family":"Levin","given":"Carol"},{"family":"Armar-Klemesu","given":"Margaret"},{"family":"Zakariah","given":"Sawudatu"},{"family":"Lamptey","given":"Grace Mary"}],"issued":{"date-parts":[["1999",8]]}}}],"schema":"https://github.com/citation-style-language/schema/raw/master/csl-citation.json"}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lang w:val="da-DK"/>
              </w:rPr>
              <w:t>Maxwell et al. (1999)</w:t>
            </w:r>
            <w:r w:rsidRPr="00986D50">
              <w:rPr>
                <w:rFonts w:asciiTheme="minorHAnsi" w:hAnsiTheme="minorHAnsi"/>
                <w:sz w:val="18"/>
                <w:szCs w:val="18"/>
              </w:rPr>
              <w:fldChar w:fldCharType="end"/>
            </w:r>
          </w:p>
          <w:p w14:paraId="1CAAA96A" w14:textId="77777777" w:rsidR="00382094" w:rsidRPr="00986D50" w:rsidRDefault="00382094" w:rsidP="00125FCA">
            <w:pPr>
              <w:rPr>
                <w:rFonts w:asciiTheme="minorHAnsi" w:hAnsiTheme="minorHAnsi"/>
                <w:sz w:val="18"/>
                <w:szCs w:val="18"/>
                <w:lang w:val="da-DK"/>
              </w:rPr>
            </w:pPr>
          </w:p>
        </w:tc>
      </w:tr>
      <w:tr w:rsidR="00125FCA" w:rsidRPr="00986D50" w14:paraId="473FD0C2" w14:textId="77777777" w:rsidTr="000A0D6C">
        <w:tc>
          <w:tcPr>
            <w:tcW w:w="1936" w:type="dxa"/>
            <w:tcBorders>
              <w:top w:val="nil"/>
              <w:left w:val="nil"/>
              <w:bottom w:val="nil"/>
              <w:right w:val="nil"/>
            </w:tcBorders>
          </w:tcPr>
          <w:p w14:paraId="4EC355B0" w14:textId="77777777" w:rsidR="00125FCA" w:rsidRPr="00986D50" w:rsidRDefault="00125FCA" w:rsidP="008B7EB5">
            <w:pPr>
              <w:rPr>
                <w:rFonts w:asciiTheme="minorHAnsi" w:hAnsiTheme="minorHAnsi"/>
                <w:b/>
                <w:bCs/>
                <w:sz w:val="18"/>
                <w:szCs w:val="18"/>
              </w:rPr>
            </w:pPr>
          </w:p>
        </w:tc>
        <w:tc>
          <w:tcPr>
            <w:tcW w:w="4948" w:type="dxa"/>
            <w:tcBorders>
              <w:top w:val="single" w:sz="4" w:space="0" w:color="auto"/>
              <w:left w:val="nil"/>
              <w:bottom w:val="single" w:sz="4" w:space="0" w:color="auto"/>
              <w:right w:val="nil"/>
            </w:tcBorders>
          </w:tcPr>
          <w:p w14:paraId="36BB14DC" w14:textId="77777777" w:rsidR="00125FCA" w:rsidRPr="00986D50" w:rsidRDefault="00F175B3" w:rsidP="008B7EB5">
            <w:pPr>
              <w:rPr>
                <w:rFonts w:asciiTheme="minorHAnsi" w:hAnsiTheme="minorHAnsi"/>
                <w:sz w:val="18"/>
                <w:szCs w:val="18"/>
              </w:rPr>
            </w:pPr>
            <w:r w:rsidRPr="00986D50">
              <w:rPr>
                <w:rFonts w:asciiTheme="minorHAnsi" w:hAnsiTheme="minorHAnsi"/>
                <w:sz w:val="18"/>
                <w:szCs w:val="18"/>
              </w:rPr>
              <w:t>Farm Households Food Production and Households’ Food Security Status: A Case of Kahama District, Tanzania</w:t>
            </w:r>
          </w:p>
        </w:tc>
        <w:tc>
          <w:tcPr>
            <w:tcW w:w="2188" w:type="dxa"/>
            <w:tcBorders>
              <w:top w:val="single" w:sz="4" w:space="0" w:color="auto"/>
              <w:left w:val="nil"/>
              <w:bottom w:val="single" w:sz="4" w:space="0" w:color="auto"/>
              <w:right w:val="nil"/>
            </w:tcBorders>
          </w:tcPr>
          <w:p w14:paraId="421C002F" w14:textId="77777777" w:rsidR="00125FCA" w:rsidRPr="00986D50" w:rsidRDefault="00125FCA" w:rsidP="00125FCA">
            <w:pPr>
              <w:rPr>
                <w:rFonts w:asciiTheme="minorHAnsi" w:hAnsiTheme="minorHAnsi"/>
                <w:sz w:val="18"/>
                <w:szCs w:val="18"/>
                <w:lang w:val="da-DK"/>
              </w:rPr>
            </w:pPr>
            <w:r w:rsidRPr="00986D50">
              <w:rPr>
                <w:rFonts w:asciiTheme="minorHAnsi" w:hAnsiTheme="minorHAnsi"/>
                <w:sz w:val="18"/>
                <w:szCs w:val="18"/>
                <w:lang w:val="da-DK"/>
              </w:rPr>
              <w:t>Ngongi (2014)</w:t>
            </w:r>
          </w:p>
        </w:tc>
      </w:tr>
      <w:tr w:rsidR="00125FCA" w:rsidRPr="00986D50" w14:paraId="0BD6098E" w14:textId="77777777" w:rsidTr="000A0D6C">
        <w:tc>
          <w:tcPr>
            <w:tcW w:w="1936" w:type="dxa"/>
            <w:tcBorders>
              <w:top w:val="nil"/>
              <w:left w:val="nil"/>
              <w:bottom w:val="single" w:sz="4" w:space="0" w:color="auto"/>
              <w:right w:val="nil"/>
            </w:tcBorders>
          </w:tcPr>
          <w:p w14:paraId="76387977" w14:textId="77777777" w:rsidR="00125FCA" w:rsidRPr="00986D50" w:rsidRDefault="00125FCA" w:rsidP="008B7EB5">
            <w:pPr>
              <w:rPr>
                <w:rFonts w:asciiTheme="minorHAnsi" w:hAnsiTheme="minorHAnsi"/>
                <w:b/>
                <w:bCs/>
                <w:sz w:val="18"/>
                <w:szCs w:val="18"/>
              </w:rPr>
            </w:pPr>
          </w:p>
        </w:tc>
        <w:tc>
          <w:tcPr>
            <w:tcW w:w="4948" w:type="dxa"/>
            <w:tcBorders>
              <w:top w:val="single" w:sz="4" w:space="0" w:color="auto"/>
              <w:left w:val="nil"/>
              <w:bottom w:val="single" w:sz="4" w:space="0" w:color="auto"/>
              <w:right w:val="nil"/>
            </w:tcBorders>
          </w:tcPr>
          <w:p w14:paraId="6F98C602" w14:textId="77777777" w:rsidR="00125FCA" w:rsidRPr="00986D50" w:rsidRDefault="00F175B3" w:rsidP="008B7EB5">
            <w:pPr>
              <w:rPr>
                <w:rFonts w:asciiTheme="minorHAnsi" w:hAnsiTheme="minorHAnsi"/>
                <w:sz w:val="18"/>
                <w:szCs w:val="18"/>
              </w:rPr>
            </w:pPr>
            <w:r w:rsidRPr="00986D50">
              <w:rPr>
                <w:rFonts w:asciiTheme="minorHAnsi" w:hAnsiTheme="minorHAnsi"/>
                <w:sz w:val="18"/>
                <w:szCs w:val="18"/>
              </w:rPr>
              <w:t>Experience-based Measures of Food and Water Security: Biocultural Approaches to Grounded Measures of Insecurity</w:t>
            </w:r>
          </w:p>
        </w:tc>
        <w:tc>
          <w:tcPr>
            <w:tcW w:w="2188" w:type="dxa"/>
            <w:tcBorders>
              <w:top w:val="single" w:sz="4" w:space="0" w:color="auto"/>
              <w:left w:val="nil"/>
              <w:bottom w:val="single" w:sz="4" w:space="0" w:color="auto"/>
              <w:right w:val="nil"/>
            </w:tcBorders>
          </w:tcPr>
          <w:p w14:paraId="52F13DA0" w14:textId="77777777" w:rsidR="00125FCA" w:rsidRPr="00986D50" w:rsidRDefault="00125FCA" w:rsidP="008B7EB5">
            <w:pPr>
              <w:rPr>
                <w:rFonts w:asciiTheme="minorHAnsi" w:hAnsiTheme="minorHAnsi"/>
                <w:sz w:val="18"/>
                <w:szCs w:val="18"/>
              </w:rPr>
            </w:pPr>
            <w:r w:rsidRPr="00986D50">
              <w:rPr>
                <w:rFonts w:asciiTheme="minorHAnsi" w:hAnsiTheme="minorHAnsi"/>
                <w:sz w:val="18"/>
                <w:szCs w:val="18"/>
                <w:lang w:val="da-DK"/>
              </w:rPr>
              <w:t>Hadley &amp; Wutich (2009)</w:t>
            </w:r>
          </w:p>
        </w:tc>
      </w:tr>
      <w:tr w:rsidR="00382094" w:rsidRPr="00986D50" w14:paraId="223A7208" w14:textId="77777777" w:rsidTr="000A0D6C">
        <w:tc>
          <w:tcPr>
            <w:tcW w:w="1936" w:type="dxa"/>
            <w:tcBorders>
              <w:top w:val="single" w:sz="4" w:space="0" w:color="auto"/>
              <w:left w:val="nil"/>
              <w:bottom w:val="single" w:sz="4" w:space="0" w:color="auto"/>
              <w:right w:val="nil"/>
            </w:tcBorders>
          </w:tcPr>
          <w:p w14:paraId="2D394BAD"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Food expenditures</w:t>
            </w:r>
          </w:p>
          <w:p w14:paraId="0A190371"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(HES, HCES, HBS)</w:t>
            </w:r>
          </w:p>
        </w:tc>
        <w:tc>
          <w:tcPr>
            <w:tcW w:w="4948" w:type="dxa"/>
            <w:tcBorders>
              <w:top w:val="single" w:sz="4" w:space="0" w:color="auto"/>
              <w:left w:val="nil"/>
              <w:bottom w:val="single" w:sz="4" w:space="0" w:color="auto"/>
              <w:right w:val="nil"/>
            </w:tcBorders>
          </w:tcPr>
          <w:p w14:paraId="7CA5C67C"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Measuring Food Security Using Household Expenditure Surveys</w:t>
            </w:r>
          </w:p>
        </w:tc>
        <w:tc>
          <w:tcPr>
            <w:tcW w:w="2188" w:type="dxa"/>
            <w:tcBorders>
              <w:top w:val="single" w:sz="4" w:space="0" w:color="auto"/>
              <w:left w:val="nil"/>
              <w:bottom w:val="single" w:sz="4" w:space="0" w:color="auto"/>
              <w:right w:val="nil"/>
            </w:tcBorders>
          </w:tcPr>
          <w:p w14:paraId="7EBC8B57"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{"citationID":"29diq1dbi6","properties":{"formattedCitation":"(Smith &amp; Subandoro, 2007)","plainCitation":"(Smith &amp; Subandoro, 2007)"},"citationItems":[{"id":24,"uris":["http://zotero.org/groups/450117/items/WDHKAKUI"],"uri":["http://zotero.org/groups/450117/items/WDHKAKUI"],"itemData":{"id":24,"type":"book","title":"Measuring Food Security Using Household Expenditure Surveys","collection-title":"food security in practice technical guide series","publisher":"International Food Policy Research Institute","source":"CrossRef","URL":"http://www.ifpri.org/publication/measuring-food-security-using-household-expenditure-surveys","note":"00088","language":"147","author":[{"family":"Smith","given":"Lisa C."},{"family":"Subandoro","given":"Ali"}],"issued":{"date-parts":[["2007"]]},"accessed":{"date-parts":[["2015",3,9]]}}}],"schema":"https://github.com/citation-style-language/schema/raw/master/csl-citation.json"}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Smith &amp; Subandoro, (2007)</w:t>
            </w:r>
            <w:r w:rsidRPr="00986D50">
              <w:rPr>
                <w:rFonts w:asciiTheme="minorHAnsi" w:hAnsiTheme="minorHAnsi"/>
                <w:sz w:val="18"/>
                <w:szCs w:val="18"/>
              </w:rPr>
              <w:fldChar w:fldCharType="end"/>
            </w:r>
          </w:p>
        </w:tc>
      </w:tr>
      <w:tr w:rsidR="00382094" w:rsidRPr="00986D50" w14:paraId="2CD5D8B9" w14:textId="77777777" w:rsidTr="000A0D6C">
        <w:tc>
          <w:tcPr>
            <w:tcW w:w="1936" w:type="dxa"/>
            <w:tcBorders>
              <w:top w:val="single" w:sz="4" w:space="0" w:color="auto"/>
              <w:left w:val="nil"/>
              <w:bottom w:val="single" w:sz="4" w:space="0" w:color="auto"/>
              <w:right w:val="nil"/>
            </w:tcBorders>
          </w:tcPr>
          <w:p w14:paraId="37356643"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Acquired food quantities</w:t>
            </w:r>
          </w:p>
        </w:tc>
        <w:tc>
          <w:tcPr>
            <w:tcW w:w="4948" w:type="dxa"/>
            <w:tcBorders>
              <w:top w:val="single" w:sz="4" w:space="0" w:color="auto"/>
              <w:left w:val="nil"/>
              <w:bottom w:val="single" w:sz="4" w:space="0" w:color="auto"/>
              <w:right w:val="nil"/>
            </w:tcBorders>
          </w:tcPr>
          <w:p w14:paraId="16A0EB83"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Agricultural growth, poverty, and nutrition in Tanzania</w:t>
            </w:r>
          </w:p>
        </w:tc>
        <w:tc>
          <w:tcPr>
            <w:tcW w:w="2188" w:type="dxa"/>
            <w:tcBorders>
              <w:top w:val="single" w:sz="4" w:space="0" w:color="auto"/>
              <w:left w:val="nil"/>
              <w:bottom w:val="single" w:sz="4" w:space="0" w:color="auto"/>
              <w:right w:val="nil"/>
            </w:tcBorders>
          </w:tcPr>
          <w:p w14:paraId="3677CBE5"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{"citationID":"1272k7nco1","properties":{"formattedCitation":"(Pauw &amp; Thurlow, 2011)","plainCitation":"(Pauw &amp; Thurlow, 2011)"},"citationItems":[{"id":8,"uris":["http://zotero.org/groups/450117/items/CQ53KW5F"],"uri":["http://zotero.org/groups/450117/items/CQ53KW5F"],"itemData":{"id":8,"type":"article-journal","title":"Agricultural growth, poverty, and nutrition in Tanzania","container-title":"Food Policy","page":"795-804","volume":"36","issue":"6","source":"CrossRef","DOI":"10.1016/j.foodpol.2011.09.002","ISSN":"03069192","note":"00084","language":"en","author":[{"family":"Pauw","given":"Karl"},{"family":"Thurlow","given":"James"}],"issued":{"date-parts":[["2011",12]]}}}],"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Pauw &amp; Thurlow, (2011)</w:t>
            </w:r>
            <w:r w:rsidRPr="00986D50">
              <w:rPr>
                <w:rFonts w:asciiTheme="minorHAnsi" w:hAnsiTheme="minorHAnsi"/>
                <w:sz w:val="18"/>
                <w:szCs w:val="18"/>
              </w:rPr>
              <w:fldChar w:fldCharType="end"/>
            </w:r>
          </w:p>
        </w:tc>
      </w:tr>
      <w:tr w:rsidR="00382094" w:rsidRPr="00986D50" w14:paraId="55FF40FD" w14:textId="77777777" w:rsidTr="000A0D6C">
        <w:trPr>
          <w:trHeight w:val="70"/>
        </w:trPr>
        <w:tc>
          <w:tcPr>
            <w:tcW w:w="1936" w:type="dxa"/>
            <w:vMerge w:val="restart"/>
            <w:tcBorders>
              <w:top w:val="single" w:sz="4" w:space="0" w:color="auto"/>
              <w:left w:val="nil"/>
              <w:bottom w:val="nil"/>
              <w:right w:val="nil"/>
            </w:tcBorders>
          </w:tcPr>
          <w:p w14:paraId="22E80474"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HDDS</w:t>
            </w:r>
          </w:p>
        </w:tc>
        <w:tc>
          <w:tcPr>
            <w:tcW w:w="4948" w:type="dxa"/>
            <w:tcBorders>
              <w:top w:val="single" w:sz="4" w:space="0" w:color="auto"/>
              <w:left w:val="nil"/>
              <w:bottom w:val="single" w:sz="4" w:space="0" w:color="auto"/>
              <w:right w:val="nil"/>
            </w:tcBorders>
          </w:tcPr>
          <w:p w14:paraId="39FFA86A"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Price Shocks, Vulnerability and Food and Nutrition Security among Rural and Urban Households in Tanzania.</w:t>
            </w:r>
          </w:p>
        </w:tc>
        <w:tc>
          <w:tcPr>
            <w:tcW w:w="2188" w:type="dxa"/>
            <w:tcBorders>
              <w:top w:val="single" w:sz="4" w:space="0" w:color="auto"/>
              <w:left w:val="nil"/>
              <w:bottom w:val="single" w:sz="4" w:space="0" w:color="auto"/>
              <w:right w:val="nil"/>
            </w:tcBorders>
          </w:tcPr>
          <w:p w14:paraId="1FECAEEB"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{"citationID":"2c7tkr9i32","properties":{"formattedCitation":"(Romano &amp; Carraro, 2015)","plainCitation":"(Romano &amp; Carraro, 2015)"},"citationItems":[{"id":39,"uris":["http://zotero.org/groups/450117/items/EU5X2ATV"],"uri":["http://zotero.org/groups/450117/items/EU5X2ATV"],"itemData":{"id":39,"type":"article-journal","title":"Price Shocks, Vulnerability and Food and Nutrition Security among Rural and Urban Households in Tanzania","container-title":"Italian Association of Agricultural and Applied Economics (AIEAA)","collection-title":"2015 Fourth Congress","volume":"2015 Fourth Congress, June 11-12, 2015, Ancona, Italy","call-number":"No 207281","note":"00000","author":[{"family":"Romano","given":"Donato"},{"family":"Carraro","given":"Alessandro"}],"issued":{"date-parts":[["2015"]]}}}],"schema":"https://github.com/citation-style-language/schema/raw/master/csl-citation.json"}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Romano &amp; Carraro, (2015)</w:t>
            </w:r>
            <w:r w:rsidRPr="00986D50">
              <w:rPr>
                <w:rFonts w:asciiTheme="minorHAnsi" w:hAnsiTheme="minorHAnsi"/>
                <w:sz w:val="18"/>
                <w:szCs w:val="18"/>
              </w:rPr>
              <w:fldChar w:fldCharType="end"/>
            </w:r>
          </w:p>
        </w:tc>
      </w:tr>
      <w:tr w:rsidR="00382094" w:rsidRPr="00113631" w14:paraId="76FE5827" w14:textId="77777777" w:rsidTr="000A0D6C">
        <w:tc>
          <w:tcPr>
            <w:tcW w:w="1936" w:type="dxa"/>
            <w:vMerge/>
            <w:tcBorders>
              <w:top w:val="single" w:sz="4" w:space="0" w:color="auto"/>
              <w:left w:val="nil"/>
              <w:bottom w:val="nil"/>
              <w:right w:val="nil"/>
            </w:tcBorders>
          </w:tcPr>
          <w:p w14:paraId="3C6D1F06" w14:textId="77777777" w:rsidR="00382094" w:rsidRPr="00986D50" w:rsidRDefault="00382094" w:rsidP="008B7EB5">
            <w:pPr>
              <w:rPr>
                <w:rFonts w:asciiTheme="minorHAnsi" w:hAnsiTheme="minorHAnsi"/>
                <w:b/>
                <w:bCs/>
                <w:sz w:val="18"/>
                <w:szCs w:val="18"/>
              </w:rPr>
            </w:pPr>
          </w:p>
        </w:tc>
        <w:tc>
          <w:tcPr>
            <w:tcW w:w="4948" w:type="dxa"/>
            <w:tcBorders>
              <w:top w:val="single" w:sz="4" w:space="0" w:color="auto"/>
              <w:left w:val="nil"/>
              <w:bottom w:val="single" w:sz="4" w:space="0" w:color="auto"/>
              <w:right w:val="nil"/>
            </w:tcBorders>
          </w:tcPr>
          <w:p w14:paraId="414BFF59"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Dietary Patterns and Household Food Insecurity in Rural Populations of Kilosa District, Tanzania</w:t>
            </w:r>
          </w:p>
        </w:tc>
        <w:tc>
          <w:tcPr>
            <w:tcW w:w="2188" w:type="dxa"/>
            <w:tcBorders>
              <w:top w:val="single" w:sz="4" w:space="0" w:color="auto"/>
              <w:left w:val="nil"/>
              <w:bottom w:val="single" w:sz="4" w:space="0" w:color="auto"/>
              <w:right w:val="nil"/>
            </w:tcBorders>
          </w:tcPr>
          <w:p w14:paraId="1B8FCED4" w14:textId="77777777" w:rsidR="00382094" w:rsidRPr="00113631" w:rsidRDefault="00382094" w:rsidP="008B7EB5">
            <w:pPr>
              <w:rPr>
                <w:rFonts w:asciiTheme="minorHAnsi" w:hAnsiTheme="minorHAnsi"/>
                <w:sz w:val="18"/>
                <w:szCs w:val="18"/>
                <w:lang w:val="es-BO"/>
                <w:rPrChange w:id="56" w:author="Berg, Marrit van den" w:date="2016-08-22T10:34:00Z">
                  <w:rPr>
                    <w:rFonts w:asciiTheme="minorHAnsi" w:hAnsiTheme="minorHAnsi"/>
                    <w:sz w:val="18"/>
                    <w:szCs w:val="18"/>
                  </w:rPr>
                </w:rPrChange>
              </w:rPr>
            </w:pPr>
            <w:r w:rsidRPr="00986D50">
              <w:rPr>
                <w:rFonts w:asciiTheme="minorHAnsi" w:hAnsiTheme="minorHAnsi"/>
                <w:sz w:val="18"/>
                <w:szCs w:val="18"/>
              </w:rPr>
              <w:fldChar w:fldCharType="begin"/>
            </w:r>
            <w:r w:rsidR="00CD75FA" w:rsidRPr="00113631">
              <w:rPr>
                <w:rFonts w:asciiTheme="minorHAnsi" w:hAnsiTheme="minorHAnsi"/>
                <w:sz w:val="18"/>
                <w:szCs w:val="18"/>
                <w:lang w:val="es-BO"/>
                <w:rPrChange w:id="57" w:author="Berg, Marrit van den" w:date="2016-08-22T10:34:00Z">
                  <w:rPr>
                    <w:rFonts w:asciiTheme="minorHAnsi" w:hAnsiTheme="minorHAnsi"/>
                    <w:sz w:val="18"/>
                    <w:szCs w:val="18"/>
                  </w:rPr>
                </w:rPrChange>
              </w:rPr>
              <w:instrText xml:space="preserve"> ADDIN ZOTERO_ITEM CSL_CITATION {"citationID":"1b6s1e8a8l","properties":{"formattedCitation":"(Ntwenya, Kinabo, Msuya, Mamiro, &amp; Majili, 2015)","plainCitation":"(Ntwenya, Kinabo, Msuya, Mamiro, &amp; Majili, 2015)"},"citationItems":[{"id":120,"uris":["http://zotero.org/groups/450117/items/IP59N6RV"],"uri":["http://zotero.org/groups/450117/items/IP59N6RV"],"itemData":{"id":120,"type":"article-journal","title":"Dietary Patterns and Household Food Insecurity in Rural Populations of Kilosa District, Tanzania","container-title":"PLOS ONE","page":"e0126038","volume":"10","issue":"5","source":"CrossRef","DOI":"10.1371/journal.pone.0126038","ISSN":"1932-6203","note":"00000","language":"en","author":[{"family":"Ntwenya","given":"Julius Edward"},{"family":"Kinabo","given":"Joyce"},{"family":"Msuya","given":"John"},{"family":"Mamiro","given":"Peter"},{"family":"Majili","given":"Zahara Saidi"}],"editor":[{"family":"Wouwe","given":"Jacobus","non-dropping-particle":"van"}],"issued":{"date-parts":[["2015",5,21]]}}}],"schema":"https://github.com/citation-style-language/schema/raw/master/csl-citation.json"} </w:instrText>
            </w:r>
            <w:r w:rsidRPr="00986D50">
              <w:rPr>
                <w:rFonts w:asciiTheme="minorHAnsi" w:hAnsiTheme="minorHAnsi"/>
                <w:sz w:val="18"/>
                <w:szCs w:val="18"/>
              </w:rPr>
              <w:fldChar w:fldCharType="separate"/>
            </w:r>
            <w:r w:rsidRPr="00113631">
              <w:rPr>
                <w:rFonts w:asciiTheme="minorHAnsi" w:hAnsiTheme="minorHAnsi"/>
                <w:sz w:val="18"/>
                <w:szCs w:val="18"/>
                <w:lang w:val="es-BO"/>
                <w:rPrChange w:id="58" w:author="Berg, Marrit van den" w:date="2016-08-22T10:34:00Z">
                  <w:rPr>
                    <w:rFonts w:asciiTheme="minorHAnsi" w:hAnsiTheme="minorHAnsi"/>
                    <w:sz w:val="18"/>
                    <w:szCs w:val="18"/>
                  </w:rPr>
                </w:rPrChange>
              </w:rPr>
              <w:t>Ntwenya, Kinabo, Msuya, Mamiro, &amp; Majili (2015)</w:t>
            </w:r>
            <w:r w:rsidRPr="00986D50">
              <w:rPr>
                <w:rFonts w:asciiTheme="minorHAnsi" w:hAnsiTheme="minorHAnsi"/>
                <w:sz w:val="18"/>
                <w:szCs w:val="18"/>
              </w:rPr>
              <w:fldChar w:fldCharType="end"/>
            </w:r>
          </w:p>
        </w:tc>
      </w:tr>
      <w:tr w:rsidR="00382094" w:rsidRPr="00986D50" w14:paraId="3B9A060F" w14:textId="77777777" w:rsidTr="000A0D6C">
        <w:tc>
          <w:tcPr>
            <w:tcW w:w="1936" w:type="dxa"/>
            <w:vMerge/>
            <w:tcBorders>
              <w:top w:val="single" w:sz="4" w:space="0" w:color="auto"/>
              <w:left w:val="nil"/>
              <w:bottom w:val="nil"/>
              <w:right w:val="nil"/>
            </w:tcBorders>
          </w:tcPr>
          <w:p w14:paraId="1688D8C4" w14:textId="77777777" w:rsidR="00382094" w:rsidRPr="00113631" w:rsidRDefault="00382094" w:rsidP="008B7EB5">
            <w:pPr>
              <w:rPr>
                <w:rFonts w:asciiTheme="minorHAnsi" w:hAnsiTheme="minorHAnsi"/>
                <w:b/>
                <w:bCs/>
                <w:sz w:val="18"/>
                <w:szCs w:val="18"/>
                <w:lang w:val="es-BO"/>
                <w:rPrChange w:id="59" w:author="Berg, Marrit van den" w:date="2016-08-22T10:34:00Z">
                  <w:rPr>
                    <w:rFonts w:asciiTheme="minorHAnsi" w:hAnsiTheme="minorHAnsi"/>
                    <w:b/>
                    <w:bCs/>
                    <w:sz w:val="18"/>
                    <w:szCs w:val="18"/>
                  </w:rPr>
                </w:rPrChange>
              </w:rPr>
            </w:pPr>
          </w:p>
        </w:tc>
        <w:tc>
          <w:tcPr>
            <w:tcW w:w="4948" w:type="dxa"/>
            <w:tcBorders>
              <w:top w:val="single" w:sz="4" w:space="0" w:color="auto"/>
              <w:left w:val="nil"/>
              <w:bottom w:val="single" w:sz="4" w:space="0" w:color="auto"/>
              <w:right w:val="nil"/>
            </w:tcBorders>
          </w:tcPr>
          <w:p w14:paraId="1AF08FC7"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Agricultural Production, Dietary Diversity and Climate Variability</w:t>
            </w:r>
          </w:p>
        </w:tc>
        <w:tc>
          <w:tcPr>
            <w:tcW w:w="2188" w:type="dxa"/>
            <w:tcBorders>
              <w:top w:val="single" w:sz="4" w:space="0" w:color="auto"/>
              <w:left w:val="nil"/>
              <w:bottom w:val="single" w:sz="4" w:space="0" w:color="auto"/>
              <w:right w:val="nil"/>
            </w:tcBorders>
          </w:tcPr>
          <w:p w14:paraId="19C87E17"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Dillon, McGee, &amp; Oseni ( 2015)</w:t>
            </w:r>
          </w:p>
        </w:tc>
      </w:tr>
      <w:tr w:rsidR="00382094" w:rsidRPr="00986D50" w14:paraId="23E6FDBE" w14:textId="77777777" w:rsidTr="000A0D6C">
        <w:tc>
          <w:tcPr>
            <w:tcW w:w="1936" w:type="dxa"/>
            <w:tcBorders>
              <w:top w:val="nil"/>
              <w:left w:val="nil"/>
              <w:bottom w:val="single" w:sz="4" w:space="0" w:color="auto"/>
              <w:right w:val="nil"/>
            </w:tcBorders>
          </w:tcPr>
          <w:p w14:paraId="1EE72ECA"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FFS/FCS</w:t>
            </w:r>
          </w:p>
        </w:tc>
        <w:tc>
          <w:tcPr>
            <w:tcW w:w="4948" w:type="dxa"/>
            <w:tcBorders>
              <w:top w:val="single" w:sz="4" w:space="0" w:color="auto"/>
              <w:left w:val="nil"/>
              <w:bottom w:val="single" w:sz="4" w:space="0" w:color="auto"/>
              <w:right w:val="nil"/>
            </w:tcBorders>
          </w:tcPr>
          <w:p w14:paraId="25FABDD9"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Price Shocks, Vulnerability and Food and Nutrition Security among Rural and Urban Households in Tanzania.</w:t>
            </w:r>
          </w:p>
        </w:tc>
        <w:tc>
          <w:tcPr>
            <w:tcW w:w="2188" w:type="dxa"/>
            <w:tcBorders>
              <w:top w:val="single" w:sz="4" w:space="0" w:color="auto"/>
              <w:left w:val="nil"/>
              <w:bottom w:val="single" w:sz="4" w:space="0" w:color="auto"/>
              <w:right w:val="nil"/>
            </w:tcBorders>
          </w:tcPr>
          <w:p w14:paraId="1F51E5BB"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{"citationID":"n6nkd7g5j","properties":{"formattedCitation":"(Romano &amp; Carraro, 2015)","plainCitation":"(Romano &amp; Carraro, 2015)"},"citationItems":[{"id":39,"uris":["http://zotero.org/groups/450117/items/EU5X2ATV"],"uri":["http://zotero.org/groups/450117/items/EU5X2ATV"],"itemData":{"id":39,"type":"article-journal","title":"Price Shocks, Vulnerability and Food and Nutrition Security among Rural and Urban Households in Tanzania","container-title":"Italian Association of Agricultural and Applied Economics (AIEAA)","collection-title":"2015 Fourth Congress","volume":"2015 Fourth Congress, June 11-12, 2015, Ancona, Italy","call-number":"No 207281","note":"00000","author":[{"family":"Romano","given":"Donato"},{"family":"Carraro","given":"Alessandro"}],"issued":{"date-parts":[["2015"]]}}}],"schema":"https://github.com/citation-style-language/schema/raw/master/csl-citation.json"}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Romano &amp; Carraro, (2015)</w:t>
            </w:r>
            <w:r w:rsidRPr="00986D50">
              <w:rPr>
                <w:rFonts w:asciiTheme="minorHAnsi" w:hAnsiTheme="minorHAnsi"/>
                <w:sz w:val="18"/>
                <w:szCs w:val="18"/>
              </w:rPr>
              <w:fldChar w:fldCharType="end"/>
            </w:r>
          </w:p>
        </w:tc>
      </w:tr>
      <w:tr w:rsidR="00382094" w:rsidRPr="00986D50" w14:paraId="5FE5DA7E" w14:textId="77777777" w:rsidTr="000A0D6C">
        <w:tc>
          <w:tcPr>
            <w:tcW w:w="1936" w:type="dxa"/>
            <w:tcBorders>
              <w:top w:val="single" w:sz="4" w:space="0" w:color="auto"/>
              <w:left w:val="nil"/>
              <w:bottom w:val="single" w:sz="4" w:space="0" w:color="auto"/>
              <w:right w:val="nil"/>
            </w:tcBorders>
          </w:tcPr>
          <w:p w14:paraId="6FA12E73"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FVS</w:t>
            </w:r>
          </w:p>
        </w:tc>
        <w:tc>
          <w:tcPr>
            <w:tcW w:w="4948" w:type="dxa"/>
            <w:tcBorders>
              <w:top w:val="single" w:sz="4" w:space="0" w:color="auto"/>
              <w:left w:val="nil"/>
              <w:bottom w:val="single" w:sz="4" w:space="0" w:color="auto"/>
              <w:right w:val="nil"/>
            </w:tcBorders>
          </w:tcPr>
          <w:p w14:paraId="157FD61C"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Relating dietary diversity and food variety scores to vegetable production and socio-economic status of women in rural Tanzania.</w:t>
            </w:r>
          </w:p>
        </w:tc>
        <w:tc>
          <w:tcPr>
            <w:tcW w:w="2188" w:type="dxa"/>
            <w:tcBorders>
              <w:top w:val="single" w:sz="4" w:space="0" w:color="auto"/>
              <w:left w:val="nil"/>
              <w:bottom w:val="single" w:sz="4" w:space="0" w:color="auto"/>
              <w:right w:val="nil"/>
            </w:tcBorders>
          </w:tcPr>
          <w:p w14:paraId="6445AC0A"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E1046A">
              <w:rPr>
                <w:rFonts w:asciiTheme="minorHAnsi" w:hAnsiTheme="minorHAnsi"/>
                <w:sz w:val="18"/>
                <w:szCs w:val="18"/>
              </w:rPr>
              <w:instrText xml:space="preserve"> ADDIN ZOTERO_ITEM CSL_CITATION {"citationID":"1s2ehcv40c","properties":{"formattedCitation":"(Keding, Msuya, Maass, &amp; Krawinkel, 2012)","plainCitation":"(Keding, Msuya, Maass, &amp; Krawinkel, 2012)","dontUpdate":true},"citationItems":[{"id":43,"uris":["http://zotero.org/groups/450117/items/JCEX8DVI"],"uri":["http://zotero.org/groups/450117/items/JCEX8DVI"],"itemData":{"id":43,"type":"article-journal","title":"Relating dietary diversity and food variety scores to vegetable production and socio-economic status of women in rural Tanzania","container-title":"Food Security","page":"129-140","volume":"4","issue":"1","source":"CrossRef","DOI":"10.1007/s12571-011-0163-y","ISSN":"1876-4517, 1876-4525","note":"00015","language":"en","author":[{"family":"Keding","given":"Gudrun B."},{"family":"Msuya","given":"John M."},{"family":"Maass","given":"Brigitte L."},{"family":"Krawinkel","given":"Michael B."}],"issued":{"date-parts":[["2012",3]]}}}],"schema":"https://github.com/citation-style-language/schema/raw/master/csl-citation.json"}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Keding, Msuya, Maass, &amp; Krawinkel, (2012)</w:t>
            </w:r>
            <w:r w:rsidRPr="00986D50">
              <w:rPr>
                <w:rFonts w:asciiTheme="minorHAnsi" w:hAnsiTheme="minorHAnsi"/>
                <w:sz w:val="18"/>
                <w:szCs w:val="18"/>
              </w:rPr>
              <w:fldChar w:fldCharType="end"/>
            </w:r>
          </w:p>
        </w:tc>
      </w:tr>
      <w:tr w:rsidR="00382094" w:rsidRPr="00986D50" w14:paraId="31E8F4C2" w14:textId="77777777" w:rsidTr="000A0D6C">
        <w:tc>
          <w:tcPr>
            <w:tcW w:w="1936" w:type="dxa"/>
            <w:tcBorders>
              <w:top w:val="single" w:sz="4" w:space="0" w:color="auto"/>
              <w:left w:val="nil"/>
              <w:bottom w:val="single" w:sz="4" w:space="0" w:color="auto"/>
              <w:right w:val="nil"/>
            </w:tcBorders>
          </w:tcPr>
          <w:p w14:paraId="0FFBEBF8"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Radimer/Cornell</w:t>
            </w:r>
          </w:p>
          <w:p w14:paraId="4E98348D"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hunger and food insecurity scale</w:t>
            </w:r>
          </w:p>
        </w:tc>
        <w:tc>
          <w:tcPr>
            <w:tcW w:w="4948" w:type="dxa"/>
            <w:tcBorders>
              <w:top w:val="single" w:sz="4" w:space="0" w:color="auto"/>
              <w:left w:val="nil"/>
              <w:bottom w:val="single" w:sz="4" w:space="0" w:color="auto"/>
              <w:right w:val="nil"/>
            </w:tcBorders>
          </w:tcPr>
          <w:p w14:paraId="4024EC8D"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Validation of the Radimer/Cornell food insecurity measure in rural Kilimanjaro, Tanzania.</w:t>
            </w:r>
          </w:p>
        </w:tc>
        <w:tc>
          <w:tcPr>
            <w:tcW w:w="2188" w:type="dxa"/>
            <w:tcBorders>
              <w:top w:val="single" w:sz="4" w:space="0" w:color="auto"/>
              <w:left w:val="nil"/>
              <w:bottom w:val="single" w:sz="4" w:space="0" w:color="auto"/>
              <w:right w:val="nil"/>
            </w:tcBorders>
          </w:tcPr>
          <w:p w14:paraId="6393A334"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{"citationID":"1c01goq08q","properties":{"formattedCitation":"(Leyna, Mmbaga, Mnyika, &amp; Klepp, 2008)","plainCitation":"(Leyna, Mmbaga, Mnyika, &amp; Klepp, 2008)"},"citationItems":[{"id":41,"uris":["http://zotero.org/groups/450117/items/IEAEBX3J"],"uri":["http://zotero.org/groups/450117/items/IEAEBX3J"],"itemData":{"id":41,"type":"article-journal","title":"Validation of the Radimer/Cornell food insecurity measure in rural Kilimanjaro, Tanzania","container-title":"Public Health Nutrition","volume":"11","issue":"07","source":"CrossRef","URL":"http://www.journals.cambridge.org/abstract_S1368980007001267","DOI":"10.1017/S1368980007001267","ISSN":"1368-9800, 1475-2727","note":"00021","language":"en","author":[{"family":"Leyna","given":"Germana H"},{"family":"Mmbaga","given":"Elia J"},{"family":"Mnyika","given":"Kagoma S"},{"family":"Klepp","given":"Knut-Inge"}],"issued":{"date-parts":[["2008",7]]},"accessed":{"date-parts":[["2016",1,26]]}}}],"schema":"https://github.com/citation-style-language/schema/raw/master/csl-citation.json"}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Leyna, Mmbaga, Mnyika, &amp; Klepp, (2008)</w:t>
            </w:r>
            <w:r w:rsidRPr="00986D50">
              <w:rPr>
                <w:rFonts w:asciiTheme="minorHAnsi" w:hAnsiTheme="minorHAnsi"/>
                <w:sz w:val="18"/>
                <w:szCs w:val="18"/>
              </w:rPr>
              <w:fldChar w:fldCharType="end"/>
            </w:r>
          </w:p>
        </w:tc>
      </w:tr>
      <w:tr w:rsidR="00382094" w:rsidRPr="00986D50" w14:paraId="1290EC9D" w14:textId="77777777" w:rsidTr="000A0D6C">
        <w:tc>
          <w:tcPr>
            <w:tcW w:w="1936" w:type="dxa"/>
            <w:tcBorders>
              <w:top w:val="single" w:sz="4" w:space="0" w:color="auto"/>
              <w:left w:val="nil"/>
              <w:bottom w:val="single" w:sz="4" w:space="0" w:color="auto"/>
              <w:right w:val="nil"/>
            </w:tcBorders>
          </w:tcPr>
          <w:p w14:paraId="51027B69"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HFSSM</w:t>
            </w:r>
          </w:p>
        </w:tc>
        <w:tc>
          <w:tcPr>
            <w:tcW w:w="4948" w:type="dxa"/>
            <w:tcBorders>
              <w:top w:val="single" w:sz="4" w:space="0" w:color="auto"/>
              <w:left w:val="nil"/>
              <w:bottom w:val="single" w:sz="4" w:space="0" w:color="auto"/>
              <w:right w:val="nil"/>
            </w:tcBorders>
          </w:tcPr>
          <w:p w14:paraId="6745492D"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Experience-based Measures of Food and Water Security: Biocultural Approaches to Grounded Measures of Insecurity.</w:t>
            </w:r>
          </w:p>
        </w:tc>
        <w:tc>
          <w:tcPr>
            <w:tcW w:w="2188" w:type="dxa"/>
            <w:tcBorders>
              <w:top w:val="single" w:sz="4" w:space="0" w:color="auto"/>
              <w:left w:val="nil"/>
              <w:bottom w:val="single" w:sz="4" w:space="0" w:color="auto"/>
              <w:right w:val="nil"/>
            </w:tcBorders>
          </w:tcPr>
          <w:p w14:paraId="681541F9"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{"citationID":"h8a08no1s","properties":{"formattedCitation":"(Hadley &amp; Wutich, 2009)","plainCitation":"(Hadley &amp; Wutich, 2009)"},"citationItems":[{"id":141,"uris":["http://zotero.org/groups/450117/items/UTN2AQCT"],"uri":["http://zotero.org/groups/450117/items/UTN2AQCT"],"itemData":{"id":141,"type":"article-journal","title":"Experience-based Measures of Food and Water Security: Biocultural Approaches to Grounded Measures of Insecurity","container-title":"Human Organization","page":"451-460","volume":"68","issue":"4","source":"CrossRef","DOI":"10.17730/humo.68.4.932w421317680w5x","ISSN":"0018-7259, 1938-3525","note":"00031","shortTitle":"Experience-based Measures of Food and Water Security","language":"en","author":[{"family":"Hadley","given":"Craig"},{"family":"Wutich","given":"Amber"}],"issued":{"date-parts":[["2009",12]]}}}],"schema":"https://github.com/citation-style-language/schema/raw/master/csl-citation.json"}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Hadley &amp; Wutich, (2009)</w:t>
            </w:r>
            <w:r w:rsidRPr="00986D50">
              <w:rPr>
                <w:rFonts w:asciiTheme="minorHAnsi" w:hAnsiTheme="minorHAnsi"/>
                <w:sz w:val="18"/>
                <w:szCs w:val="18"/>
              </w:rPr>
              <w:fldChar w:fldCharType="end"/>
            </w:r>
          </w:p>
        </w:tc>
      </w:tr>
      <w:tr w:rsidR="00382094" w:rsidRPr="00986D50" w14:paraId="1D198DA8" w14:textId="77777777" w:rsidTr="000A0D6C">
        <w:tc>
          <w:tcPr>
            <w:tcW w:w="1936" w:type="dxa"/>
            <w:tcBorders>
              <w:top w:val="single" w:sz="4" w:space="0" w:color="auto"/>
              <w:left w:val="nil"/>
              <w:bottom w:val="single" w:sz="4" w:space="0" w:color="auto"/>
              <w:right w:val="nil"/>
            </w:tcBorders>
          </w:tcPr>
          <w:p w14:paraId="5CD1FFE0"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HFIAS</w:t>
            </w:r>
          </w:p>
        </w:tc>
        <w:tc>
          <w:tcPr>
            <w:tcW w:w="4948" w:type="dxa"/>
            <w:tcBorders>
              <w:top w:val="single" w:sz="4" w:space="0" w:color="auto"/>
              <w:left w:val="nil"/>
              <w:bottom w:val="single" w:sz="4" w:space="0" w:color="auto"/>
              <w:right w:val="nil"/>
            </w:tcBorders>
          </w:tcPr>
          <w:p w14:paraId="7F522118"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Dietary Patterns and Household Food Insecurity in Rural Populations of Kilosa District, Tanzania.</w:t>
            </w:r>
          </w:p>
        </w:tc>
        <w:tc>
          <w:tcPr>
            <w:tcW w:w="2188" w:type="dxa"/>
            <w:tcBorders>
              <w:top w:val="single" w:sz="4" w:space="0" w:color="auto"/>
              <w:left w:val="nil"/>
              <w:bottom w:val="single" w:sz="4" w:space="0" w:color="auto"/>
              <w:right w:val="nil"/>
            </w:tcBorders>
          </w:tcPr>
          <w:p w14:paraId="0CCC8511"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{"citationID":"23rl02jtb1","properties":{"formattedCitation":"(Ntwenya et al., 2015)","plainCitation":"(Ntwenya et al., 2015)"},"citationItems":[{"id":120,"uris":["http://zotero.org/groups/450117/items/IP59N6RV"],"uri":["http://zotero.org/groups/450117/items/IP59N6RV"],"itemData":{"id":120,"type":"article-journal","title":"Dietary Patterns and Household Food Insecurity in Rural Populations of Kilosa District, Tanzania","container-title":"PLOS ONE","page":"e0126038","volume":"10","issue":"5","source":"CrossRef","DOI":"10.1371/journal.pone.0126038","ISSN":"1932-6203","note":"00000","language":"en","author":[{"family":"Ntwenya","given":"Julius Edward"},{"family":"Kinabo","given":"Joyce"},{"family":"Msuya","given":"John"},{"family":"Mamiro","given":"Peter"},{"family":"Majili","given":"Zahara Saidi"}],"editor":[{"family":"Wouwe","given":"Jacobus","non-dropping-particle":"van"}],"issued":{"date-parts":[["2015",5,21]]}}}],"schema":"https://github.com/citation-style-language/schema/raw/master/csl-citation.json"}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Ntwenya et al., (2015)</w:t>
            </w:r>
            <w:r w:rsidRPr="00986D50">
              <w:rPr>
                <w:rFonts w:asciiTheme="minorHAnsi" w:hAnsiTheme="minorHAnsi"/>
                <w:sz w:val="18"/>
                <w:szCs w:val="18"/>
              </w:rPr>
              <w:fldChar w:fldCharType="end"/>
            </w:r>
          </w:p>
        </w:tc>
      </w:tr>
      <w:tr w:rsidR="00382094" w:rsidRPr="00986D50" w14:paraId="32A7D127" w14:textId="77777777" w:rsidTr="000A0D6C">
        <w:tc>
          <w:tcPr>
            <w:tcW w:w="1936" w:type="dxa"/>
            <w:vMerge w:val="restart"/>
            <w:tcBorders>
              <w:top w:val="single" w:sz="4" w:space="0" w:color="auto"/>
              <w:left w:val="nil"/>
              <w:bottom w:val="single" w:sz="4" w:space="0" w:color="auto"/>
              <w:right w:val="nil"/>
            </w:tcBorders>
          </w:tcPr>
          <w:p w14:paraId="785C2D82"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Wasting, stunting, underweight</w:t>
            </w:r>
          </w:p>
        </w:tc>
        <w:tc>
          <w:tcPr>
            <w:tcW w:w="4948" w:type="dxa"/>
            <w:tcBorders>
              <w:top w:val="single" w:sz="4" w:space="0" w:color="auto"/>
              <w:left w:val="nil"/>
              <w:bottom w:val="single" w:sz="4" w:space="0" w:color="auto"/>
              <w:right w:val="nil"/>
            </w:tcBorders>
          </w:tcPr>
          <w:p w14:paraId="034ADF5F"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Indicators and Causal Factors of Nutrition—Application of Correlation Analysis.</w:t>
            </w:r>
          </w:p>
        </w:tc>
        <w:tc>
          <w:tcPr>
            <w:tcW w:w="2188" w:type="dxa"/>
            <w:tcBorders>
              <w:top w:val="single" w:sz="4" w:space="0" w:color="auto"/>
              <w:left w:val="nil"/>
              <w:bottom w:val="single" w:sz="4" w:space="0" w:color="auto"/>
              <w:right w:val="nil"/>
            </w:tcBorders>
          </w:tcPr>
          <w:p w14:paraId="6A67FED3"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{"citationID":"2j0jp2hgoa","properties":{"formattedCitation":"(Babu, Gajanan, &amp; Sanyal, 2014)","plainCitation":"(Babu, Gajanan, &amp; Sanyal, 2014)"},"citationItems":[{"id":45,"uris":["http://zotero.org/groups/450117/items/R68EK28R"],"uri":["http://zotero.org/groups/450117/items/R68EK28R"],"itemData":{"id":45,"type":"chapter","title":"Indicators and Causal Factors of Nutrition—Application of Correlation Analysis","container-title":"Food Security, Poverty and Nutrition Policy Analysis","publisher":"Elsevier","page":"215-241","source":"CrossRef","URL":"http://linkinghub.elsevier.com/retrieve/pii/B9780124058644000089","ISBN":"978-0-12-405864-4","note":"00000","language":"en","author":[{"family":"Babu","given":"Suresh C."},{"family":"Gajanan","given":"Shailendra N."},{"family":"Sanyal","given":"Prabuddha"}],"issued":{"date-parts":[["2014"]]},"accessed":{"date-parts":[["2016",1,26]]}}}],"schema":"https://github.com/citation-style-language/schema/raw/master/csl-citation.json"}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Babu, Gajanan, &amp; Sanyal, (2014)</w:t>
            </w:r>
            <w:r w:rsidRPr="00986D50">
              <w:rPr>
                <w:rFonts w:asciiTheme="minorHAnsi" w:hAnsiTheme="minorHAnsi"/>
                <w:sz w:val="18"/>
                <w:szCs w:val="18"/>
              </w:rPr>
              <w:fldChar w:fldCharType="end"/>
            </w:r>
          </w:p>
        </w:tc>
      </w:tr>
      <w:tr w:rsidR="00382094" w:rsidRPr="00986D50" w14:paraId="3EA40E91" w14:textId="77777777" w:rsidTr="000A0D6C">
        <w:tc>
          <w:tcPr>
            <w:tcW w:w="1936" w:type="dxa"/>
            <w:vMerge/>
            <w:tcBorders>
              <w:top w:val="nil"/>
              <w:left w:val="nil"/>
              <w:bottom w:val="single" w:sz="4" w:space="0" w:color="auto"/>
              <w:right w:val="nil"/>
            </w:tcBorders>
          </w:tcPr>
          <w:p w14:paraId="6B0F903E" w14:textId="77777777" w:rsidR="00382094" w:rsidRPr="00986D50" w:rsidRDefault="00382094" w:rsidP="008B7EB5">
            <w:pPr>
              <w:rPr>
                <w:rFonts w:asciiTheme="minorHAnsi" w:hAnsiTheme="minorHAnsi"/>
                <w:b/>
                <w:bCs/>
                <w:sz w:val="18"/>
                <w:szCs w:val="18"/>
              </w:rPr>
            </w:pPr>
          </w:p>
        </w:tc>
        <w:tc>
          <w:tcPr>
            <w:tcW w:w="4948" w:type="dxa"/>
            <w:tcBorders>
              <w:top w:val="single" w:sz="4" w:space="0" w:color="auto"/>
              <w:left w:val="nil"/>
              <w:bottom w:val="single" w:sz="4" w:space="0" w:color="auto"/>
              <w:right w:val="nil"/>
            </w:tcBorders>
          </w:tcPr>
          <w:p w14:paraId="4F1D9AE0"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Agricultural Production and the Nutritional Status of Family Members in Tanzania.</w:t>
            </w:r>
          </w:p>
        </w:tc>
        <w:tc>
          <w:tcPr>
            <w:tcW w:w="2188" w:type="dxa"/>
            <w:tcBorders>
              <w:top w:val="single" w:sz="4" w:space="0" w:color="auto"/>
              <w:left w:val="nil"/>
              <w:bottom w:val="single" w:sz="4" w:space="0" w:color="auto"/>
              <w:right w:val="nil"/>
            </w:tcBorders>
          </w:tcPr>
          <w:p w14:paraId="3DCB630F"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fldChar w:fldCharType="begin"/>
            </w:r>
            <w:r w:rsidR="00CD75FA" w:rsidRPr="00986D50">
              <w:rPr>
                <w:rFonts w:asciiTheme="minorHAnsi" w:hAnsiTheme="minorHAnsi"/>
                <w:sz w:val="18"/>
                <w:szCs w:val="18"/>
              </w:rPr>
              <w:instrText xml:space="preserve"> ADDIN ZOTERO_ITEM CSL_CITATION {"citationID":"19qtn5ve5t","properties":{"formattedCitation":"(Slavchevska, 2015)","plainCitation":"(Slavchevska, 2015)"},"citationItems":[{"id":52,"uris":["http://zotero.org/groups/450117/items/8IAM4U6F"],"uri":["http://zotero.org/groups/450117/items/8IAM4U6F"],"itemData":{"id":52,"type":"article-journal","title":"Agricultural Production and the Nutritional Status of Family Members in Tanzania","container-title":"The Journal of Development Studies","page":"1016-1033","volume":"51","issue":"8","source":"CrossRef","DOI":"10.1080/00220388.2015.1018906","ISSN":"0022-0388, 1743-9140","language":"en","author":[{"family":"Slavchevska","given":"Vanya"}],"issued":{"date-parts":[["2015",8,3]]}}}],"schema":"https://github.com/citation-style-language/schema/raw/master/csl-citation.json"} </w:instrText>
            </w:r>
            <w:r w:rsidRPr="00986D50">
              <w:rPr>
                <w:rFonts w:asciiTheme="minorHAnsi" w:hAnsiTheme="minorHAnsi"/>
                <w:sz w:val="18"/>
                <w:szCs w:val="18"/>
              </w:rPr>
              <w:fldChar w:fldCharType="separate"/>
            </w:r>
            <w:r w:rsidRPr="00986D50">
              <w:rPr>
                <w:rFonts w:asciiTheme="minorHAnsi" w:hAnsiTheme="minorHAnsi"/>
                <w:sz w:val="18"/>
                <w:szCs w:val="18"/>
              </w:rPr>
              <w:t>Slavchevska (2015)</w:t>
            </w:r>
            <w:r w:rsidRPr="00986D50">
              <w:rPr>
                <w:rFonts w:asciiTheme="minorHAnsi" w:hAnsiTheme="minorHAnsi"/>
                <w:sz w:val="18"/>
                <w:szCs w:val="18"/>
              </w:rPr>
              <w:fldChar w:fldCharType="end"/>
            </w:r>
          </w:p>
        </w:tc>
      </w:tr>
      <w:tr w:rsidR="00382094" w:rsidRPr="00986D50" w14:paraId="4CA007A0" w14:textId="77777777" w:rsidTr="000A0D6C">
        <w:tc>
          <w:tcPr>
            <w:tcW w:w="1936" w:type="dxa"/>
            <w:vMerge/>
            <w:tcBorders>
              <w:top w:val="nil"/>
              <w:left w:val="nil"/>
              <w:bottom w:val="single" w:sz="4" w:space="0" w:color="auto"/>
              <w:right w:val="nil"/>
            </w:tcBorders>
          </w:tcPr>
          <w:p w14:paraId="36CF9B88" w14:textId="77777777" w:rsidR="00382094" w:rsidRPr="00986D50" w:rsidRDefault="00382094" w:rsidP="008B7EB5">
            <w:pPr>
              <w:rPr>
                <w:rFonts w:asciiTheme="minorHAnsi" w:hAnsiTheme="minorHAnsi"/>
                <w:b/>
                <w:bCs/>
                <w:sz w:val="18"/>
                <w:szCs w:val="18"/>
              </w:rPr>
            </w:pPr>
          </w:p>
        </w:tc>
        <w:tc>
          <w:tcPr>
            <w:tcW w:w="4948" w:type="dxa"/>
            <w:tcBorders>
              <w:top w:val="single" w:sz="4" w:space="0" w:color="auto"/>
              <w:left w:val="nil"/>
              <w:bottom w:val="single" w:sz="4" w:space="0" w:color="auto"/>
              <w:right w:val="nil"/>
            </w:tcBorders>
          </w:tcPr>
          <w:p w14:paraId="558E757D"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Five-year follow-up of a food-based vitamin A intervention in Tanzania.</w:t>
            </w:r>
          </w:p>
        </w:tc>
        <w:tc>
          <w:tcPr>
            <w:tcW w:w="2188" w:type="dxa"/>
            <w:tcBorders>
              <w:top w:val="single" w:sz="4" w:space="0" w:color="auto"/>
              <w:left w:val="nil"/>
              <w:bottom w:val="single" w:sz="4" w:space="0" w:color="auto"/>
              <w:right w:val="nil"/>
            </w:tcBorders>
          </w:tcPr>
          <w:p w14:paraId="553E2861" w14:textId="77777777" w:rsidR="00382094" w:rsidRPr="00986D50" w:rsidRDefault="00382094" w:rsidP="008B7EB5">
            <w:pPr>
              <w:rPr>
                <w:rFonts w:asciiTheme="minorHAnsi" w:hAnsiTheme="minorHAnsi"/>
                <w:sz w:val="18"/>
                <w:szCs w:val="18"/>
                <w:lang w:val="de-DE"/>
              </w:rPr>
            </w:pPr>
            <w:r w:rsidRPr="00986D50">
              <w:rPr>
                <w:rFonts w:asciiTheme="minorHAnsi" w:hAnsiTheme="minorHAnsi"/>
                <w:sz w:val="18"/>
                <w:szCs w:val="18"/>
                <w:lang w:val="de-DE"/>
              </w:rPr>
              <w:fldChar w:fldCharType="begin"/>
            </w:r>
            <w:r w:rsidR="00CD75FA" w:rsidRPr="00986D50">
              <w:rPr>
                <w:rFonts w:asciiTheme="minorHAnsi" w:hAnsiTheme="minorHAnsi"/>
                <w:sz w:val="18"/>
                <w:szCs w:val="18"/>
                <w:lang w:val="de-DE"/>
              </w:rPr>
              <w:instrText xml:space="preserve"> ADDIN ZOTERO_ITEM CSL_CITATION {"citationID":"6vrvn1qji","properties":{"formattedCitation":"(Kidala, Greiner, &amp; Gebre-Medhin, 2000)","plainCitation":"(Kidala, Greiner, &amp; Gebre-Medhin, 2000)"},"citationItems":[{"id":90,"uris":["http://zotero.org/groups/450117/items/6RDA3VXB"],"uri":["http://zotero.org/groups/450117/items/6RDA3VXB"],"itemData":{"id":90,"type":"article-journal","title":"Five-year follow-up of a food-based vitamin A intervention in Tanzania","container-title":"Public Health Nutrition","volume":"3","issue":"04","source":"CrossRef","URL":"http://www.journals.cambridge.org/abstract_S1368980000000495","DOI":"10.1017/S1368980000000495","ISSN":"1368-9800, 1475-2727","note":"00047","language":"en","author":[{"family":"Kidala","given":"Diana"},{"family":"Greiner","given":"Ted"},{"family":"Gebre-Medhin","given":"Mehari"}],"issued":{"date-parts":[["2000",12]]},"accessed":{"date-parts":[["2016",3,21]]}}}],"schema":"https://github.com/citation-style-language/schema/raw/master/csl-citation.json"} </w:instrText>
            </w:r>
            <w:r w:rsidRPr="00986D50">
              <w:rPr>
                <w:rFonts w:asciiTheme="minorHAnsi" w:hAnsiTheme="minorHAnsi"/>
                <w:sz w:val="18"/>
                <w:szCs w:val="18"/>
                <w:lang w:val="de-DE"/>
              </w:rPr>
              <w:fldChar w:fldCharType="separate"/>
            </w:r>
            <w:r w:rsidRPr="00986D50">
              <w:rPr>
                <w:rFonts w:asciiTheme="minorHAnsi" w:hAnsiTheme="minorHAnsi"/>
                <w:sz w:val="18"/>
                <w:szCs w:val="18"/>
                <w:lang w:val="de-DE"/>
              </w:rPr>
              <w:t>Kidala, Greiner, &amp; Gebre-Medhin (2000)</w:t>
            </w:r>
            <w:r w:rsidRPr="00986D50">
              <w:rPr>
                <w:rFonts w:asciiTheme="minorHAnsi" w:hAnsiTheme="minorHAnsi"/>
                <w:sz w:val="18"/>
                <w:szCs w:val="18"/>
                <w:lang w:val="de-DE"/>
              </w:rPr>
              <w:fldChar w:fldCharType="end"/>
            </w:r>
          </w:p>
        </w:tc>
      </w:tr>
      <w:tr w:rsidR="00382094" w:rsidRPr="00986D50" w14:paraId="3058CDB1" w14:textId="77777777" w:rsidTr="000A0D6C">
        <w:tc>
          <w:tcPr>
            <w:tcW w:w="1936" w:type="dxa"/>
            <w:vMerge w:val="restart"/>
            <w:tcBorders>
              <w:top w:val="single" w:sz="4" w:space="0" w:color="auto"/>
              <w:left w:val="nil"/>
              <w:bottom w:val="single" w:sz="4" w:space="0" w:color="auto"/>
              <w:right w:val="nil"/>
            </w:tcBorders>
          </w:tcPr>
          <w:p w14:paraId="32515EAA"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Vitamin A deficiency</w:t>
            </w:r>
          </w:p>
        </w:tc>
        <w:tc>
          <w:tcPr>
            <w:tcW w:w="4948" w:type="dxa"/>
            <w:tcBorders>
              <w:top w:val="single" w:sz="4" w:space="0" w:color="auto"/>
              <w:left w:val="nil"/>
              <w:bottom w:val="single" w:sz="4" w:space="0" w:color="auto"/>
              <w:right w:val="nil"/>
            </w:tcBorders>
          </w:tcPr>
          <w:p w14:paraId="76A97BEB"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Five-year follow-up of a food-based vitamin A intervention in Tanzania.</w:t>
            </w:r>
          </w:p>
        </w:tc>
        <w:tc>
          <w:tcPr>
            <w:tcW w:w="2188" w:type="dxa"/>
            <w:tcBorders>
              <w:top w:val="single" w:sz="4" w:space="0" w:color="auto"/>
              <w:left w:val="nil"/>
              <w:bottom w:val="single" w:sz="4" w:space="0" w:color="auto"/>
              <w:right w:val="nil"/>
            </w:tcBorders>
          </w:tcPr>
          <w:p w14:paraId="5F03D03E"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lang w:val="de-DE"/>
              </w:rPr>
              <w:fldChar w:fldCharType="begin"/>
            </w:r>
            <w:r w:rsidR="00CD75FA" w:rsidRPr="00986D50">
              <w:rPr>
                <w:rFonts w:asciiTheme="minorHAnsi" w:hAnsiTheme="minorHAnsi"/>
                <w:sz w:val="18"/>
                <w:szCs w:val="18"/>
                <w:lang w:val="de-DE"/>
              </w:rPr>
              <w:instrText xml:space="preserve"> ADDIN ZOTERO_ITEM CSL_CITATION {"citationID":"gzAnxAlP","properties":{"formattedCitation":"(Kidala, Greiner, &amp; Gebre-Medhin, 2000)","plainCitation":"(Kidala, Greiner, &amp; Gebre-Medhin, 2000)","dontUpdate":true},"citationItems":[{"id":90,"uris":["http://zotero.org/groups/450117/items/6RDA3VXB"],"uri":["http://zotero.org/groups/450117/items/6RDA3VXB"],"itemData":{"id":90,"type":"article-journal","title":"Five-year follow-up of a food-based vitamin A intervention in Tanzania","container-title":"Public Health Nutrition","volume":"3","issue":"04","source":"CrossRef","URL":"http://www.journals.cambridge.org/abstract_S1368980000000495","DOI":"10.1017/S1368980000000495","ISSN":"1368-9800, 1475-2727","note":"00047","language":"en","author":[{"family":"Kidala","given":"Diana"},{"family":"Greiner","given":"Ted"},{"family":"Gebre-Medhin","given":"Mehari"}],"issued":{"date-parts":[["2000",12]]},"accessed":{"date-parts":[["2016",3,21]]}}}],"schema":"https://github.com/citation-style-language/schema/raw/master/csl-citation.json"} </w:instrText>
            </w:r>
            <w:r w:rsidRPr="00986D50">
              <w:rPr>
                <w:rFonts w:asciiTheme="minorHAnsi" w:hAnsiTheme="minorHAnsi"/>
                <w:sz w:val="18"/>
                <w:szCs w:val="18"/>
                <w:lang w:val="de-DE"/>
              </w:rPr>
              <w:fldChar w:fldCharType="separate"/>
            </w:r>
            <w:r w:rsidRPr="00986D50">
              <w:rPr>
                <w:rFonts w:asciiTheme="minorHAnsi" w:hAnsiTheme="minorHAnsi"/>
                <w:sz w:val="18"/>
                <w:szCs w:val="18"/>
                <w:lang w:val="de-DE"/>
              </w:rPr>
              <w:t>Kidala, Greiner, &amp; Gebre-Medhin (2000)</w:t>
            </w:r>
            <w:r w:rsidRPr="00986D50">
              <w:rPr>
                <w:rFonts w:asciiTheme="minorHAnsi" w:hAnsiTheme="minorHAnsi"/>
                <w:sz w:val="18"/>
                <w:szCs w:val="18"/>
                <w:lang w:val="de-DE"/>
              </w:rPr>
              <w:fldChar w:fldCharType="end"/>
            </w:r>
          </w:p>
        </w:tc>
      </w:tr>
      <w:tr w:rsidR="00382094" w:rsidRPr="00113631" w14:paraId="7BCD5457" w14:textId="77777777" w:rsidTr="000A0D6C">
        <w:tc>
          <w:tcPr>
            <w:tcW w:w="1936" w:type="dxa"/>
            <w:vMerge/>
            <w:tcBorders>
              <w:top w:val="nil"/>
              <w:left w:val="nil"/>
              <w:bottom w:val="single" w:sz="4" w:space="0" w:color="auto"/>
              <w:right w:val="nil"/>
            </w:tcBorders>
          </w:tcPr>
          <w:p w14:paraId="59D7B9BE" w14:textId="77777777" w:rsidR="00382094" w:rsidRPr="00986D50" w:rsidRDefault="00382094" w:rsidP="008B7EB5">
            <w:pPr>
              <w:rPr>
                <w:rFonts w:asciiTheme="minorHAnsi" w:hAnsiTheme="minorHAnsi"/>
                <w:b/>
                <w:bCs/>
                <w:sz w:val="18"/>
                <w:szCs w:val="18"/>
              </w:rPr>
            </w:pPr>
          </w:p>
        </w:tc>
        <w:tc>
          <w:tcPr>
            <w:tcW w:w="4948" w:type="dxa"/>
            <w:tcBorders>
              <w:top w:val="single" w:sz="4" w:space="0" w:color="auto"/>
              <w:left w:val="nil"/>
              <w:bottom w:val="single" w:sz="4" w:space="0" w:color="auto"/>
              <w:right w:val="nil"/>
            </w:tcBorders>
          </w:tcPr>
          <w:p w14:paraId="43FDA1F0"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Randomized efficacy trial of a micronutrient-fortified beverage in primary school children in Tanzania.</w:t>
            </w:r>
          </w:p>
        </w:tc>
        <w:tc>
          <w:tcPr>
            <w:tcW w:w="2188" w:type="dxa"/>
            <w:tcBorders>
              <w:top w:val="single" w:sz="4" w:space="0" w:color="auto"/>
              <w:left w:val="nil"/>
              <w:bottom w:val="single" w:sz="4" w:space="0" w:color="auto"/>
              <w:right w:val="nil"/>
            </w:tcBorders>
          </w:tcPr>
          <w:p w14:paraId="743A4DF3" w14:textId="77777777" w:rsidR="00382094" w:rsidRPr="00986D50" w:rsidRDefault="00382094" w:rsidP="008B7EB5">
            <w:pPr>
              <w:rPr>
                <w:rFonts w:asciiTheme="minorHAnsi" w:hAnsiTheme="minorHAnsi"/>
                <w:sz w:val="18"/>
                <w:szCs w:val="18"/>
                <w:lang w:val="it-IT"/>
              </w:rPr>
            </w:pPr>
            <w:r w:rsidRPr="00986D50">
              <w:rPr>
                <w:rFonts w:asciiTheme="minorHAnsi" w:hAnsiTheme="minorHAnsi"/>
                <w:sz w:val="18"/>
                <w:szCs w:val="18"/>
                <w:lang w:val="it-IT"/>
              </w:rPr>
              <w:fldChar w:fldCharType="begin"/>
            </w:r>
            <w:r w:rsidR="00CD75FA" w:rsidRPr="00986D50">
              <w:rPr>
                <w:rFonts w:asciiTheme="minorHAnsi" w:hAnsiTheme="minorHAnsi"/>
                <w:sz w:val="18"/>
                <w:szCs w:val="18"/>
                <w:lang w:val="it-IT"/>
              </w:rPr>
              <w:instrText xml:space="preserve"> ADDIN ZOTERO_ITEM CSL_CITATION {"citationID":"1ut86fi2k4","properties":{"formattedCitation":"(Ash, Tatala, Frongillo, Ndossi, &amp; Latham, 2003)","plainCitation":"(Ash, Tatala, Frongillo, Ndossi, &amp; Latham, 2003)"},"citationItems":[{"id":117,"uris":["http://zotero.org/groups/450117/items/HMNERUUT"],"uri":["http://zotero.org/groups/450117/items/HMNERUUT"],"itemData":{"id":117,"type":"article-journal","title":"Randomized efficacy trial of a micronutrient-fortified beverage in primary school children in Tanzania","container-title":"The American journal of clinical nutrition","page":"891-898","volume":"77","issue":"4","ISSN":"0002-9165","note":"00079","journalAbbreviation":"The American journal of clinical nutrition","author":[{"family":"Ash","given":"Deborah M"},{"family":"Tatala","given":"Simon R"},{"family":"Frongillo","given":"Edward A"},{"family":"Ndossi","given":"Godwin D"},{"family":"Latham","given":"Michael C"}],"issued":{"date-parts":[["2003"]]}}}],"schema":"https://github.com/citation-style-language/schema/raw/master/csl-citation.json"} </w:instrText>
            </w:r>
            <w:r w:rsidRPr="00986D50">
              <w:rPr>
                <w:rFonts w:asciiTheme="minorHAnsi" w:hAnsiTheme="minorHAnsi"/>
                <w:sz w:val="18"/>
                <w:szCs w:val="18"/>
                <w:lang w:val="it-IT"/>
              </w:rPr>
              <w:fldChar w:fldCharType="separate"/>
            </w:r>
            <w:r w:rsidRPr="00986D50">
              <w:rPr>
                <w:rFonts w:asciiTheme="minorHAnsi" w:hAnsiTheme="minorHAnsi"/>
                <w:sz w:val="18"/>
                <w:szCs w:val="18"/>
                <w:lang w:val="it-IT"/>
              </w:rPr>
              <w:t>Ash, Tatala, Frongillo, Ndossi, &amp; Latham, (2003)</w:t>
            </w:r>
            <w:r w:rsidRPr="00986D50">
              <w:rPr>
                <w:rFonts w:asciiTheme="minorHAnsi" w:hAnsiTheme="minorHAnsi"/>
                <w:sz w:val="18"/>
                <w:szCs w:val="18"/>
                <w:lang w:val="it-IT"/>
              </w:rPr>
              <w:fldChar w:fldCharType="end"/>
            </w:r>
          </w:p>
        </w:tc>
      </w:tr>
      <w:tr w:rsidR="00382094" w:rsidRPr="00113631" w14:paraId="4191CCAC" w14:textId="77777777" w:rsidTr="000A0D6C">
        <w:tc>
          <w:tcPr>
            <w:tcW w:w="1936" w:type="dxa"/>
            <w:tcBorders>
              <w:top w:val="single" w:sz="4" w:space="0" w:color="auto"/>
              <w:left w:val="nil"/>
              <w:bottom w:val="single" w:sz="4" w:space="0" w:color="auto"/>
              <w:right w:val="nil"/>
            </w:tcBorders>
          </w:tcPr>
          <w:p w14:paraId="0F29918F" w14:textId="77777777" w:rsidR="00382094" w:rsidRPr="00986D50" w:rsidRDefault="00382094" w:rsidP="008B7EB5">
            <w:pPr>
              <w:rPr>
                <w:rFonts w:asciiTheme="minorHAnsi" w:hAnsiTheme="minorHAnsi"/>
                <w:b/>
                <w:bCs/>
                <w:sz w:val="18"/>
                <w:szCs w:val="18"/>
              </w:rPr>
            </w:pPr>
            <w:r w:rsidRPr="00986D50">
              <w:rPr>
                <w:rFonts w:asciiTheme="minorHAnsi" w:hAnsiTheme="minorHAnsi"/>
                <w:b/>
                <w:bCs/>
                <w:sz w:val="18"/>
                <w:szCs w:val="18"/>
              </w:rPr>
              <w:t>Iodine deficiency</w:t>
            </w:r>
          </w:p>
        </w:tc>
        <w:tc>
          <w:tcPr>
            <w:tcW w:w="4948" w:type="dxa"/>
            <w:tcBorders>
              <w:top w:val="single" w:sz="4" w:space="0" w:color="auto"/>
              <w:left w:val="nil"/>
              <w:bottom w:val="single" w:sz="4" w:space="0" w:color="auto"/>
              <w:right w:val="nil"/>
            </w:tcBorders>
          </w:tcPr>
          <w:p w14:paraId="48C1C97B" w14:textId="77777777" w:rsidR="00382094" w:rsidRPr="00986D50" w:rsidRDefault="00382094" w:rsidP="008B7EB5">
            <w:pPr>
              <w:rPr>
                <w:rFonts w:asciiTheme="minorHAnsi" w:hAnsiTheme="minorHAnsi"/>
                <w:sz w:val="18"/>
                <w:szCs w:val="18"/>
              </w:rPr>
            </w:pPr>
            <w:r w:rsidRPr="00986D50">
              <w:rPr>
                <w:rFonts w:asciiTheme="minorHAnsi" w:hAnsiTheme="minorHAnsi"/>
                <w:sz w:val="18"/>
                <w:szCs w:val="18"/>
              </w:rPr>
              <w:t>Randomized efficacy trial of a micronutrient-fortified beverage in primary school children in Tanzania.</w:t>
            </w:r>
          </w:p>
        </w:tc>
        <w:tc>
          <w:tcPr>
            <w:tcW w:w="2188" w:type="dxa"/>
            <w:tcBorders>
              <w:top w:val="single" w:sz="4" w:space="0" w:color="auto"/>
              <w:left w:val="nil"/>
              <w:bottom w:val="single" w:sz="4" w:space="0" w:color="auto"/>
              <w:right w:val="nil"/>
            </w:tcBorders>
          </w:tcPr>
          <w:p w14:paraId="4D5B45CE" w14:textId="77777777" w:rsidR="00382094" w:rsidRPr="00986D50" w:rsidRDefault="00382094" w:rsidP="008B7EB5">
            <w:pPr>
              <w:rPr>
                <w:rFonts w:asciiTheme="minorHAnsi" w:hAnsiTheme="minorHAnsi"/>
                <w:sz w:val="18"/>
                <w:szCs w:val="18"/>
                <w:lang w:val="it-IT"/>
              </w:rPr>
            </w:pPr>
            <w:r w:rsidRPr="00986D50">
              <w:rPr>
                <w:rFonts w:asciiTheme="minorHAnsi" w:hAnsiTheme="minorHAnsi"/>
                <w:sz w:val="18"/>
                <w:szCs w:val="18"/>
                <w:lang w:val="it-IT"/>
              </w:rPr>
              <w:fldChar w:fldCharType="begin"/>
            </w:r>
            <w:r w:rsidR="00CD75FA" w:rsidRPr="00986D50">
              <w:rPr>
                <w:rFonts w:asciiTheme="minorHAnsi" w:hAnsiTheme="minorHAnsi"/>
                <w:sz w:val="18"/>
                <w:szCs w:val="18"/>
                <w:lang w:val="it-IT"/>
              </w:rPr>
              <w:instrText xml:space="preserve"> ADDIN ZOTERO_ITEM CSL_CITATION {"citationID":"dd1h00IL","properties":{"formattedCitation":"(Ash, Tatala, Frongillo, Ndossi, &amp; Latham, 2003)","plainCitation":"(Ash, Tatala, Frongillo, Ndossi, &amp; Latham, 2003)","dontUpdate":true},"citationItems":[{"id":117,"uris":["http://zotero.org/groups/450117/items/HMNERUUT"],"uri":["http://zotero.org/groups/450117/items/HMNERUUT"],"itemData":{"id":117,"type":"article-journal","title":"Randomized efficacy trial of a micronutrient-fortified beverage in primary school children in Tanzania","container-title":"The American journal of clinical nutrition","page":"891-898","volume":"77","issue":"4","ISSN":"0002-9165","note":"00079","journalAbbreviation":"The American journal of clinical nutrition","author":[{"family":"Ash","given":"Deborah M"},{"family":"Tatala","given":"Simon R"},{"family":"Frongillo","given":"Edward A"},{"family":"Ndossi","given":"Godwin D"},{"family":"Latham","given":"Michael C"}],"issued":{"date-parts":[["2003"]]}}}],"schema":"https://github.com/citation-style-language/schema/raw/master/csl-citation.json"} </w:instrText>
            </w:r>
            <w:r w:rsidRPr="00986D50">
              <w:rPr>
                <w:rFonts w:asciiTheme="minorHAnsi" w:hAnsiTheme="minorHAnsi"/>
                <w:sz w:val="18"/>
                <w:szCs w:val="18"/>
                <w:lang w:val="it-IT"/>
              </w:rPr>
              <w:fldChar w:fldCharType="separate"/>
            </w:r>
            <w:r w:rsidRPr="00986D50">
              <w:rPr>
                <w:rFonts w:asciiTheme="minorHAnsi" w:hAnsiTheme="minorHAnsi"/>
                <w:sz w:val="18"/>
                <w:szCs w:val="18"/>
                <w:lang w:val="it-IT"/>
              </w:rPr>
              <w:t>Ash, Tatala, Frongillo, Ndossi, &amp; Latham, (2003)</w:t>
            </w:r>
            <w:r w:rsidRPr="00986D50">
              <w:rPr>
                <w:rFonts w:asciiTheme="minorHAnsi" w:hAnsiTheme="minorHAnsi"/>
                <w:sz w:val="18"/>
                <w:szCs w:val="18"/>
                <w:lang w:val="it-IT"/>
              </w:rPr>
              <w:fldChar w:fldCharType="end"/>
            </w:r>
          </w:p>
        </w:tc>
      </w:tr>
    </w:tbl>
    <w:p w14:paraId="1165BE5A" w14:textId="77777777" w:rsidR="00F175B3" w:rsidRDefault="00F175B3" w:rsidP="00F175B3">
      <w:pPr>
        <w:rPr>
          <w:lang w:val="it-IT"/>
        </w:rPr>
      </w:pPr>
    </w:p>
    <w:p w14:paraId="07442A56" w14:textId="77777777" w:rsidR="005175F3" w:rsidRPr="00E36B9A" w:rsidRDefault="005175F3" w:rsidP="005175F3">
      <w:pPr>
        <w:spacing w:line="360" w:lineRule="auto"/>
        <w:jc w:val="both"/>
        <w:rPr>
          <w:rFonts w:ascii="Calibri" w:eastAsia="Times New Roman" w:hAnsi="Calibri" w:cs="Times New Roman"/>
          <w:color w:val="000000"/>
        </w:rPr>
      </w:pPr>
      <w:r>
        <w:rPr>
          <w:rFonts w:ascii="Calibri" w:eastAsia="Times New Roman" w:hAnsi="Calibri" w:cs="Times New Roman"/>
          <w:color w:val="000000"/>
        </w:rPr>
        <w:t xml:space="preserve">Based on the table 1, the following assessment and the relevance to Tanzania and our field of interest, we will use a HDDS, a FCS, the CSI for our analysis. </w:t>
      </w:r>
    </w:p>
    <w:p w14:paraId="5D18DC17" w14:textId="77777777" w:rsidR="00125FCA" w:rsidRPr="00CB7DF4" w:rsidRDefault="00125FCA" w:rsidP="00F175B3">
      <w:pPr>
        <w:rPr>
          <w:b/>
          <w:bCs/>
        </w:rPr>
      </w:pPr>
    </w:p>
    <w:p w14:paraId="1DC036B3" w14:textId="77777777" w:rsidR="00505C8E" w:rsidRDefault="00BD3158" w:rsidP="003314D0">
      <w:pPr>
        <w:pStyle w:val="Kop1"/>
      </w:pPr>
      <w:bookmarkStart w:id="60" w:name="_Toc459598198"/>
      <w:r>
        <w:t>4.</w:t>
      </w:r>
      <w:r w:rsidR="00382094">
        <w:t xml:space="preserve"> T</w:t>
      </w:r>
      <w:r w:rsidR="00505C8E">
        <w:t>heoretical framework</w:t>
      </w:r>
      <w:bookmarkEnd w:id="60"/>
    </w:p>
    <w:p w14:paraId="71FF2A6B" w14:textId="77777777" w:rsidR="003314D0" w:rsidRPr="003314D0" w:rsidRDefault="003314D0" w:rsidP="003314D0">
      <w:pPr>
        <w:spacing w:after="0" w:line="360" w:lineRule="auto"/>
        <w:jc w:val="both"/>
        <w:rPr>
          <w:rFonts w:ascii="Calibri" w:eastAsia="Times New Roman" w:hAnsi="Calibri" w:cs="Times New Roman"/>
          <w:color w:val="000000"/>
        </w:rPr>
      </w:pPr>
      <w:r w:rsidRPr="003314D0">
        <w:rPr>
          <w:rFonts w:ascii="Calibri" w:eastAsia="Times New Roman" w:hAnsi="Calibri" w:cs="Times New Roman"/>
          <w:color w:val="000000"/>
        </w:rPr>
        <w:lastRenderedPageBreak/>
        <w:t xml:space="preserve">This chapter will focus primarily on the theoretical relation between the use of hybrid seeds and fertiliser and household food security. The first theory we will discuss is the </w:t>
      </w:r>
      <w:r w:rsidRPr="00505C8E">
        <w:rPr>
          <w:rFonts w:ascii="Calibri" w:eastAsia="Times New Roman" w:hAnsi="Calibri" w:cs="Times New Roman"/>
          <w:color w:val="000000"/>
        </w:rPr>
        <w:t>conceptual framework introduced by Kanter et al. (2015)</w:t>
      </w:r>
      <w:r>
        <w:rPr>
          <w:rFonts w:ascii="Calibri" w:eastAsia="Times New Roman" w:hAnsi="Calibri" w:cs="Times New Roman"/>
          <w:color w:val="000000"/>
        </w:rPr>
        <w:t xml:space="preserve">. We will discuss this theory and adapt it into our own version. Our adapted framework will be the foundation for our hypotheses on the </w:t>
      </w:r>
      <w:r w:rsidRPr="003314D0">
        <w:rPr>
          <w:rFonts w:ascii="Calibri" w:eastAsia="Times New Roman" w:hAnsi="Calibri" w:cs="Times New Roman"/>
          <w:color w:val="000000"/>
        </w:rPr>
        <w:t xml:space="preserve">relation between the use of hybrid seeds and fertiliser and household food security. The second theory is the Agricultural Household Model, </w:t>
      </w:r>
      <w:r>
        <w:rPr>
          <w:rFonts w:ascii="Calibri" w:eastAsia="Times New Roman" w:hAnsi="Calibri" w:cs="Times New Roman"/>
          <w:color w:val="000000"/>
        </w:rPr>
        <w:t>which</w:t>
      </w:r>
      <w:r w:rsidRPr="00505C8E">
        <w:rPr>
          <w:rFonts w:ascii="Calibri" w:eastAsia="Times New Roman" w:hAnsi="Calibri" w:cs="Times New Roman"/>
          <w:color w:val="000000"/>
        </w:rPr>
        <w:t xml:space="preserve"> provides insightful concepts when it comes to modelling the relation between technology adoption and food- and nutrition security</w:t>
      </w:r>
      <w:r>
        <w:rPr>
          <w:rFonts w:ascii="Calibri" w:eastAsia="Times New Roman" w:hAnsi="Calibri" w:cs="Times New Roman"/>
          <w:color w:val="000000"/>
        </w:rPr>
        <w:t xml:space="preserve"> and testing our hypotheses. </w:t>
      </w:r>
    </w:p>
    <w:p w14:paraId="650B5051" w14:textId="77777777" w:rsidR="00505C8E" w:rsidRPr="00505C8E" w:rsidRDefault="00BD3158" w:rsidP="003314D0">
      <w:pPr>
        <w:pStyle w:val="Kop2"/>
        <w:jc w:val="left"/>
      </w:pPr>
      <w:bookmarkStart w:id="61" w:name="_Toc459598199"/>
      <w:r>
        <w:t>4</w:t>
      </w:r>
      <w:r w:rsidR="00382094">
        <w:t xml:space="preserve">.1 </w:t>
      </w:r>
      <w:r w:rsidR="00505C8E" w:rsidRPr="00505C8E">
        <w:t>The Conceptual Framework</w:t>
      </w:r>
      <w:bookmarkEnd w:id="61"/>
      <w:r w:rsidR="00505C8E" w:rsidRPr="00505C8E">
        <w:t xml:space="preserve"> </w:t>
      </w:r>
    </w:p>
    <w:p w14:paraId="7E152098" w14:textId="77777777" w:rsidR="00505C8E" w:rsidRPr="00505C8E" w:rsidRDefault="003314D0" w:rsidP="00F175B3">
      <w:pPr>
        <w:spacing w:line="360" w:lineRule="auto"/>
        <w:jc w:val="both"/>
        <w:rPr>
          <w:rFonts w:ascii="Calibri" w:eastAsia="Times New Roman" w:hAnsi="Calibri" w:cs="Times New Roman"/>
          <w:color w:val="000000"/>
        </w:rPr>
      </w:pPr>
      <w:r>
        <w:rPr>
          <w:rFonts w:ascii="Calibri" w:eastAsia="Times New Roman" w:hAnsi="Calibri" w:cs="Times New Roman"/>
          <w:color w:val="000000"/>
        </w:rPr>
        <w:t>Figure 3</w:t>
      </w:r>
      <w:r w:rsidR="00505C8E" w:rsidRPr="00505C8E">
        <w:rPr>
          <w:rFonts w:ascii="Calibri" w:eastAsia="Times New Roman" w:hAnsi="Calibri" w:cs="Times New Roman"/>
          <w:color w:val="000000"/>
        </w:rPr>
        <w:t xml:space="preserve"> shows the conceptual framework introduced by Kanter et al. (2015). It explains how the relation between agriculture, food, nutrition and health has different pathways and can go in different directions. It is a comprehensive framework that takes elements from different existing scientific domains and combines them into this overvi</w:t>
      </w:r>
      <w:r w:rsidR="006557F9">
        <w:rPr>
          <w:rFonts w:ascii="Calibri" w:eastAsia="Times New Roman" w:hAnsi="Calibri" w:cs="Times New Roman"/>
          <w:color w:val="000000"/>
        </w:rPr>
        <w:t>ew. In the framework in figure 3</w:t>
      </w:r>
      <w:r w:rsidR="00505C8E" w:rsidRPr="00505C8E">
        <w:rPr>
          <w:rFonts w:ascii="Calibri" w:eastAsia="Times New Roman" w:hAnsi="Calibri" w:cs="Times New Roman"/>
          <w:color w:val="000000"/>
        </w:rPr>
        <w:t xml:space="preserve">, three different pathways are incorporated: the market pathway, the own production pathway and the income pathway. The last one is split out into agricultural income and non-agricultural income. The framework does not include arrows that indicate direction of influence. It was designed as a visual tool to better understand how policies affect agriculture, food and nutrition and to identify new potential policy strategies </w:t>
      </w:r>
      <w:r w:rsidR="00505C8E" w:rsidRPr="00505C8E">
        <w:rPr>
          <w:rFonts w:ascii="Calibri" w:eastAsia="Times New Roman" w:hAnsi="Calibri" w:cs="Times New Roman"/>
          <w:color w:val="000000"/>
        </w:rPr>
        <w:fldChar w:fldCharType="begin"/>
      </w:r>
      <w:r w:rsidR="00CD75FA">
        <w:rPr>
          <w:rFonts w:ascii="Calibri" w:eastAsia="Times New Roman" w:hAnsi="Calibri" w:cs="Times New Roman"/>
          <w:color w:val="000000"/>
        </w:rPr>
        <w:instrText xml:space="preserve"> ADDIN ZOTERO_ITEM CSL_CITATION {"citationID":"juk2e9ouu","properties":{"formattedCitation":"(Kanter et al., 2015)","plainCitation":"(Kanter et al., 2015)"},"citationItems":[{"id":20,"uris":["http://zotero.org/groups/450117/items/3BWPPRUS"],"uri":["http://zotero.org/groups/450117/items/3BWPPRUS"],"itemData":{"id":20,"type":"article-journal","title":"A conceptual framework for understanding the impacts of agriculture and food system policies on nutrition and health","container-title":"Food Security","page":"767-777","volume":"7","issue":"4","source":"CrossRef","DOI":"10.1007/s12571-015-0473-6","ISSN":"1876-4517, 1876-4525","note":"00002","language":"en","author":[{"family":"Kanter","given":"Rebecca"},{"family":"Walls","given":"Helen L."},{"family":"Tak","given":"Mehroosh"},{"family":"Roberts","given":"Francis"},{"family":"Waage","given":"Jeff"}],"issued":{"date-parts":[["2015",8]]}}}],"schema":"https://github.com/citation-style-language/schema/raw/master/csl-citation.json"} </w:instrText>
      </w:r>
      <w:r w:rsidR="00505C8E" w:rsidRPr="00505C8E">
        <w:rPr>
          <w:rFonts w:ascii="Calibri" w:eastAsia="Times New Roman" w:hAnsi="Calibri" w:cs="Times New Roman"/>
          <w:color w:val="000000"/>
        </w:rPr>
        <w:fldChar w:fldCharType="separate"/>
      </w:r>
      <w:r w:rsidR="00CD75FA" w:rsidRPr="00CD75FA">
        <w:rPr>
          <w:rFonts w:ascii="Calibri" w:hAnsi="Calibri"/>
        </w:rPr>
        <w:t>(Kanter et al., 2015)</w:t>
      </w:r>
      <w:r w:rsidR="00505C8E" w:rsidRPr="00505C8E">
        <w:rPr>
          <w:rFonts w:ascii="Calibri" w:eastAsia="Times New Roman" w:hAnsi="Calibri" w:cs="Times New Roman"/>
          <w:color w:val="000000"/>
        </w:rPr>
        <w:fldChar w:fldCharType="end"/>
      </w:r>
      <w:r w:rsidR="00505C8E" w:rsidRPr="00505C8E">
        <w:rPr>
          <w:rFonts w:ascii="Calibri" w:eastAsia="Times New Roman" w:hAnsi="Calibri" w:cs="Times New Roman"/>
          <w:color w:val="000000"/>
        </w:rPr>
        <w:t xml:space="preserve">. The framework provides useful insight for our research. In our case, the box ‘inputs and innovation’ is the starting point. The use of fertiliser and improved seeds is expected to directly relate to production and to the inputs available on the market. This is also shown by the lines that go from the ‘inputs and innovation’ box in the figure. The rest of the boxes are indirectly affected. Food consumption, nutrition and health are expected to be related to input use via income, own production and the market. Higher production can lead to higher income, which can lead to more wealth, more consumption and better nutritional status and health. Higher production may also lead to more consumption from own-produced products, or to higher availability of food on the local market, which can lead to lower prices, more consumption and then to better nutritional status and health.  </w:t>
      </w:r>
    </w:p>
    <w:p w14:paraId="0B905A03" w14:textId="77777777" w:rsidR="00505C8E" w:rsidRPr="00A628C0" w:rsidRDefault="00505C8E" w:rsidP="00505C8E">
      <w:pPr>
        <w:pStyle w:val="Geenafstand"/>
        <w:spacing w:line="360" w:lineRule="auto"/>
        <w:rPr>
          <w:rFonts w:ascii="Calibri" w:eastAsia="Times New Roman" w:hAnsi="Calibri" w:cs="Times New Roman"/>
          <w:b/>
          <w:color w:val="000000"/>
        </w:rPr>
      </w:pPr>
      <w:r w:rsidRPr="00A628C0">
        <w:rPr>
          <w:rFonts w:ascii="Calibri" w:eastAsia="Times New Roman" w:hAnsi="Calibri" w:cs="Times New Roman"/>
          <w:b/>
          <w:color w:val="000000"/>
        </w:rPr>
        <w:t xml:space="preserve">Figure </w:t>
      </w:r>
      <w:r w:rsidR="000A0D6C" w:rsidRPr="00A628C0">
        <w:rPr>
          <w:rFonts w:ascii="Calibri" w:eastAsia="Times New Roman" w:hAnsi="Calibri" w:cs="Times New Roman"/>
          <w:b/>
          <w:color w:val="000000"/>
        </w:rPr>
        <w:t>3</w:t>
      </w:r>
      <w:r w:rsidR="00A628C0">
        <w:rPr>
          <w:rFonts w:ascii="Calibri" w:eastAsia="Times New Roman" w:hAnsi="Calibri" w:cs="Times New Roman"/>
          <w:b/>
          <w:color w:val="000000"/>
        </w:rPr>
        <w:t xml:space="preserve"> </w:t>
      </w:r>
      <w:r w:rsidRPr="00A628C0">
        <w:rPr>
          <w:rFonts w:ascii="Calibri" w:eastAsia="Times New Roman" w:hAnsi="Calibri" w:cs="Times New Roman"/>
          <w:i/>
          <w:color w:val="000000"/>
        </w:rPr>
        <w:t>Conceptual framework of the links between agriculture, the food</w:t>
      </w:r>
    </w:p>
    <w:p w14:paraId="3BD9E30E" w14:textId="77777777" w:rsidR="00505C8E" w:rsidRPr="00A628C0" w:rsidRDefault="00505C8E" w:rsidP="00505C8E">
      <w:pPr>
        <w:pStyle w:val="Geenafstand"/>
        <w:spacing w:line="360" w:lineRule="auto"/>
        <w:rPr>
          <w:rFonts w:ascii="Calibri" w:eastAsia="Times New Roman" w:hAnsi="Calibri" w:cs="Times New Roman"/>
          <w:i/>
          <w:color w:val="000000"/>
        </w:rPr>
      </w:pPr>
      <w:r w:rsidRPr="00A628C0">
        <w:rPr>
          <w:rFonts w:ascii="Calibri" w:eastAsia="Times New Roman" w:hAnsi="Calibri" w:cs="Times New Roman"/>
          <w:i/>
          <w:color w:val="000000"/>
        </w:rPr>
        <w:t>system, nutrition and public health.</w:t>
      </w:r>
    </w:p>
    <w:p w14:paraId="30E8723E" w14:textId="77777777" w:rsidR="00505C8E" w:rsidRPr="00505C8E" w:rsidRDefault="00505C8E" w:rsidP="00505C8E">
      <w:pPr>
        <w:keepNext/>
        <w:autoSpaceDE w:val="0"/>
        <w:autoSpaceDN w:val="0"/>
        <w:adjustRightInd w:val="0"/>
        <w:spacing w:after="0" w:line="360" w:lineRule="auto"/>
        <w:jc w:val="both"/>
        <w:rPr>
          <w:rFonts w:ascii="Calibri" w:eastAsia="Times New Roman" w:hAnsi="Calibri" w:cs="Times New Roman"/>
          <w:color w:val="000000"/>
        </w:rPr>
      </w:pPr>
      <w:r w:rsidRPr="00505C8E">
        <w:rPr>
          <w:rFonts w:ascii="Calibri" w:eastAsia="Times New Roman" w:hAnsi="Calibri" w:cs="Times New Roman"/>
          <w:noProof/>
          <w:color w:val="000000"/>
          <w:lang w:val="nl-NL" w:eastAsia="nl-NL" w:bidi="ar-SA"/>
        </w:rPr>
        <w:lastRenderedPageBreak/>
        <w:drawing>
          <wp:inline distT="0" distB="0" distL="0" distR="0" wp14:anchorId="005D6F0B" wp14:editId="1B79A9C7">
            <wp:extent cx="5755787"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775" t="25001" r="7066" b="14555"/>
                    <a:stretch/>
                  </pic:blipFill>
                  <pic:spPr bwMode="auto">
                    <a:xfrm>
                      <a:off x="0" y="0"/>
                      <a:ext cx="5755787"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60738C6A" w14:textId="77777777" w:rsidR="00505C8E" w:rsidRPr="003423D0" w:rsidRDefault="00505C8E" w:rsidP="00505C8E">
      <w:pPr>
        <w:spacing w:line="360" w:lineRule="auto"/>
        <w:rPr>
          <w:rFonts w:ascii="Calibri" w:eastAsia="Times New Roman" w:hAnsi="Calibri" w:cs="Times New Roman"/>
          <w:color w:val="000000"/>
          <w:lang w:val="da-DK"/>
        </w:rPr>
      </w:pPr>
      <w:r w:rsidRPr="003423D0">
        <w:rPr>
          <w:rFonts w:ascii="Calibri" w:eastAsia="Times New Roman" w:hAnsi="Calibri" w:cs="Times New Roman"/>
          <w:color w:val="000000"/>
          <w:lang w:val="da-DK"/>
        </w:rPr>
        <w:t>Source: Reprinted from Kanter et al (2015 p. 771).</w:t>
      </w:r>
    </w:p>
    <w:p w14:paraId="4BDE9AD2" w14:textId="77777777" w:rsidR="00505C8E" w:rsidRPr="00505C8E" w:rsidRDefault="00505C8E" w:rsidP="00505C8E">
      <w:pPr>
        <w:spacing w:line="360" w:lineRule="auto"/>
        <w:jc w:val="both"/>
        <w:rPr>
          <w:rFonts w:ascii="Calibri" w:eastAsia="Times New Roman" w:hAnsi="Calibri" w:cs="Times New Roman"/>
          <w:color w:val="000000"/>
        </w:rPr>
      </w:pPr>
      <w:r w:rsidRPr="00505C8E">
        <w:rPr>
          <w:rFonts w:ascii="Calibri" w:eastAsia="Times New Roman" w:hAnsi="Calibri" w:cs="Times New Roman"/>
          <w:color w:val="000000"/>
        </w:rPr>
        <w:t xml:space="preserve">When applying the framework by Kanter et al. (2015) to a  farm-level analysis of subsistence smallholders in Tanzania however, it is unclear at two points. First, agricultural-based household income is described as wages earned from agricultural labour. It does therefore not include direct income from market sales of agricultural products. This income would be earned via the market pathway: products are sold on the market, revenue is generated and households earn income. The market pathway in the figure however does not show any household income from sales: the ‘market-pathway’ box does not show a direct connection to the ‘consumption, nutrition and health’ box. Second, the effect of income, savings and household assets on access to the market and production possibilities is not mentioned in the framework. In short, households with higher incomes are expected to have more saving possibilities. Therefore, they are more likely to be able to invest in capital, for example education, agricultural technology, information technology, storage or transport. This can affect their local food environment: it can improve their access to markets and their access to food. </w:t>
      </w:r>
    </w:p>
    <w:p w14:paraId="35E63BBD" w14:textId="77777777" w:rsidR="00505C8E" w:rsidRPr="00505C8E" w:rsidRDefault="00505C8E" w:rsidP="00505C8E">
      <w:pPr>
        <w:spacing w:line="360" w:lineRule="auto"/>
        <w:jc w:val="both"/>
        <w:rPr>
          <w:rFonts w:ascii="Calibri" w:eastAsia="Times New Roman" w:hAnsi="Calibri" w:cs="Times New Roman"/>
          <w:color w:val="000000"/>
        </w:rPr>
      </w:pPr>
      <w:r w:rsidRPr="00505C8E">
        <w:rPr>
          <w:rFonts w:ascii="Calibri" w:eastAsia="Times New Roman" w:hAnsi="Calibri" w:cs="Times New Roman"/>
          <w:color w:val="000000"/>
        </w:rPr>
        <w:t>We have adapted the framework in these respects so that it can be applied to our research. The adapte</w:t>
      </w:r>
      <w:r w:rsidR="003314D0">
        <w:rPr>
          <w:rFonts w:ascii="Calibri" w:eastAsia="Times New Roman" w:hAnsi="Calibri" w:cs="Times New Roman"/>
          <w:color w:val="000000"/>
        </w:rPr>
        <w:t>d framework is shown in figure 4</w:t>
      </w:r>
      <w:r w:rsidRPr="00505C8E">
        <w:rPr>
          <w:rFonts w:ascii="Calibri" w:eastAsia="Times New Roman" w:hAnsi="Calibri" w:cs="Times New Roman"/>
          <w:color w:val="000000"/>
        </w:rPr>
        <w:t>. Three sources of income are specified, income from agricultural sales, income from wage labour and income from other sources. All income lines are connected to the large dashed box in which consumption- and saving decisions are made. Wages include both agricultural and non-agricultural wage and are connected via a ‘time endowment’ to primary agricultural production; as wages partly influence the decision on how much time is spend on own-farm labour and vice-versa. The income from sales from agricultural products is linked to the market pathway. Some of the household’s income is spend on consumption (of both food- and non-food items), what is left is savings. Part of these savings can be used for investment in capital, that and can affect both production and the local food environment, or in inputs</w:t>
      </w:r>
      <w:commentRangeStart w:id="62"/>
      <w:r w:rsidRPr="00505C8E">
        <w:rPr>
          <w:rFonts w:ascii="Calibri" w:eastAsia="Times New Roman" w:hAnsi="Calibri" w:cs="Times New Roman"/>
          <w:color w:val="000000"/>
        </w:rPr>
        <w:t xml:space="preserve">.  In de adapted framework, </w:t>
      </w:r>
      <w:r w:rsidRPr="00505C8E">
        <w:rPr>
          <w:rFonts w:ascii="Calibri" w:eastAsia="Times New Roman" w:hAnsi="Calibri" w:cs="Times New Roman"/>
          <w:color w:val="000000"/>
        </w:rPr>
        <w:lastRenderedPageBreak/>
        <w:t xml:space="preserve">the box ‘food safety’ is not included, as it is beyond the scope of our research. The adapted framework also does not include arrows that indicate causality of effects.   </w:t>
      </w:r>
      <w:commentRangeEnd w:id="62"/>
      <w:r w:rsidR="00BF3225">
        <w:rPr>
          <w:rStyle w:val="Verwijzingopmerking"/>
        </w:rPr>
        <w:commentReference w:id="62"/>
      </w:r>
    </w:p>
    <w:p w14:paraId="5C8E8625" w14:textId="77777777" w:rsidR="00505C8E" w:rsidRPr="00A628C0" w:rsidRDefault="00505C8E" w:rsidP="00505C8E">
      <w:pPr>
        <w:pStyle w:val="Geenafstand"/>
        <w:spacing w:line="360" w:lineRule="auto"/>
        <w:rPr>
          <w:rFonts w:ascii="Calibri" w:eastAsia="Times New Roman" w:hAnsi="Calibri" w:cs="Times New Roman"/>
          <w:b/>
          <w:color w:val="000000"/>
        </w:rPr>
      </w:pPr>
      <w:r w:rsidRPr="00A628C0">
        <w:rPr>
          <w:rFonts w:ascii="Calibri" w:eastAsia="Times New Roman" w:hAnsi="Calibri" w:cs="Times New Roman"/>
          <w:b/>
          <w:color w:val="000000"/>
        </w:rPr>
        <w:t xml:space="preserve">Figure </w:t>
      </w:r>
      <w:r w:rsidR="000A0D6C" w:rsidRPr="00A628C0">
        <w:rPr>
          <w:rFonts w:ascii="Calibri" w:eastAsia="Times New Roman" w:hAnsi="Calibri" w:cs="Times New Roman"/>
          <w:b/>
          <w:color w:val="000000"/>
        </w:rPr>
        <w:t>4</w:t>
      </w:r>
      <w:r w:rsidR="00A628C0">
        <w:rPr>
          <w:rFonts w:ascii="Calibri" w:eastAsia="Times New Roman" w:hAnsi="Calibri" w:cs="Times New Roman"/>
          <w:b/>
          <w:color w:val="000000"/>
        </w:rPr>
        <w:t xml:space="preserve"> </w:t>
      </w:r>
      <w:r w:rsidRPr="00505C8E">
        <w:rPr>
          <w:rFonts w:ascii="Calibri" w:eastAsia="Times New Roman" w:hAnsi="Calibri" w:cs="Times New Roman"/>
          <w:color w:val="000000"/>
        </w:rPr>
        <w:t>Conceptual framework of the links between agriculture, the food system, nutrition and public health.</w:t>
      </w:r>
    </w:p>
    <w:p w14:paraId="62BD1407" w14:textId="77777777" w:rsidR="00505C8E" w:rsidRPr="00505C8E" w:rsidRDefault="00505C8E" w:rsidP="00505C8E">
      <w:pPr>
        <w:spacing w:line="360" w:lineRule="auto"/>
        <w:jc w:val="both"/>
        <w:rPr>
          <w:rFonts w:ascii="Calibri" w:eastAsia="Times New Roman" w:hAnsi="Calibri" w:cs="Times New Roman"/>
          <w:color w:val="000000"/>
        </w:rPr>
      </w:pPr>
      <w:r w:rsidRPr="00505C8E">
        <w:rPr>
          <w:rFonts w:ascii="Calibri" w:eastAsia="Times New Roman" w:hAnsi="Calibri" w:cs="Times New Roman"/>
          <w:color w:val="000000"/>
        </w:rPr>
        <w:object w:dxaOrig="16270" w:dyaOrig="6579" w14:anchorId="2572F4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7pt;height:194.5pt" o:ole="">
            <v:imagedata r:id="rId15" o:title=""/>
          </v:shape>
          <o:OLEObject Type="Embed" ProgID="Visio.Drawing.11" ShapeID="_x0000_i1025" DrawAspect="Content" ObjectID="_1537984777" r:id="rId16"/>
        </w:object>
      </w:r>
      <w:commentRangeStart w:id="63"/>
      <w:commentRangeStart w:id="64"/>
      <w:r w:rsidRPr="00505C8E">
        <w:rPr>
          <w:rFonts w:ascii="Calibri" w:eastAsia="Times New Roman" w:hAnsi="Calibri" w:cs="Times New Roman"/>
          <w:color w:val="000000"/>
        </w:rPr>
        <w:t>Figu</w:t>
      </w:r>
      <w:r w:rsidR="000A0D6C">
        <w:rPr>
          <w:rFonts w:ascii="Calibri" w:eastAsia="Times New Roman" w:hAnsi="Calibri" w:cs="Times New Roman"/>
          <w:color w:val="000000"/>
        </w:rPr>
        <w:t>re 4</w:t>
      </w:r>
      <w:r w:rsidRPr="00505C8E">
        <w:rPr>
          <w:rFonts w:ascii="Calibri" w:eastAsia="Times New Roman" w:hAnsi="Calibri" w:cs="Times New Roman"/>
          <w:color w:val="000000"/>
        </w:rPr>
        <w:t xml:space="preserve">. Our conceptual framework for understanding the impacts of agriculture and food system policies on nutrition and health. </w:t>
      </w:r>
      <w:commentRangeEnd w:id="63"/>
      <w:r w:rsidR="003D3603">
        <w:rPr>
          <w:rStyle w:val="Verwijzingopmerking"/>
        </w:rPr>
        <w:commentReference w:id="63"/>
      </w:r>
      <w:commentRangeEnd w:id="64"/>
      <w:r w:rsidR="000B7431">
        <w:rPr>
          <w:rStyle w:val="Verwijzingopmerking"/>
        </w:rPr>
        <w:commentReference w:id="64"/>
      </w:r>
    </w:p>
    <w:p w14:paraId="59372CC9" w14:textId="77777777" w:rsidR="000B7431" w:rsidRPr="00505C8E" w:rsidRDefault="00BD3158" w:rsidP="000B7431">
      <w:pPr>
        <w:pStyle w:val="Kop2"/>
        <w:jc w:val="left"/>
      </w:pPr>
      <w:bookmarkStart w:id="65" w:name="_Toc459598200"/>
      <w:r>
        <w:t>4</w:t>
      </w:r>
      <w:bookmarkStart w:id="66" w:name="_Toc459598201"/>
      <w:bookmarkEnd w:id="65"/>
      <w:r w:rsidR="000B7431">
        <w:t xml:space="preserve">.2 </w:t>
      </w:r>
      <w:r w:rsidR="000B7431" w:rsidRPr="00505C8E">
        <w:t>The Agricultural Household Model</w:t>
      </w:r>
    </w:p>
    <w:p w14:paraId="34BDF35C" w14:textId="77777777" w:rsidR="000B7431" w:rsidRDefault="000B7431" w:rsidP="000B7431">
      <w:pPr>
        <w:spacing w:line="360" w:lineRule="auto"/>
        <w:jc w:val="both"/>
        <w:rPr>
          <w:rFonts w:ascii="Calibri" w:eastAsia="Times New Roman" w:hAnsi="Calibri" w:cs="Times New Roman"/>
          <w:color w:val="000000"/>
        </w:rPr>
      </w:pPr>
      <w:r w:rsidRPr="00505C8E">
        <w:rPr>
          <w:rFonts w:ascii="Calibri" w:eastAsia="Times New Roman" w:hAnsi="Calibri" w:cs="Times New Roman"/>
          <w:color w:val="000000"/>
        </w:rPr>
        <w:t xml:space="preserve">The Agricultural Household Model provides insightful concepts when it comes to modelling the relation between technology adoption and food- and nutrition security. As the framework by Kanter et al. shows, inputs and innovation are related through a complex network of interconnected pathways that follow more than one direction. </w:t>
      </w:r>
      <w:r>
        <w:rPr>
          <w:rFonts w:ascii="Calibri" w:eastAsia="Times New Roman" w:hAnsi="Calibri" w:cs="Times New Roman"/>
          <w:color w:val="000000"/>
        </w:rPr>
        <w:t xml:space="preserve">We expect input use to affect production, thereby affect farm income and the availability of own-produced food products, and increase household food security.  Most of the households in our sample do not operate in a context of perfect functioning markets. In this context, the Agricultural Household Model is appropriate. It offers insight in farm household behaviour in the context of market failures. </w:t>
      </w:r>
    </w:p>
    <w:p w14:paraId="762DF02D" w14:textId="77777777" w:rsidR="000B7431" w:rsidRDefault="000B7431" w:rsidP="000B7431">
      <w:pPr>
        <w:spacing w:line="360" w:lineRule="auto"/>
        <w:jc w:val="both"/>
        <w:rPr>
          <w:rFonts w:ascii="Calibri" w:eastAsia="Times New Roman" w:hAnsi="Calibri" w:cs="Times New Roman"/>
          <w:color w:val="000000"/>
        </w:rPr>
      </w:pPr>
      <w:commentRangeStart w:id="67"/>
      <w:r>
        <w:rPr>
          <w:rFonts w:ascii="Calibri" w:eastAsia="Times New Roman" w:hAnsi="Calibri" w:cs="Times New Roman"/>
          <w:color w:val="000000"/>
        </w:rPr>
        <w:t xml:space="preserve">A market fails when transaction causes greater disutility than the utility gain it will generate </w:t>
      </w:r>
      <w:r>
        <w:rPr>
          <w:rFonts w:ascii="Calibri" w:eastAsia="Times New Roman" w:hAnsi="Calibri" w:cs="Times New Roman"/>
          <w:color w:val="000000"/>
        </w:rPr>
        <w:fldChar w:fldCharType="begin"/>
      </w:r>
      <w:r>
        <w:rPr>
          <w:rFonts w:ascii="Calibri" w:eastAsia="Times New Roman" w:hAnsi="Calibri" w:cs="Times New Roman"/>
          <w:color w:val="000000"/>
        </w:rPr>
        <w:instrText xml:space="preserve"> ADDIN ZOTERO_ITEM CSL_CITATION {"citationID":"2atlhkcec7","properties":{"formattedCitation":"(de Janvry, Fafchamps, &amp; Sadoulet, 1991)","plainCitation":"(de Janvry, Fafchamps, &amp; Sadoulet, 1991)"},"citationItems":[{"id":221,"uris":["http://zotero.org/groups/450117/items/PDM9EVUP"],"uri":["http://zotero.org/groups/450117/items/PDM9EVUP"],"itemData":{"id":221,"type":"article-journal","title":"Peasant Household Behaviour with Missing Markets: Some Paradoxes Explained","container-title":"The Economic Journal","page":"1400","volume":"101","issue":"409","source":"CrossRef","DOI":"10.2307/2234892","ISSN":"00130133","shortTitle":"Peasant Household Behaviour with Missing Markets","author":[{"family":"Janvry","given":"Alain","non-dropping-particle":"de"},{"family":"Fafchamps","given":"Marcel"},{"family":"Sadoulet","given":"Elisabeth"}],"issued":{"date-parts":[["1991",11]]}}}],"schema":"https://github.com/citation-style-language/schema/raw/master/csl-citation.json"} </w:instrText>
      </w:r>
      <w:r>
        <w:rPr>
          <w:rFonts w:ascii="Calibri" w:eastAsia="Times New Roman" w:hAnsi="Calibri" w:cs="Times New Roman"/>
          <w:color w:val="000000"/>
        </w:rPr>
        <w:fldChar w:fldCharType="separate"/>
      </w:r>
      <w:r w:rsidRPr="00E17C3B">
        <w:rPr>
          <w:rFonts w:ascii="Calibri" w:hAnsi="Calibri"/>
        </w:rPr>
        <w:t>(de Janvry, Fafchamps, &amp; Sadoulet, 1991)</w:t>
      </w:r>
      <w:r>
        <w:rPr>
          <w:rFonts w:ascii="Calibri" w:eastAsia="Times New Roman" w:hAnsi="Calibri" w:cs="Times New Roman"/>
          <w:color w:val="000000"/>
        </w:rPr>
        <w:fldChar w:fldCharType="end"/>
      </w:r>
      <w:r>
        <w:rPr>
          <w:rFonts w:ascii="Calibri" w:eastAsia="Times New Roman" w:hAnsi="Calibri" w:cs="Times New Roman"/>
          <w:color w:val="000000"/>
        </w:rPr>
        <w:t xml:space="preserve">. In extreme cases this will result in the market being non-existent. Generally speaking, the specific market does exist, but some farm households will not participate in it  because their gains are below the costs. The costs associated with a certain transaction are household specific, depending on for example location, access to information etcetera.  Typically, when smallholder farmers can buy or sell food their sales price is a fraction of their purchase price causing household to rely (partly) on their own food supply </w:t>
      </w:r>
      <w:r>
        <w:rPr>
          <w:rFonts w:ascii="Calibri" w:eastAsia="Times New Roman" w:hAnsi="Calibri" w:cs="Times New Roman"/>
          <w:color w:val="000000"/>
        </w:rPr>
        <w:fldChar w:fldCharType="begin"/>
      </w:r>
      <w:r>
        <w:rPr>
          <w:rFonts w:ascii="Calibri" w:eastAsia="Times New Roman" w:hAnsi="Calibri" w:cs="Times New Roman"/>
          <w:color w:val="000000"/>
        </w:rPr>
        <w:instrText xml:space="preserve"> ADDIN ZOTERO_ITEM CSL_CITATION {"citationID":"uno7v2q0i","properties":{"formattedCitation":"(de Janvry et al., 1991)","plainCitation":"(de Janvry et al., 1991)"},"citationItems":[{"id":221,"uris":["http://zotero.org/groups/450117/items/PDM9EVUP"],"uri":["http://zotero.org/groups/450117/items/PDM9EVUP"],"itemData":{"id":221,"type":"article-journal","title":"Peasant Household Behaviour with Missing Markets: Some Paradoxes Explained","container-title":"The Economic Journal","page":"1400","volume":"101","issue":"409","source":"CrossRef","DOI":"10.2307/2234892","ISSN":"00130133","shortTitle":"Peasant Household Behaviour with Missing Markets","author":[{"family":"Janvry","given":"Alain","non-dropping-particle":"de"},{"family":"Fafchamps","given":"Marcel"},{"family":"Sadoulet","given":"Elisabeth"}],"issued":{"date-parts":[["1991",11]]}}}],"schema":"https://github.com/citation-style-language/schema/raw/master/csl-citation.json"} </w:instrText>
      </w:r>
      <w:r>
        <w:rPr>
          <w:rFonts w:ascii="Calibri" w:eastAsia="Times New Roman" w:hAnsi="Calibri" w:cs="Times New Roman"/>
          <w:color w:val="000000"/>
        </w:rPr>
        <w:fldChar w:fldCharType="separate"/>
      </w:r>
      <w:r w:rsidRPr="00DD37A3">
        <w:rPr>
          <w:rFonts w:ascii="Calibri" w:hAnsi="Calibri"/>
        </w:rPr>
        <w:t>(de Janvry et al., 1991)</w:t>
      </w:r>
      <w:r>
        <w:rPr>
          <w:rFonts w:ascii="Calibri" w:eastAsia="Times New Roman" w:hAnsi="Calibri" w:cs="Times New Roman"/>
          <w:color w:val="000000"/>
        </w:rPr>
        <w:fldChar w:fldCharType="end"/>
      </w:r>
      <w:r>
        <w:rPr>
          <w:rFonts w:ascii="Calibri" w:eastAsia="Times New Roman" w:hAnsi="Calibri" w:cs="Times New Roman"/>
          <w:color w:val="000000"/>
        </w:rPr>
        <w:t xml:space="preserve">. </w:t>
      </w:r>
    </w:p>
    <w:p w14:paraId="5B63F3CB" w14:textId="77777777" w:rsidR="000B7431" w:rsidRDefault="000B7431" w:rsidP="000B7431">
      <w:pPr>
        <w:keepNext/>
        <w:spacing w:line="360" w:lineRule="auto"/>
        <w:jc w:val="both"/>
      </w:pPr>
      <w:r>
        <w:rPr>
          <w:noProof/>
          <w:lang w:val="nl-NL" w:eastAsia="nl-NL" w:bidi="ar-SA"/>
        </w:rPr>
        <w:lastRenderedPageBreak/>
        <w:drawing>
          <wp:inline distT="0" distB="0" distL="0" distR="0" wp14:anchorId="154BFED9" wp14:editId="1F7C7C5D">
            <wp:extent cx="3800475" cy="2228850"/>
            <wp:effectExtent l="0" t="0" r="9525" b="0"/>
            <wp:docPr id="5" name="Afbeelding 5" descr="C:\Users\afver\AppData\Local\Microsoft\Windows\INetCacheContent.Word\2016-09-1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ver\AppData\Local\Microsoft\Windows\INetCacheContent.Word\2016-09-13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2228850"/>
                    </a:xfrm>
                    <a:prstGeom prst="rect">
                      <a:avLst/>
                    </a:prstGeom>
                    <a:noFill/>
                    <a:ln>
                      <a:noFill/>
                    </a:ln>
                  </pic:spPr>
                </pic:pic>
              </a:graphicData>
            </a:graphic>
          </wp:inline>
        </w:drawing>
      </w:r>
    </w:p>
    <w:p w14:paraId="248C9FEB" w14:textId="77777777" w:rsidR="000B7431" w:rsidRDefault="000B7431" w:rsidP="000B7431">
      <w:pPr>
        <w:pStyle w:val="Bijschrift"/>
        <w:jc w:val="both"/>
        <w:rPr>
          <w:rFonts w:ascii="Calibri" w:eastAsia="Times New Roman" w:hAnsi="Calibri" w:cs="Times New Roman"/>
          <w:color w:val="000000"/>
        </w:rPr>
      </w:pPr>
      <w:r>
        <w:t xml:space="preserve">Figuur </w:t>
      </w:r>
      <w:r>
        <w:fldChar w:fldCharType="begin"/>
      </w:r>
      <w:r>
        <w:instrText xml:space="preserve"> SEQ Figuur \* ARABIC </w:instrText>
      </w:r>
      <w:r>
        <w:fldChar w:fldCharType="separate"/>
      </w:r>
      <w:r>
        <w:rPr>
          <w:noProof/>
        </w:rPr>
        <w:t>1</w:t>
      </w:r>
      <w:r>
        <w:fldChar w:fldCharType="end"/>
      </w:r>
      <w:r>
        <w:t xml:space="preserve"> Reprinted from </w:t>
      </w:r>
      <w:r>
        <w:fldChar w:fldCharType="begin"/>
      </w:r>
      <w:r>
        <w:instrText xml:space="preserve"> ADDIN ZOTERO_ITEM CSL_CITATION {"citationID":"2drlbs9nlt","properties":{"formattedCitation":"(de Janvry &amp; Sadoulet, 2006)","plainCitation":"(de Janvry &amp; Sadoulet, 2006)"},"citationItems":[{"id":150,"uris":["http://zotero.org/groups/450117/items/ZWRJQNK9"],"uri":["http://zotero.org/groups/450117/items/ZWRJQNK9"],"itemData":{"id":150,"type":"chapter","title":"Progress in the modeling of rural households’ behavior under market failures","container-title":"Poverty, inequality and development","publisher":"Springer","page":"155-181","ISBN":"1-4020-7850-1","note":"00104","author":[{"family":"Janvry","given":"Alain","non-dropping-particle":"de"},{"family":"Sadoulet","given":"Elisabeth"}],"issued":{"date-parts":[["2006"]]}}}],"schema":"https://github.com/citation-style-language/schema/raw/master/csl-citation.json"} </w:instrText>
      </w:r>
      <w:r>
        <w:fldChar w:fldCharType="separate"/>
      </w:r>
      <w:r>
        <w:rPr>
          <w:rFonts w:ascii="Calibri Light" w:hAnsi="Calibri Light"/>
        </w:rPr>
        <w:t>de Janvry &amp; Sadoulet (</w:t>
      </w:r>
      <w:r w:rsidRPr="00AB5FA9">
        <w:rPr>
          <w:rFonts w:ascii="Calibri Light" w:hAnsi="Calibri Light"/>
        </w:rPr>
        <w:t>2006</w:t>
      </w:r>
      <w:r>
        <w:rPr>
          <w:rFonts w:ascii="Calibri Light" w:hAnsi="Calibri Light"/>
        </w:rPr>
        <w:t>) Chapter 6, p.157</w:t>
      </w:r>
      <w:r>
        <w:fldChar w:fldCharType="end"/>
      </w:r>
    </w:p>
    <w:p w14:paraId="41DFC6CC" w14:textId="77777777" w:rsidR="000B7431" w:rsidRDefault="000B7431" w:rsidP="000B7431">
      <w:pPr>
        <w:spacing w:line="360" w:lineRule="auto"/>
        <w:jc w:val="both"/>
        <w:rPr>
          <w:rFonts w:ascii="Calibri" w:eastAsia="Times New Roman" w:hAnsi="Calibri" w:cs="Times New Roman"/>
          <w:color w:val="000000"/>
        </w:rPr>
      </w:pPr>
    </w:p>
    <w:p w14:paraId="40DA6470" w14:textId="77777777" w:rsidR="000B7431" w:rsidRPr="009B62B9" w:rsidRDefault="000B7431" w:rsidP="000B7431">
      <w:pPr>
        <w:spacing w:line="360" w:lineRule="auto"/>
        <w:jc w:val="both"/>
        <w:rPr>
          <w:rFonts w:ascii="Calibri" w:eastAsia="Times New Roman" w:hAnsi="Calibri" w:cs="Times New Roman"/>
          <w:color w:val="000000"/>
        </w:rPr>
      </w:pPr>
      <w:r>
        <w:rPr>
          <w:rFonts w:ascii="Calibri" w:eastAsia="Times New Roman" w:hAnsi="Calibri" w:cs="Times New Roman"/>
          <w:color w:val="000000"/>
        </w:rPr>
        <w:t xml:space="preserve">This difference between sales- and purchase price results in a price band. Figure .. shows three supply curves of household 1, 2 and 3. </w:t>
      </w:r>
      <w:r w:rsidRPr="008F4991">
        <w:rPr>
          <w:rFonts w:ascii="Calibri" w:eastAsia="Times New Roman" w:hAnsi="Calibri" w:cs="Times New Roman"/>
          <w:color w:val="000000"/>
        </w:rPr>
        <w:t>Z</w:t>
      </w:r>
      <w:r>
        <w:rPr>
          <w:rFonts w:ascii="Calibri" w:eastAsia="Times New Roman" w:hAnsi="Calibri" w:cs="Times New Roman"/>
          <w:color w:val="000000"/>
        </w:rPr>
        <w:t>q indicates the households’ productive resources and zc the households’ consumer characteristics. T</w:t>
      </w:r>
      <w:r>
        <w:rPr>
          <w:rFonts w:ascii="Calibri" w:eastAsia="Times New Roman" w:hAnsi="Calibri" w:cs="Times New Roman"/>
          <w:color w:val="000000"/>
          <w:vertAlign w:val="superscript"/>
        </w:rPr>
        <w:t xml:space="preserve">a </w:t>
      </w:r>
      <w:r>
        <w:rPr>
          <w:rFonts w:ascii="Calibri" w:eastAsia="Times New Roman" w:hAnsi="Calibri" w:cs="Times New Roman"/>
          <w:color w:val="000000"/>
        </w:rPr>
        <w:t>are the household specific transaction costs involved when purchasing food, t</w:t>
      </w:r>
      <w:r>
        <w:rPr>
          <w:rFonts w:ascii="Calibri" w:eastAsia="Times New Roman" w:hAnsi="Calibri" w:cs="Times New Roman"/>
          <w:color w:val="000000"/>
          <w:vertAlign w:val="superscript"/>
        </w:rPr>
        <w:t>z</w:t>
      </w:r>
      <w:r>
        <w:rPr>
          <w:rFonts w:ascii="Calibri" w:eastAsia="Times New Roman" w:hAnsi="Calibri" w:cs="Times New Roman"/>
          <w:color w:val="000000"/>
        </w:rPr>
        <w:t xml:space="preserve"> are transaction costs when selling food. P</w:t>
      </w:r>
      <w:r>
        <w:rPr>
          <w:rFonts w:ascii="Calibri" w:eastAsia="Times New Roman" w:hAnsi="Calibri" w:cs="Times New Roman"/>
          <w:color w:val="000000"/>
          <w:vertAlign w:val="superscript"/>
        </w:rPr>
        <w:t xml:space="preserve">a </w:t>
      </w:r>
      <w:r>
        <w:rPr>
          <w:rFonts w:ascii="Calibri" w:eastAsia="Times New Roman" w:hAnsi="Calibri" w:cs="Times New Roman"/>
          <w:color w:val="000000"/>
        </w:rPr>
        <w:t>is the acquisition price of food, p</w:t>
      </w:r>
      <w:r>
        <w:rPr>
          <w:rFonts w:ascii="Calibri" w:eastAsia="Times New Roman" w:hAnsi="Calibri" w:cs="Times New Roman"/>
          <w:color w:val="000000"/>
          <w:vertAlign w:val="superscript"/>
        </w:rPr>
        <w:t xml:space="preserve">v </w:t>
      </w:r>
      <w:r>
        <w:rPr>
          <w:rFonts w:ascii="Calibri" w:eastAsia="Times New Roman" w:hAnsi="Calibri" w:cs="Times New Roman"/>
          <w:color w:val="000000"/>
        </w:rPr>
        <w:t>is the effective sales price. P</w:t>
      </w:r>
      <w:r>
        <w:rPr>
          <w:rFonts w:ascii="Calibri" w:eastAsia="Times New Roman" w:hAnsi="Calibri" w:cs="Times New Roman"/>
          <w:color w:val="000000"/>
          <w:vertAlign w:val="superscript"/>
        </w:rPr>
        <w:t xml:space="preserve">* </w:t>
      </w:r>
      <w:r>
        <w:rPr>
          <w:rFonts w:ascii="Calibri" w:eastAsia="Times New Roman" w:hAnsi="Calibri" w:cs="Times New Roman"/>
          <w:color w:val="000000"/>
        </w:rPr>
        <w:t xml:space="preserve">is the unobservable shadow price.   </w:t>
      </w:r>
      <w:r w:rsidRPr="008F4991">
        <w:rPr>
          <w:rFonts w:ascii="Calibri" w:eastAsia="Times New Roman" w:hAnsi="Calibri" w:cs="Times New Roman"/>
          <w:color w:val="000000"/>
        </w:rPr>
        <w:t>This</w:t>
      </w:r>
      <w:r>
        <w:rPr>
          <w:rFonts w:ascii="Calibri" w:eastAsia="Times New Roman" w:hAnsi="Calibri" w:cs="Times New Roman"/>
          <w:color w:val="000000"/>
        </w:rPr>
        <w:t xml:space="preserve"> simply figure shows how the decision to participate in the market depends on the relative position of the households supply- and demand curves, and therefore on the respective productive resources and consumer characteristics z</w:t>
      </w:r>
      <w:r>
        <w:rPr>
          <w:rFonts w:ascii="Calibri" w:eastAsia="Times New Roman" w:hAnsi="Calibri" w:cs="Times New Roman"/>
          <w:color w:val="000000"/>
          <w:vertAlign w:val="subscript"/>
        </w:rPr>
        <w:t>q</w:t>
      </w:r>
      <w:r>
        <w:rPr>
          <w:rFonts w:ascii="Calibri" w:eastAsia="Times New Roman" w:hAnsi="Calibri" w:cs="Times New Roman"/>
          <w:color w:val="000000"/>
        </w:rPr>
        <w:t xml:space="preserve"> and z</w:t>
      </w:r>
      <w:r>
        <w:rPr>
          <w:rFonts w:ascii="Calibri" w:eastAsia="Times New Roman" w:hAnsi="Calibri" w:cs="Times New Roman"/>
          <w:color w:val="000000"/>
          <w:vertAlign w:val="subscript"/>
        </w:rPr>
        <w:t>a</w:t>
      </w:r>
      <w:r>
        <w:rPr>
          <w:rFonts w:ascii="Calibri" w:eastAsia="Times New Roman" w:hAnsi="Calibri" w:cs="Times New Roman"/>
          <w:color w:val="000000"/>
        </w:rPr>
        <w:t xml:space="preserve">. Household 1 and 3 will participate on the market. Household1 has an equilibrium price that is above the effective acquisition price and will be a net buyer of food. Household 3 has an equilibrium price below effective sale price and </w:t>
      </w:r>
      <w:r w:rsidRPr="008F4991">
        <w:rPr>
          <w:rFonts w:ascii="Calibri" w:eastAsia="Times New Roman" w:hAnsi="Calibri" w:cs="Times New Roman"/>
          <w:color w:val="000000"/>
        </w:rPr>
        <w:t>is</w:t>
      </w:r>
      <w:r>
        <w:rPr>
          <w:rFonts w:ascii="Calibri" w:eastAsia="Times New Roman" w:hAnsi="Calibri" w:cs="Times New Roman"/>
          <w:color w:val="000000"/>
        </w:rPr>
        <w:t xml:space="preserve"> a</w:t>
      </w:r>
      <w:r w:rsidRPr="008F4991">
        <w:rPr>
          <w:rFonts w:ascii="Calibri" w:eastAsia="Times New Roman" w:hAnsi="Calibri" w:cs="Times New Roman"/>
          <w:color w:val="000000"/>
        </w:rPr>
        <w:t xml:space="preserve"> net seller</w:t>
      </w:r>
      <w:r>
        <w:rPr>
          <w:rFonts w:ascii="Calibri" w:eastAsia="Times New Roman" w:hAnsi="Calibri" w:cs="Times New Roman"/>
          <w:color w:val="000000"/>
        </w:rPr>
        <w:t>. For household 2, the equilibrium price is within the price band. Therefore, this household will not participate on the market: the equilibrium price is above the effective sales price but below the effective acquisition price. For this household the optimum choice is to remain self-sufficient. Within the price band, production and consumption decisions are of the non-separable type: the second households’ decisions regarding production and consumption are adjusted to each other. Their equilibrium price p</w:t>
      </w:r>
      <w:r>
        <w:rPr>
          <w:rFonts w:ascii="Calibri" w:eastAsia="Times New Roman" w:hAnsi="Calibri" w:cs="Times New Roman"/>
          <w:color w:val="000000"/>
          <w:vertAlign w:val="superscript"/>
        </w:rPr>
        <w:t>*</w:t>
      </w:r>
      <w:r>
        <w:rPr>
          <w:rFonts w:ascii="Calibri" w:eastAsia="Times New Roman" w:hAnsi="Calibri" w:cs="Times New Roman"/>
          <w:color w:val="000000"/>
        </w:rPr>
        <w:t>(z</w:t>
      </w:r>
      <w:r>
        <w:rPr>
          <w:rFonts w:ascii="Calibri" w:eastAsia="Times New Roman" w:hAnsi="Calibri" w:cs="Times New Roman"/>
          <w:color w:val="000000"/>
          <w:vertAlign w:val="subscript"/>
        </w:rPr>
        <w:t>q</w:t>
      </w:r>
      <w:r>
        <w:rPr>
          <w:rFonts w:ascii="Calibri" w:eastAsia="Times New Roman" w:hAnsi="Calibri" w:cs="Times New Roman"/>
          <w:color w:val="000000"/>
        </w:rPr>
        <w:t>, z</w:t>
      </w:r>
      <w:r>
        <w:rPr>
          <w:rFonts w:ascii="Calibri" w:eastAsia="Times New Roman" w:hAnsi="Calibri" w:cs="Times New Roman"/>
          <w:color w:val="000000"/>
          <w:vertAlign w:val="subscript"/>
        </w:rPr>
        <w:t>c</w:t>
      </w:r>
      <w:r>
        <w:rPr>
          <w:rFonts w:ascii="Calibri" w:eastAsia="Times New Roman" w:hAnsi="Calibri" w:cs="Times New Roman"/>
          <w:color w:val="000000"/>
        </w:rPr>
        <w:t xml:space="preserve">) is specific to productive resources and consumer characteristics </w:t>
      </w:r>
      <w:r>
        <w:rPr>
          <w:rFonts w:ascii="Calibri" w:eastAsia="Times New Roman" w:hAnsi="Calibri" w:cs="Times New Roman"/>
          <w:color w:val="000000"/>
        </w:rPr>
        <w:fldChar w:fldCharType="begin"/>
      </w:r>
      <w:r>
        <w:rPr>
          <w:rFonts w:ascii="Calibri" w:eastAsia="Times New Roman" w:hAnsi="Calibri" w:cs="Times New Roman"/>
          <w:color w:val="000000"/>
        </w:rPr>
        <w:instrText xml:space="preserve"> ADDIN ZOTERO_ITEM CSL_CITATION {"citationID":"1fe138up0e","properties":{"formattedCitation":"(Thorbecke, De Janvry, &amp; Kanbur, 2006)","plainCitation":"(Thorbecke, De Janvry, &amp; Kanbur, 2006)"},"citationItems":[{"id":103,"uris":["http://zotero.org/groups/450117/items/D37SCD7H"],"uri":["http://zotero.org/groups/450117/items/D37SCD7H"],"itemData":{"id":103,"type":"book","title":"Poverty, inequality, and development: essays in honor of Erik Thorbecke","collection-title":"Economic studies in inequality, social exclusion and well-being","collection-number":"1","publisher":"Springer","publisher-place":"New York, NY","number-of-pages":"385","source":"Library of Congress ISBN","event-place":"New York, NY","ISBN":"978-1-4020-7850-7","call-number":"HC79.P6 P6853 2006","note":"00000","shortTitle":"Poverty, inequality, and development","editor":[{"family":"Thorbecke","given":"Erik"},{"family":"De Janvry","given":"Alain"},{"family":"Kanbur","given":"S. M. Ravi"}],"issued":{"date-parts":[["2006"]]}}}],"schema":"https://github.com/citation-style-language/schema/raw/master/csl-citation.json"} </w:instrText>
      </w:r>
      <w:r>
        <w:rPr>
          <w:rFonts w:ascii="Calibri" w:eastAsia="Times New Roman" w:hAnsi="Calibri" w:cs="Times New Roman"/>
          <w:color w:val="000000"/>
        </w:rPr>
        <w:fldChar w:fldCharType="separate"/>
      </w:r>
      <w:r w:rsidRPr="009B62B9">
        <w:rPr>
          <w:rFonts w:ascii="Calibri" w:hAnsi="Calibri"/>
        </w:rPr>
        <w:t>(Thorbecke, De Janvry, &amp; Kanbur, 2006)</w:t>
      </w:r>
      <w:r>
        <w:rPr>
          <w:rFonts w:ascii="Calibri" w:eastAsia="Times New Roman" w:hAnsi="Calibri" w:cs="Times New Roman"/>
          <w:color w:val="000000"/>
        </w:rPr>
        <w:fldChar w:fldCharType="end"/>
      </w:r>
      <w:r>
        <w:rPr>
          <w:rFonts w:ascii="Calibri" w:eastAsia="Times New Roman" w:hAnsi="Calibri" w:cs="Times New Roman"/>
          <w:color w:val="000000"/>
        </w:rPr>
        <w:t xml:space="preserve">. </w:t>
      </w:r>
      <w:commentRangeEnd w:id="67"/>
      <w:r>
        <w:rPr>
          <w:rStyle w:val="Verwijzingopmerking"/>
        </w:rPr>
        <w:commentReference w:id="67"/>
      </w:r>
    </w:p>
    <w:p w14:paraId="577E4BB9" w14:textId="05BBB1BD" w:rsidR="005A3040" w:rsidRDefault="000B7431" w:rsidP="000B7431">
      <w:pPr>
        <w:pStyle w:val="Kop1"/>
      </w:pPr>
      <w:r>
        <w:t xml:space="preserve"> </w:t>
      </w:r>
      <w:r w:rsidR="00BD3158">
        <w:t>5</w:t>
      </w:r>
      <w:r w:rsidR="005A3040">
        <w:t>. Empirical Strategy</w:t>
      </w:r>
      <w:bookmarkEnd w:id="55"/>
      <w:bookmarkEnd w:id="66"/>
    </w:p>
    <w:p w14:paraId="50D5C318" w14:textId="77777777" w:rsidR="001B3859" w:rsidRDefault="00763DCB" w:rsidP="00763DCB">
      <w:pPr>
        <w:spacing w:line="360" w:lineRule="auto"/>
        <w:jc w:val="both"/>
        <w:rPr>
          <w:rFonts w:ascii="Calibri" w:eastAsia="Times New Roman" w:hAnsi="Calibri" w:cs="Times New Roman"/>
          <w:color w:val="000000"/>
        </w:rPr>
      </w:pPr>
      <w:r w:rsidRPr="00763DCB">
        <w:rPr>
          <w:rFonts w:ascii="Calibri" w:eastAsia="Times New Roman" w:hAnsi="Calibri" w:cs="Times New Roman"/>
          <w:color w:val="000000"/>
        </w:rPr>
        <w:t>Now that we have explained the theory behind the relation between agricultural input use</w:t>
      </w:r>
      <w:r w:rsidR="001B3859">
        <w:rPr>
          <w:rFonts w:ascii="Calibri" w:eastAsia="Times New Roman" w:hAnsi="Calibri" w:cs="Times New Roman"/>
          <w:color w:val="000000"/>
        </w:rPr>
        <w:t xml:space="preserve"> and food security</w:t>
      </w:r>
      <w:r w:rsidRPr="00763DCB">
        <w:rPr>
          <w:rFonts w:ascii="Calibri" w:eastAsia="Times New Roman" w:hAnsi="Calibri" w:cs="Times New Roman"/>
          <w:color w:val="000000"/>
        </w:rPr>
        <w:t>, we can continue with our empirical analysis.</w:t>
      </w:r>
      <w:r w:rsidR="001B3859" w:rsidRPr="001B3859">
        <w:rPr>
          <w:rFonts w:ascii="Calibri" w:eastAsia="Times New Roman" w:hAnsi="Calibri" w:cs="Times New Roman"/>
          <w:color w:val="000000"/>
        </w:rPr>
        <w:t xml:space="preserve"> </w:t>
      </w:r>
      <w:r w:rsidR="001B3859">
        <w:rPr>
          <w:rFonts w:ascii="Calibri" w:eastAsia="Times New Roman" w:hAnsi="Calibri" w:cs="Times New Roman"/>
          <w:color w:val="000000"/>
        </w:rPr>
        <w:t>First</w:t>
      </w:r>
      <w:r w:rsidR="001B3859" w:rsidRPr="00763DCB">
        <w:rPr>
          <w:rFonts w:ascii="Calibri" w:eastAsia="Times New Roman" w:hAnsi="Calibri" w:cs="Times New Roman"/>
          <w:color w:val="000000"/>
        </w:rPr>
        <w:t xml:space="preserve">, we explain our estimation strategy based on the theory of the Agricultural Household Model. </w:t>
      </w:r>
      <w:r w:rsidR="001B3859">
        <w:rPr>
          <w:rFonts w:ascii="Calibri" w:eastAsia="Times New Roman" w:hAnsi="Calibri" w:cs="Times New Roman"/>
          <w:color w:val="000000"/>
        </w:rPr>
        <w:t xml:space="preserve"> Afterwards</w:t>
      </w:r>
      <w:r w:rsidRPr="00763DCB">
        <w:rPr>
          <w:rFonts w:ascii="Calibri" w:eastAsia="Times New Roman" w:hAnsi="Calibri" w:cs="Times New Roman"/>
          <w:color w:val="000000"/>
        </w:rPr>
        <w:t xml:space="preserve">, we will elaborate on the nature of our </w:t>
      </w:r>
      <w:r w:rsidRPr="00763DCB">
        <w:rPr>
          <w:rFonts w:ascii="Calibri" w:eastAsia="Times New Roman" w:hAnsi="Calibri" w:cs="Times New Roman"/>
          <w:color w:val="000000"/>
        </w:rPr>
        <w:lastRenderedPageBreak/>
        <w:t>data and the variables we use. Then, we present a descriptive analysis of hybrid seed- and fertiliser use and food security, to get more insight in the data and identify possible irregularities.</w:t>
      </w:r>
    </w:p>
    <w:p w14:paraId="21ADED1C" w14:textId="5D538AC7" w:rsidR="001B3859" w:rsidRDefault="001B3859" w:rsidP="001B3859">
      <w:pPr>
        <w:pStyle w:val="Kop2"/>
        <w:jc w:val="both"/>
      </w:pPr>
      <w:r>
        <w:t>5.1</w:t>
      </w:r>
      <w:r w:rsidRPr="00F05845">
        <w:t xml:space="preserve"> Estimation strategy</w:t>
      </w:r>
    </w:p>
    <w:p w14:paraId="286E1BCC" w14:textId="77777777" w:rsidR="001B3859" w:rsidRPr="00637396" w:rsidRDefault="001B3859" w:rsidP="001B3859">
      <w:pPr>
        <w:spacing w:after="0" w:line="360" w:lineRule="auto"/>
        <w:jc w:val="both"/>
        <w:rPr>
          <w:rFonts w:asciiTheme="minorHAnsi" w:hAnsiTheme="minorHAnsi"/>
          <w:lang w:bidi="ar-SA"/>
        </w:rPr>
      </w:pPr>
      <w:commentRangeStart w:id="68"/>
      <w:r w:rsidRPr="00637396">
        <w:rPr>
          <w:rFonts w:asciiTheme="minorHAnsi" w:hAnsiTheme="minorHAnsi"/>
          <w:lang w:bidi="ar-SA"/>
        </w:rPr>
        <w:t xml:space="preserve">Our regression model will </w:t>
      </w:r>
      <w:r>
        <w:rPr>
          <w:rFonts w:asciiTheme="minorHAnsi" w:hAnsiTheme="minorHAnsi"/>
          <w:lang w:bidi="ar-SA"/>
        </w:rPr>
        <w:t>relate</w:t>
      </w:r>
      <w:r w:rsidRPr="00637396">
        <w:rPr>
          <w:rFonts w:asciiTheme="minorHAnsi" w:hAnsiTheme="minorHAnsi"/>
          <w:lang w:bidi="ar-SA"/>
        </w:rPr>
        <w:t xml:space="preserve"> improved seed- and fertiliser use to the </w:t>
      </w:r>
      <w:r>
        <w:rPr>
          <w:rFonts w:asciiTheme="minorHAnsi" w:hAnsiTheme="minorHAnsi"/>
          <w:lang w:bidi="ar-SA"/>
        </w:rPr>
        <w:t xml:space="preserve">DDS, FVS, FCS and CSI.  </w:t>
      </w:r>
      <w:r w:rsidRPr="00637396">
        <w:rPr>
          <w:rFonts w:asciiTheme="minorHAnsi" w:hAnsiTheme="minorHAnsi"/>
          <w:lang w:bidi="ar-SA"/>
        </w:rPr>
        <w:t xml:space="preserve">We explain food security variables by the variables for input use and exogenous explanatory variables, which include various household, farm, and region characteristics as described earlier. Our method will be analogue to the empirical strategy described by </w:t>
      </w:r>
      <w:r w:rsidRPr="00637396">
        <w:rPr>
          <w:rFonts w:asciiTheme="minorHAnsi" w:hAnsiTheme="minorHAnsi"/>
          <w:lang w:bidi="ar-SA"/>
        </w:rPr>
        <w:fldChar w:fldCharType="begin"/>
      </w:r>
      <w:r>
        <w:rPr>
          <w:rFonts w:asciiTheme="minorHAnsi" w:hAnsiTheme="minorHAnsi"/>
          <w:lang w:bidi="ar-SA"/>
        </w:rPr>
        <w:instrText xml:space="preserve"> ADDIN ZOTERO_ITEM CSL_CITATION {"citationID":"wNI0CY7U","properties":{"custom":"Smale, Moursi, &amp; Birol (2015)","formattedCitation":"Smale, Moursi, &amp; Birol (2015)","plainCitation":"Smale, Moursi, &amp; Birol (2015)"},"citationItems":[{"id":47,"uris":["http://zotero.org/groups/450117/items/U68F87A3"],"uri":["http://zotero.org/groups/450117/items/U68F87A3"],"itemData":{"id":47,"type":"article-journal","title":"How does adopting hybrid maize affect dietary diversity on family farms? Micro-evidence from Zambia","container-title":"Food Policy","page":"44-53","volume":"52","source":"CrossRef","DOI":"10.1016/j.foodpol.2015.03.001","ISSN":"03069192","note":"00000","shortTitle":"How does adopting hybrid maize affect dietary diversity on family farms?","language":"en","author":[{"family":"Smale","given":"Melinda"},{"family":"Moursi","given":"Mourad"},{"family":"Birol","given":"Ekin"}],"issued":{"date-parts":[["2015",4]]}}}],"schema":"https://github.com/citation-style-language/schema/raw/master/csl-citation.json"} </w:instrText>
      </w:r>
      <w:r w:rsidRPr="00637396">
        <w:rPr>
          <w:rFonts w:asciiTheme="minorHAnsi" w:hAnsiTheme="minorHAnsi"/>
          <w:lang w:bidi="ar-SA"/>
        </w:rPr>
        <w:fldChar w:fldCharType="separate"/>
      </w:r>
      <w:r w:rsidRPr="00637396">
        <w:rPr>
          <w:rFonts w:asciiTheme="minorHAnsi" w:hAnsiTheme="minorHAnsi"/>
          <w:lang w:bidi="ar-SA"/>
        </w:rPr>
        <w:t>Smale et al. (2015)</w:t>
      </w:r>
      <w:r w:rsidRPr="00637396">
        <w:rPr>
          <w:rFonts w:asciiTheme="minorHAnsi" w:hAnsiTheme="minorHAnsi"/>
          <w:lang w:bidi="ar-SA"/>
        </w:rPr>
        <w:fldChar w:fldCharType="end"/>
      </w:r>
      <w:r w:rsidRPr="00637396">
        <w:rPr>
          <w:rFonts w:asciiTheme="minorHAnsi" w:hAnsiTheme="minorHAnsi"/>
          <w:lang w:bidi="ar-SA"/>
        </w:rPr>
        <w:t xml:space="preserve"> in their article on hybrid maize adoption and dietary diversity on family farms in Zambia. </w:t>
      </w:r>
    </w:p>
    <w:p w14:paraId="232D25AC" w14:textId="77777777" w:rsidR="001B3859" w:rsidRPr="00C454E6" w:rsidRDefault="001B3859" w:rsidP="001B3859">
      <w:pPr>
        <w:spacing w:after="0" w:line="360" w:lineRule="auto"/>
        <w:jc w:val="both"/>
        <w:rPr>
          <w:rFonts w:asciiTheme="minorHAnsi" w:hAnsiTheme="minorHAnsi"/>
          <w:lang w:bidi="ar-SA"/>
        </w:rPr>
      </w:pPr>
    </w:p>
    <w:p w14:paraId="160AF2AE" w14:textId="77777777" w:rsidR="001B3859" w:rsidRDefault="001B3859" w:rsidP="001B3859">
      <w:pPr>
        <w:jc w:val="both"/>
        <w:rPr>
          <w:rFonts w:asciiTheme="minorHAnsi" w:hAnsiTheme="minorHAnsi"/>
          <w:lang w:bidi="ar-SA"/>
        </w:rPr>
      </w:pPr>
      <m:oMath>
        <m:r>
          <m:rPr>
            <m:sty m:val="p"/>
          </m:rPr>
          <w:rPr>
            <w:rFonts w:ascii="Cambria Math" w:hAnsi="Cambria Math"/>
            <w:lang w:bidi="ar-SA"/>
          </w:rPr>
          <m:t>FS</m:t>
        </m:r>
        <m:r>
          <m:rPr>
            <m:nor/>
          </m:rPr>
          <w:rPr>
            <w:rFonts w:ascii="Cambria Math" w:hAnsi="Cambria Math"/>
            <w:vertAlign w:val="subscript"/>
            <w:lang w:bidi="ar-SA"/>
          </w:rPr>
          <m:t>i</m:t>
        </m:r>
        <m:r>
          <m:rPr>
            <m:sty m:val="p"/>
          </m:rPr>
          <w:rPr>
            <w:rFonts w:ascii="Cambria Math" w:hAnsi="Cambria Math"/>
            <w:vertAlign w:val="subscript"/>
            <w:lang w:bidi="ar-SA"/>
          </w:rPr>
          <m:t>= β</m:t>
        </m:r>
        <m:r>
          <m:rPr>
            <m:nor/>
          </m:rPr>
          <w:rPr>
            <w:rFonts w:ascii="Cambria Math" w:hAnsi="Cambria Math"/>
            <w:vertAlign w:val="subscript"/>
            <w:lang w:bidi="ar-SA"/>
          </w:rPr>
          <m:t>0</m:t>
        </m:r>
        <m:r>
          <w:rPr>
            <w:rFonts w:ascii="Cambria Math" w:hAnsi="Cambria Math"/>
            <w:vertAlign w:val="subscript"/>
            <w:lang w:bidi="ar-SA"/>
          </w:rPr>
          <m:t xml:space="preserve"> +β</m:t>
        </m:r>
        <m:r>
          <m:rPr>
            <m:nor/>
          </m:rPr>
          <w:rPr>
            <w:rFonts w:ascii="Cambria Math" w:hAnsi="Cambria Math"/>
            <w:vertAlign w:val="subscript"/>
            <w:lang w:bidi="ar-SA"/>
          </w:rPr>
          <m:t>1</m:t>
        </m:r>
        <m:r>
          <w:rPr>
            <w:rFonts w:ascii="Cambria Math" w:hAnsi="Cambria Math"/>
            <w:vertAlign w:val="subscript"/>
            <w:lang w:bidi="ar-SA"/>
          </w:rPr>
          <m:t>V</m:t>
        </m:r>
        <m:r>
          <m:rPr>
            <m:nor/>
          </m:rPr>
          <w:rPr>
            <w:rFonts w:ascii="Cambria Math" w:hAnsi="Cambria Math"/>
            <w:vertAlign w:val="subscript"/>
            <w:lang w:bidi="ar-SA"/>
          </w:rPr>
          <m:t>i</m:t>
        </m:r>
        <m:r>
          <w:rPr>
            <w:rFonts w:ascii="Cambria Math" w:hAnsi="Cambria Math"/>
            <w:vertAlign w:val="subscript"/>
            <w:lang w:bidi="ar-SA"/>
          </w:rPr>
          <m:t>+ β</m:t>
        </m:r>
        <m:r>
          <m:rPr>
            <m:nor/>
          </m:rPr>
          <w:rPr>
            <w:rFonts w:ascii="Cambria Math" w:hAnsi="Cambria Math"/>
            <w:vertAlign w:val="subscript"/>
            <w:lang w:bidi="ar-SA"/>
          </w:rPr>
          <m:t>2</m:t>
        </m:r>
        <m:r>
          <w:rPr>
            <w:rFonts w:ascii="Cambria Math" w:hAnsi="Cambria Math"/>
            <w:vertAlign w:val="subscript"/>
            <w:lang w:bidi="ar-SA"/>
          </w:rPr>
          <m:t>h</m:t>
        </m:r>
        <m:r>
          <m:rPr>
            <m:nor/>
          </m:rPr>
          <w:rPr>
            <w:rFonts w:ascii="Cambria Math" w:hAnsi="Cambria Math"/>
            <w:vertAlign w:val="subscript"/>
            <w:lang w:bidi="ar-SA"/>
          </w:rPr>
          <m:t xml:space="preserve">i </m:t>
        </m:r>
        <m:r>
          <w:rPr>
            <w:rFonts w:ascii="Cambria Math" w:hAnsi="Cambria Math"/>
            <w:vertAlign w:val="subscript"/>
            <w:lang w:bidi="ar-SA"/>
          </w:rPr>
          <m:t>+β</m:t>
        </m:r>
        <m:r>
          <m:rPr>
            <m:nor/>
          </m:rPr>
          <w:rPr>
            <w:rFonts w:ascii="Cambria Math" w:hAnsi="Cambria Math"/>
            <w:vertAlign w:val="subscript"/>
            <w:lang w:bidi="ar-SA"/>
          </w:rPr>
          <m:t>3</m:t>
        </m:r>
        <m:r>
          <w:rPr>
            <w:rFonts w:ascii="Cambria Math" w:hAnsi="Cambria Math"/>
            <w:vertAlign w:val="subscript"/>
            <w:lang w:bidi="ar-SA"/>
          </w:rPr>
          <m:t>f</m:t>
        </m:r>
        <m:r>
          <m:rPr>
            <m:nor/>
          </m:rPr>
          <w:rPr>
            <w:rFonts w:ascii="Cambria Math" w:hAnsi="Cambria Math"/>
            <w:vertAlign w:val="subscript"/>
            <w:lang w:bidi="ar-SA"/>
          </w:rPr>
          <m:t xml:space="preserve">i </m:t>
        </m:r>
        <m:r>
          <w:rPr>
            <w:rFonts w:ascii="Cambria Math" w:hAnsi="Cambria Math"/>
            <w:vertAlign w:val="subscript"/>
            <w:lang w:bidi="ar-SA"/>
          </w:rPr>
          <m:t>+ ε</m:t>
        </m:r>
        <m:r>
          <m:rPr>
            <m:nor/>
          </m:rPr>
          <w:rPr>
            <w:rFonts w:ascii="Cambria Math" w:hAnsi="Cambria Math"/>
            <w:vertAlign w:val="subscript"/>
            <w:lang w:bidi="ar-SA"/>
          </w:rPr>
          <m:t>i</m:t>
        </m:r>
        <m:r>
          <w:rPr>
            <w:rFonts w:ascii="Cambria Math" w:hAnsi="Cambria Math"/>
            <w:vertAlign w:val="subscript"/>
            <w:lang w:bidi="ar-SA"/>
          </w:rPr>
          <m:t xml:space="preserve">      i= 1,…, N</m:t>
        </m:r>
      </m:oMath>
      <w:r>
        <w:rPr>
          <w:rFonts w:asciiTheme="minorHAnsi" w:hAnsiTheme="minorHAnsi"/>
          <w:vertAlign w:val="subscript"/>
          <w:lang w:bidi="ar-SA"/>
        </w:rPr>
        <w:t xml:space="preserve">       </w:t>
      </w:r>
      <w:r>
        <w:rPr>
          <w:rFonts w:asciiTheme="minorHAnsi" w:hAnsiTheme="minorHAnsi"/>
          <w:lang w:bidi="ar-SA"/>
        </w:rPr>
        <w:t>(1)</w:t>
      </w:r>
    </w:p>
    <w:p w14:paraId="3D0CC3B8"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FS: Food security indicators in operational terms</w:t>
      </w:r>
    </w:p>
    <w:p w14:paraId="2DBD40C3"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V: Vector of household, farm and region characteristics</w:t>
      </w:r>
    </w:p>
    <w:p w14:paraId="506A474A"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h: hybrid seed use</w:t>
      </w:r>
    </w:p>
    <w:p w14:paraId="183DC28B"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f: fertiliser use</w:t>
      </w:r>
    </w:p>
    <w:p w14:paraId="145D0E1D" w14:textId="77777777" w:rsidR="001B3859" w:rsidRDefault="001B3859" w:rsidP="001B3859">
      <w:pPr>
        <w:jc w:val="both"/>
        <w:rPr>
          <w:rFonts w:asciiTheme="minorHAnsi" w:hAnsiTheme="minorHAnsi"/>
          <w:lang w:bidi="ar-SA"/>
        </w:rPr>
      </w:pPr>
    </w:p>
    <w:p w14:paraId="50F32A2D" w14:textId="77777777" w:rsidR="001B3859" w:rsidRDefault="001B3859" w:rsidP="001B3859">
      <w:pPr>
        <w:spacing w:after="0" w:line="360" w:lineRule="auto"/>
        <w:jc w:val="both"/>
        <w:rPr>
          <w:rFonts w:asciiTheme="minorHAnsi" w:hAnsiTheme="minorHAnsi"/>
          <w:lang w:bidi="ar-SA"/>
        </w:rPr>
      </w:pPr>
      <w:r>
        <w:rPr>
          <w:rFonts w:asciiTheme="minorHAnsi" w:hAnsiTheme="minorHAnsi"/>
          <w:lang w:bidi="ar-SA"/>
        </w:rPr>
        <w:t xml:space="preserve">Equation 1 represents a reduced form equations that </w:t>
      </w:r>
      <w:r w:rsidRPr="00637396">
        <w:rPr>
          <w:rFonts w:asciiTheme="minorHAnsi" w:hAnsiTheme="minorHAnsi"/>
          <w:lang w:bidi="ar-SA"/>
        </w:rPr>
        <w:t>explain</w:t>
      </w:r>
      <w:r>
        <w:rPr>
          <w:rFonts w:asciiTheme="minorHAnsi" w:hAnsiTheme="minorHAnsi"/>
          <w:lang w:bidi="ar-SA"/>
        </w:rPr>
        <w:t>s</w:t>
      </w:r>
      <w:r w:rsidRPr="00637396">
        <w:rPr>
          <w:rFonts w:asciiTheme="minorHAnsi" w:hAnsiTheme="minorHAnsi"/>
          <w:lang w:bidi="ar-SA"/>
        </w:rPr>
        <w:t xml:space="preserve"> food security variables by the variables for input use and exogenous explanatory variables</w:t>
      </w:r>
      <w:r>
        <w:rPr>
          <w:rFonts w:asciiTheme="minorHAnsi" w:hAnsiTheme="minorHAnsi"/>
          <w:lang w:bidi="ar-SA"/>
        </w:rPr>
        <w:t xml:space="preserve">. In equation 1, FS expresses our food security indicators in operational terms, V is a vector of </w:t>
      </w:r>
      <w:r w:rsidRPr="00C454E6">
        <w:rPr>
          <w:rFonts w:asciiTheme="minorHAnsi" w:hAnsiTheme="minorHAnsi"/>
          <w:lang w:bidi="ar-SA"/>
        </w:rPr>
        <w:t xml:space="preserve">household, </w:t>
      </w:r>
      <w:r>
        <w:rPr>
          <w:rFonts w:asciiTheme="minorHAnsi" w:hAnsiTheme="minorHAnsi"/>
          <w:lang w:bidi="ar-SA"/>
        </w:rPr>
        <w:t>farm, and region characteristics,</w:t>
      </w:r>
      <w:r w:rsidRPr="004462E1">
        <w:t xml:space="preserve"> </w:t>
      </w:r>
      <w:r w:rsidRPr="004462E1">
        <w:rPr>
          <w:rFonts w:asciiTheme="minorHAnsi" w:hAnsiTheme="minorHAnsi"/>
          <w:lang w:bidi="ar-SA"/>
        </w:rPr>
        <w:t>h</w:t>
      </w:r>
      <w:r>
        <w:rPr>
          <w:rFonts w:asciiTheme="minorHAnsi" w:hAnsiTheme="minorHAnsi"/>
          <w:lang w:bidi="ar-SA"/>
        </w:rPr>
        <w:t xml:space="preserve">  indicates the use of hybrid seeds and f the use of fertiliser. Before we can estimate equation 1 however, we need to test for possible interaction effects between our variables of interest, and for possible endogeneity of hybrid seed use and fertiliser use to our food security indicators.</w:t>
      </w:r>
    </w:p>
    <w:p w14:paraId="78FEC7F5" w14:textId="5FB77281" w:rsidR="001B3859" w:rsidRDefault="001B3859" w:rsidP="001B3859">
      <w:pPr>
        <w:spacing w:after="0" w:line="360" w:lineRule="auto"/>
        <w:jc w:val="both"/>
        <w:rPr>
          <w:rFonts w:asciiTheme="minorHAnsi" w:hAnsiTheme="minorHAnsi"/>
          <w:lang w:bidi="ar-SA"/>
        </w:rPr>
      </w:pPr>
    </w:p>
    <w:p w14:paraId="6149FCBC" w14:textId="77777777" w:rsidR="001B3859" w:rsidRPr="00FB45D1" w:rsidRDefault="001B3859" w:rsidP="001B3859">
      <w:pPr>
        <w:spacing w:after="0" w:line="360" w:lineRule="auto"/>
        <w:jc w:val="both"/>
        <w:rPr>
          <w:rFonts w:asciiTheme="minorHAnsi" w:hAnsiTheme="minorHAnsi"/>
          <w:lang w:bidi="ar-SA"/>
        </w:rPr>
      </w:pPr>
      <w:r w:rsidRPr="00637396">
        <w:rPr>
          <w:rFonts w:asciiTheme="minorHAnsi" w:hAnsiTheme="minorHAnsi"/>
          <w:lang w:bidi="ar-SA"/>
        </w:rPr>
        <w:t xml:space="preserve">Possible endogeneity of input use variables to food security can lead to biased estimates. </w:t>
      </w:r>
      <w:r w:rsidRPr="00637396">
        <w:rPr>
          <w:rFonts w:asciiTheme="minorHAnsi" w:hAnsiTheme="minorHAnsi"/>
          <w:lang w:bidi="ar-SA"/>
        </w:rPr>
        <w:fldChar w:fldCharType="begin"/>
      </w:r>
      <w:r>
        <w:rPr>
          <w:rFonts w:asciiTheme="minorHAnsi" w:hAnsiTheme="minorHAnsi"/>
          <w:lang w:bidi="ar-SA"/>
        </w:rPr>
        <w:instrText xml:space="preserve"> ADDIN ZOTERO_ITEM CSL_CITATION {"citationID":"I5Ryu9kU","properties":{"custom":"Smale et al. (2015)","formattedCitation":"Smale et al. (2015)","plainCitation":"Smale et al. (2015)"},"citationItems":[{"id":47,"uris":["http://zotero.org/groups/450117/items/U68F87A3"],"uri":["http://zotero.org/groups/450117/items/U68F87A3"],"itemData":{"id":47,"type":"article-journal","title":"How does adopting hybrid maize affect dietary diversity on family farms? Micro-evidence from Zambia","container-title":"Food Policy","page":"44-53","volume":"52","source":"CrossRef","DOI":"10.1016/j.foodpol.2015.03.001","ISSN":"03069192","note":"00000","shortTitle":"How does adopting hybrid maize affect dietary diversity on family farms?","language":"en","author":[{"family":"Smale","given":"Melinda"},{"family":"Moursi","given":"Mourad"},{"family":"Birol","given":"Ekin"}],"issued":{"date-parts":[["2015",4]]}}}],"schema":"https://github.com/citation-style-language/schema/raw/master/csl-citation.json"} </w:instrText>
      </w:r>
      <w:r w:rsidRPr="00637396">
        <w:rPr>
          <w:rFonts w:asciiTheme="minorHAnsi" w:hAnsiTheme="minorHAnsi"/>
          <w:lang w:bidi="ar-SA"/>
        </w:rPr>
        <w:fldChar w:fldCharType="separate"/>
      </w:r>
      <w:r w:rsidRPr="00637396">
        <w:rPr>
          <w:rFonts w:asciiTheme="minorHAnsi" w:hAnsiTheme="minorHAnsi"/>
          <w:lang w:bidi="ar-SA"/>
        </w:rPr>
        <w:t>Smale et al. (2015)</w:t>
      </w:r>
      <w:r w:rsidRPr="00637396">
        <w:rPr>
          <w:rFonts w:asciiTheme="minorHAnsi" w:hAnsiTheme="minorHAnsi"/>
          <w:lang w:bidi="ar-SA"/>
        </w:rPr>
        <w:fldChar w:fldCharType="end"/>
      </w:r>
      <w:r w:rsidRPr="00637396">
        <w:rPr>
          <w:rFonts w:asciiTheme="minorHAnsi" w:hAnsiTheme="minorHAnsi"/>
          <w:lang w:bidi="ar-SA"/>
        </w:rPr>
        <w:t xml:space="preserve"> address this problem by using instrumental variables for hybrid seed use in Zambia. </w:t>
      </w:r>
    </w:p>
    <w:p w14:paraId="6E71A684" w14:textId="77777777" w:rsidR="001B3859" w:rsidRDefault="001B3859" w:rsidP="001B3859">
      <w:pPr>
        <w:spacing w:after="0" w:line="360" w:lineRule="auto"/>
        <w:jc w:val="both"/>
        <w:rPr>
          <w:rFonts w:asciiTheme="minorHAnsi" w:hAnsiTheme="minorHAnsi"/>
          <w:lang w:bidi="ar-SA"/>
        </w:rPr>
      </w:pPr>
      <w:r w:rsidRPr="00637396">
        <w:rPr>
          <w:rFonts w:asciiTheme="minorHAnsi" w:hAnsiTheme="minorHAnsi"/>
          <w:lang w:bidi="ar-SA"/>
        </w:rPr>
        <w:t xml:space="preserve">The instrumental variables they use are all related to the Farm Input Support Programme (FISP) in Zambia, indicating whether a farmer received subsidised seed or was more likely to receive subsidised seed. These variables are expected to be related to hybrid seed use </w:t>
      </w:r>
      <w:commentRangeStart w:id="69"/>
      <w:commentRangeStart w:id="70"/>
      <w:r w:rsidRPr="00637396">
        <w:rPr>
          <w:rFonts w:asciiTheme="minorHAnsi" w:hAnsiTheme="minorHAnsi"/>
          <w:lang w:bidi="ar-SA"/>
        </w:rPr>
        <w:t xml:space="preserve">but not to food security. </w:t>
      </w:r>
      <w:commentRangeEnd w:id="69"/>
      <w:r>
        <w:rPr>
          <w:rStyle w:val="Verwijzingopmerking"/>
        </w:rPr>
        <w:commentReference w:id="69"/>
      </w:r>
      <w:commentRangeEnd w:id="70"/>
      <w:r>
        <w:rPr>
          <w:rStyle w:val="Verwijzingopmerking"/>
        </w:rPr>
        <w:commentReference w:id="70"/>
      </w:r>
      <w:r w:rsidRPr="00637396">
        <w:rPr>
          <w:rFonts w:asciiTheme="minorHAnsi" w:hAnsiTheme="minorHAnsi"/>
          <w:lang w:bidi="ar-SA"/>
        </w:rPr>
        <w:t>They performed diagnostic tests for endogeneity with instrumental variables (Wu-Hausman, Pagan-Hall, Sargan statistic, Anderson statistic). Their results suggest that in their case endogeneity was not a problem. As a consequence they estimated all regressions using OLS. We will adopt a similar strategy.</w:t>
      </w:r>
      <w:r>
        <w:rPr>
          <w:rFonts w:asciiTheme="minorHAnsi" w:hAnsiTheme="minorHAnsi"/>
          <w:lang w:bidi="ar-SA"/>
        </w:rPr>
        <w:t xml:space="preserve"> As explained in the theory of the Agricultural Household Model, we might deal with non-seperability in our model, where production decisions are not independent from consumption decisions. We cannot assume that decisions about hybrid seed use and fertiliser use are exogenous to our household food security indicators.</w:t>
      </w:r>
    </w:p>
    <w:p w14:paraId="190DF736" w14:textId="77777777" w:rsidR="001B3859" w:rsidRDefault="001B3859" w:rsidP="001B3859">
      <w:pPr>
        <w:spacing w:after="0" w:line="360" w:lineRule="auto"/>
        <w:jc w:val="both"/>
        <w:rPr>
          <w:rFonts w:asciiTheme="minorHAnsi" w:hAnsiTheme="minorHAnsi"/>
          <w:lang w:bidi="ar-SA"/>
        </w:rPr>
      </w:pPr>
    </w:p>
    <w:p w14:paraId="47D1A3C4" w14:textId="64B7ED37" w:rsidR="001B3859" w:rsidRDefault="001B3859" w:rsidP="001B3859">
      <w:pPr>
        <w:spacing w:after="0" w:line="360" w:lineRule="auto"/>
        <w:jc w:val="both"/>
        <w:rPr>
          <w:rFonts w:asciiTheme="minorHAnsi" w:hAnsiTheme="minorHAnsi"/>
          <w:lang w:bidi="ar-SA"/>
        </w:rPr>
      </w:pPr>
      <m:oMath>
        <m:r>
          <m:rPr>
            <m:sty m:val="p"/>
          </m:rPr>
          <w:rPr>
            <w:rFonts w:ascii="Cambria Math" w:hAnsi="Cambria Math"/>
            <w:lang w:bidi="ar-SA"/>
          </w:rPr>
          <m:t>FS</m:t>
        </m:r>
        <m:r>
          <m:rPr>
            <m:nor/>
          </m:rPr>
          <w:rPr>
            <w:rFonts w:ascii="Cambria Math" w:hAnsi="Cambria Math"/>
            <w:vertAlign w:val="subscript"/>
            <w:lang w:bidi="ar-SA"/>
          </w:rPr>
          <m:t>i</m:t>
        </m:r>
        <m:r>
          <m:rPr>
            <m:sty m:val="p"/>
          </m:rPr>
          <w:rPr>
            <w:rFonts w:ascii="Cambria Math" w:hAnsi="Cambria Math"/>
            <w:vertAlign w:val="subscript"/>
            <w:lang w:bidi="ar-SA"/>
          </w:rPr>
          <m:t>= β</m:t>
        </m:r>
        <m:r>
          <m:rPr>
            <m:nor/>
          </m:rPr>
          <w:rPr>
            <w:rFonts w:ascii="Cambria Math" w:hAnsi="Cambria Math"/>
            <w:vertAlign w:val="subscript"/>
            <w:lang w:bidi="ar-SA"/>
          </w:rPr>
          <m:t>0</m:t>
        </m:r>
        <m:r>
          <w:rPr>
            <w:rFonts w:ascii="Cambria Math" w:hAnsi="Cambria Math"/>
            <w:vertAlign w:val="subscript"/>
            <w:lang w:bidi="ar-SA"/>
          </w:rPr>
          <m:t xml:space="preserve"> +β</m:t>
        </m:r>
        <m:r>
          <m:rPr>
            <m:nor/>
          </m:rPr>
          <w:rPr>
            <w:rFonts w:ascii="Cambria Math" w:hAnsi="Cambria Math"/>
            <w:vertAlign w:val="subscript"/>
            <w:lang w:bidi="ar-SA"/>
          </w:rPr>
          <m:t>1</m:t>
        </m:r>
        <m:r>
          <w:rPr>
            <w:rFonts w:ascii="Cambria Math" w:hAnsi="Cambria Math"/>
            <w:vertAlign w:val="subscript"/>
            <w:lang w:bidi="ar-SA"/>
          </w:rPr>
          <m:t>V</m:t>
        </m:r>
        <m:r>
          <m:rPr>
            <m:nor/>
          </m:rPr>
          <w:rPr>
            <w:rFonts w:ascii="Cambria Math" w:hAnsi="Cambria Math"/>
            <w:vertAlign w:val="subscript"/>
            <w:lang w:bidi="ar-SA"/>
          </w:rPr>
          <m:t>i</m:t>
        </m:r>
        <m:r>
          <w:rPr>
            <w:rFonts w:ascii="Cambria Math" w:hAnsi="Cambria Math"/>
            <w:vertAlign w:val="subscript"/>
            <w:lang w:bidi="ar-SA"/>
          </w:rPr>
          <m:t>+ β</m:t>
        </m:r>
        <m:r>
          <m:rPr>
            <m:nor/>
          </m:rPr>
          <w:rPr>
            <w:rFonts w:ascii="Cambria Math" w:hAnsi="Cambria Math"/>
            <w:vertAlign w:val="subscript"/>
            <w:lang w:bidi="ar-SA"/>
          </w:rPr>
          <m:t>2</m:t>
        </m:r>
        <m:r>
          <w:rPr>
            <w:rFonts w:ascii="Cambria Math" w:hAnsi="Cambria Math"/>
            <w:vertAlign w:val="subscript"/>
            <w:lang w:bidi="ar-SA"/>
          </w:rPr>
          <m:t>h</m:t>
        </m:r>
        <m:r>
          <m:rPr>
            <m:nor/>
          </m:rPr>
          <w:rPr>
            <w:rFonts w:ascii="Cambria Math" w:hAnsi="Cambria Math"/>
            <w:vertAlign w:val="subscript"/>
            <w:lang w:bidi="ar-SA"/>
          </w:rPr>
          <m:t xml:space="preserve">i </m:t>
        </m:r>
        <m:r>
          <w:rPr>
            <w:rFonts w:ascii="Cambria Math" w:hAnsi="Cambria Math"/>
            <w:vertAlign w:val="subscript"/>
            <w:lang w:bidi="ar-SA"/>
          </w:rPr>
          <m:t>+β</m:t>
        </m:r>
        <m:r>
          <m:rPr>
            <m:nor/>
          </m:rPr>
          <w:rPr>
            <w:rFonts w:ascii="Cambria Math" w:hAnsi="Cambria Math"/>
            <w:vertAlign w:val="subscript"/>
            <w:lang w:bidi="ar-SA"/>
          </w:rPr>
          <m:t>3</m:t>
        </m:r>
        <m:r>
          <w:rPr>
            <w:rFonts w:ascii="Cambria Math" w:hAnsi="Cambria Math"/>
            <w:vertAlign w:val="subscript"/>
            <w:lang w:bidi="ar-SA"/>
          </w:rPr>
          <m:t>f</m:t>
        </m:r>
        <m:r>
          <m:rPr>
            <m:nor/>
          </m:rPr>
          <w:rPr>
            <w:rFonts w:ascii="Cambria Math" w:hAnsi="Cambria Math"/>
            <w:vertAlign w:val="subscript"/>
            <w:lang w:bidi="ar-SA"/>
          </w:rPr>
          <m:t xml:space="preserve">i </m:t>
        </m:r>
        <m:r>
          <w:rPr>
            <w:rFonts w:ascii="Cambria Math" w:hAnsi="Cambria Math"/>
            <w:vertAlign w:val="subscript"/>
            <w:lang w:bidi="ar-SA"/>
          </w:rPr>
          <m:t>+ ε</m:t>
        </m:r>
        <m:r>
          <m:rPr>
            <m:nor/>
          </m:rPr>
          <w:rPr>
            <w:rFonts w:ascii="Cambria Math" w:hAnsi="Cambria Math"/>
            <w:vertAlign w:val="subscript"/>
            <w:lang w:bidi="ar-SA"/>
          </w:rPr>
          <m:t>i</m:t>
        </m:r>
        <m:r>
          <w:rPr>
            <w:rFonts w:ascii="Cambria Math" w:hAnsi="Cambria Math"/>
            <w:vertAlign w:val="subscript"/>
            <w:lang w:bidi="ar-SA"/>
          </w:rPr>
          <m:t xml:space="preserve">      i= 1,…, N</m:t>
        </m:r>
      </m:oMath>
      <w:r>
        <w:rPr>
          <w:rFonts w:asciiTheme="minorHAnsi" w:hAnsiTheme="minorHAnsi"/>
          <w:vertAlign w:val="subscript"/>
          <w:lang w:bidi="ar-SA"/>
        </w:rPr>
        <w:t xml:space="preserve">                   </w:t>
      </w:r>
      <w:r w:rsidR="00A462C5">
        <w:rPr>
          <w:rFonts w:asciiTheme="minorHAnsi" w:hAnsiTheme="minorHAnsi"/>
          <w:lang w:bidi="ar-SA"/>
        </w:rPr>
        <w:t>(2</w:t>
      </w:r>
      <w:r>
        <w:rPr>
          <w:rFonts w:asciiTheme="minorHAnsi" w:hAnsiTheme="minorHAnsi"/>
          <w:lang w:bidi="ar-SA"/>
        </w:rPr>
        <w:t>)</w:t>
      </w:r>
    </w:p>
    <w:p w14:paraId="5084652D" w14:textId="77777777" w:rsidR="001B3859" w:rsidRDefault="001B3859" w:rsidP="001B3859">
      <w:pPr>
        <w:spacing w:after="0" w:line="360" w:lineRule="auto"/>
        <w:jc w:val="both"/>
        <w:rPr>
          <w:rFonts w:asciiTheme="minorHAnsi" w:hAnsiTheme="minorHAnsi"/>
          <w:lang w:bidi="ar-SA"/>
        </w:rPr>
      </w:pPr>
      <m:oMath>
        <m:r>
          <w:rPr>
            <w:rFonts w:ascii="Cambria Math" w:hAnsi="Cambria Math"/>
            <w:vertAlign w:val="subscript"/>
            <w:lang w:bidi="ar-SA"/>
          </w:rPr>
          <m:t>h</m:t>
        </m:r>
        <m:r>
          <m:rPr>
            <m:nor/>
          </m:rPr>
          <w:rPr>
            <w:rFonts w:ascii="Cambria Math" w:hAnsi="Cambria Math"/>
            <w:vertAlign w:val="subscript"/>
            <w:lang w:bidi="ar-SA"/>
          </w:rPr>
          <m:t xml:space="preserve">i </m:t>
        </m:r>
        <m:r>
          <m:rPr>
            <m:sty m:val="p"/>
          </m:rPr>
          <w:rPr>
            <w:rFonts w:ascii="Cambria Math" w:hAnsi="Cambria Math"/>
            <w:vertAlign w:val="subscript"/>
            <w:lang w:bidi="ar-SA"/>
          </w:rPr>
          <m:t>= α</m:t>
        </m:r>
        <m:r>
          <m:rPr>
            <m:nor/>
          </m:rPr>
          <w:rPr>
            <w:rFonts w:ascii="Cambria Math" w:hAnsi="Cambria Math"/>
            <w:vertAlign w:val="subscript"/>
            <w:lang w:bidi="ar-SA"/>
          </w:rPr>
          <m:t>0</m:t>
        </m:r>
        <m:r>
          <w:rPr>
            <w:rFonts w:ascii="Cambria Math" w:hAnsi="Cambria Math"/>
            <w:vertAlign w:val="subscript"/>
            <w:lang w:bidi="ar-SA"/>
          </w:rPr>
          <m:t xml:space="preserve"> +α</m:t>
        </m:r>
        <m:r>
          <m:rPr>
            <m:nor/>
          </m:rPr>
          <w:rPr>
            <w:rFonts w:ascii="Cambria Math" w:hAnsi="Cambria Math"/>
            <w:vertAlign w:val="subscript"/>
            <w:lang w:bidi="ar-SA"/>
          </w:rPr>
          <m:t>1</m:t>
        </m:r>
        <m:r>
          <w:rPr>
            <w:rFonts w:ascii="Cambria Math" w:hAnsi="Cambria Math"/>
            <w:vertAlign w:val="subscript"/>
            <w:lang w:bidi="ar-SA"/>
          </w:rPr>
          <m:t>V</m:t>
        </m:r>
        <m:r>
          <m:rPr>
            <m:nor/>
          </m:rPr>
          <w:rPr>
            <w:rFonts w:ascii="Cambria Math" w:hAnsi="Cambria Math"/>
            <w:vertAlign w:val="subscript"/>
            <w:lang w:bidi="ar-SA"/>
          </w:rPr>
          <m:t>i</m:t>
        </m:r>
        <m:r>
          <w:rPr>
            <w:rFonts w:ascii="Cambria Math" w:hAnsi="Cambria Math"/>
            <w:vertAlign w:val="subscript"/>
            <w:lang w:bidi="ar-SA"/>
          </w:rPr>
          <m:t>+ α</m:t>
        </m:r>
        <m:r>
          <m:rPr>
            <m:nor/>
          </m:rPr>
          <w:rPr>
            <w:rFonts w:ascii="Cambria Math" w:hAnsi="Cambria Math"/>
            <w:vertAlign w:val="subscript"/>
            <w:lang w:bidi="ar-SA"/>
          </w:rPr>
          <m:t>2</m:t>
        </m:r>
        <m:r>
          <w:rPr>
            <w:rFonts w:ascii="Cambria Math" w:hAnsi="Cambria Math"/>
            <w:vertAlign w:val="subscript"/>
            <w:lang w:bidi="ar-SA"/>
          </w:rPr>
          <m:t>FS</m:t>
        </m:r>
        <m:r>
          <m:rPr>
            <m:nor/>
          </m:rPr>
          <w:rPr>
            <w:rFonts w:ascii="Cambria Math" w:hAnsi="Cambria Math"/>
            <w:vertAlign w:val="subscript"/>
            <w:lang w:bidi="ar-SA"/>
          </w:rPr>
          <m:t>1i</m:t>
        </m:r>
        <m:r>
          <w:rPr>
            <w:rFonts w:ascii="Cambria Math" w:hAnsi="Cambria Math"/>
            <w:vertAlign w:val="subscript"/>
            <w:lang w:bidi="ar-SA"/>
          </w:rPr>
          <m:t>+α</m:t>
        </m:r>
        <m:r>
          <m:rPr>
            <m:nor/>
          </m:rPr>
          <w:rPr>
            <w:rFonts w:ascii="Cambria Math" w:hAnsi="Cambria Math"/>
            <w:vertAlign w:val="subscript"/>
            <w:lang w:bidi="ar-SA"/>
          </w:rPr>
          <m:t>3</m:t>
        </m:r>
        <m:r>
          <w:rPr>
            <w:rFonts w:ascii="Cambria Math" w:hAnsi="Cambria Math"/>
            <w:vertAlign w:val="subscript"/>
            <w:lang w:bidi="ar-SA"/>
          </w:rPr>
          <m:t>f</m:t>
        </m:r>
        <m:r>
          <m:rPr>
            <m:nor/>
          </m:rPr>
          <w:rPr>
            <w:rFonts w:ascii="Cambria Math" w:hAnsi="Cambria Math"/>
            <w:vertAlign w:val="subscript"/>
            <w:lang w:bidi="ar-SA"/>
          </w:rPr>
          <m:t>i</m:t>
        </m:r>
        <m:r>
          <w:rPr>
            <w:rFonts w:ascii="Cambria Math" w:hAnsi="Cambria Math"/>
            <w:vertAlign w:val="subscript"/>
            <w:lang w:bidi="ar-SA"/>
          </w:rPr>
          <m:t>+ ε</m:t>
        </m:r>
        <m:r>
          <m:rPr>
            <m:nor/>
          </m:rPr>
          <w:rPr>
            <w:rFonts w:ascii="Cambria Math" w:hAnsi="Cambria Math"/>
            <w:vertAlign w:val="subscript"/>
            <w:lang w:bidi="ar-SA"/>
          </w:rPr>
          <m:t>i</m:t>
        </m:r>
        <m:r>
          <w:rPr>
            <w:rFonts w:ascii="Cambria Math" w:hAnsi="Cambria Math"/>
            <w:vertAlign w:val="subscript"/>
            <w:lang w:bidi="ar-SA"/>
          </w:rPr>
          <m:t xml:space="preserve">      i= 1,…, N</m:t>
        </m:r>
      </m:oMath>
      <w:r>
        <w:rPr>
          <w:rFonts w:asciiTheme="minorHAnsi" w:hAnsiTheme="minorHAnsi"/>
          <w:vertAlign w:val="subscript"/>
          <w:lang w:bidi="ar-SA"/>
        </w:rPr>
        <w:t xml:space="preserve">       </w:t>
      </w:r>
    </w:p>
    <w:p w14:paraId="022A5A6D" w14:textId="77777777" w:rsidR="001B3859" w:rsidRDefault="001B3859" w:rsidP="001B3859">
      <w:pPr>
        <w:spacing w:after="0" w:line="360" w:lineRule="auto"/>
        <w:jc w:val="both"/>
        <w:rPr>
          <w:rFonts w:asciiTheme="minorHAnsi" w:hAnsiTheme="minorHAnsi"/>
          <w:lang w:bidi="ar-SA"/>
        </w:rPr>
      </w:pPr>
      <m:oMath>
        <m:r>
          <w:rPr>
            <w:rFonts w:ascii="Cambria Math" w:hAnsi="Cambria Math"/>
            <w:vertAlign w:val="subscript"/>
            <w:lang w:bidi="ar-SA"/>
          </w:rPr>
          <m:t>f</m:t>
        </m:r>
        <m:r>
          <m:rPr>
            <m:nor/>
          </m:rPr>
          <w:rPr>
            <w:rFonts w:ascii="Cambria Math" w:hAnsi="Cambria Math"/>
            <w:vertAlign w:val="subscript"/>
            <w:lang w:bidi="ar-SA"/>
          </w:rPr>
          <m:t xml:space="preserve">i </m:t>
        </m:r>
        <m:r>
          <m:rPr>
            <m:sty m:val="p"/>
          </m:rPr>
          <w:rPr>
            <w:rFonts w:ascii="Cambria Math" w:hAnsi="Cambria Math"/>
            <w:vertAlign w:val="subscript"/>
            <w:lang w:bidi="ar-SA"/>
          </w:rPr>
          <m:t>= γ</m:t>
        </m:r>
        <m:r>
          <m:rPr>
            <m:nor/>
          </m:rPr>
          <w:rPr>
            <w:rFonts w:ascii="Cambria Math" w:hAnsi="Cambria Math"/>
            <w:vertAlign w:val="subscript"/>
            <w:lang w:bidi="ar-SA"/>
          </w:rPr>
          <m:t>0</m:t>
        </m:r>
        <m:r>
          <w:rPr>
            <w:rFonts w:ascii="Cambria Math" w:hAnsi="Cambria Math"/>
            <w:vertAlign w:val="subscript"/>
            <w:lang w:bidi="ar-SA"/>
          </w:rPr>
          <m:t xml:space="preserve"> +γ</m:t>
        </m:r>
        <m:r>
          <m:rPr>
            <m:nor/>
          </m:rPr>
          <w:rPr>
            <w:rFonts w:ascii="Cambria Math" w:hAnsi="Cambria Math"/>
            <w:vertAlign w:val="subscript"/>
            <w:lang w:bidi="ar-SA"/>
          </w:rPr>
          <m:t>1</m:t>
        </m:r>
        <m:r>
          <w:rPr>
            <w:rFonts w:ascii="Cambria Math" w:hAnsi="Cambria Math"/>
            <w:vertAlign w:val="subscript"/>
            <w:lang w:bidi="ar-SA"/>
          </w:rPr>
          <m:t>V</m:t>
        </m:r>
        <m:r>
          <m:rPr>
            <m:nor/>
          </m:rPr>
          <w:rPr>
            <w:rFonts w:ascii="Cambria Math" w:hAnsi="Cambria Math"/>
            <w:vertAlign w:val="subscript"/>
            <w:lang w:bidi="ar-SA"/>
          </w:rPr>
          <m:t>i</m:t>
        </m:r>
        <m:r>
          <w:rPr>
            <w:rFonts w:ascii="Cambria Math" w:hAnsi="Cambria Math"/>
            <w:vertAlign w:val="subscript"/>
            <w:lang w:bidi="ar-SA"/>
          </w:rPr>
          <m:t>+ γ</m:t>
        </m:r>
        <m:r>
          <m:rPr>
            <m:nor/>
          </m:rPr>
          <w:rPr>
            <w:rFonts w:ascii="Cambria Math" w:hAnsi="Cambria Math"/>
            <w:vertAlign w:val="subscript"/>
            <w:lang w:bidi="ar-SA"/>
          </w:rPr>
          <m:t>2</m:t>
        </m:r>
        <m:r>
          <w:rPr>
            <w:rFonts w:ascii="Cambria Math" w:hAnsi="Cambria Math"/>
            <w:vertAlign w:val="subscript"/>
            <w:lang w:bidi="ar-SA"/>
          </w:rPr>
          <m:t>FS</m:t>
        </m:r>
        <m:r>
          <m:rPr>
            <m:nor/>
          </m:rPr>
          <w:rPr>
            <w:rFonts w:ascii="Cambria Math" w:hAnsi="Cambria Math"/>
            <w:vertAlign w:val="subscript"/>
            <w:lang w:bidi="ar-SA"/>
          </w:rPr>
          <m:t>2i</m:t>
        </m:r>
        <m:r>
          <w:rPr>
            <w:rFonts w:ascii="Cambria Math" w:hAnsi="Cambria Math"/>
            <w:vertAlign w:val="subscript"/>
            <w:lang w:bidi="ar-SA"/>
          </w:rPr>
          <m:t>+γ</m:t>
        </m:r>
        <m:r>
          <m:rPr>
            <m:nor/>
          </m:rPr>
          <w:rPr>
            <w:rFonts w:ascii="Cambria Math" w:hAnsi="Cambria Math"/>
            <w:vertAlign w:val="subscript"/>
            <w:lang w:bidi="ar-SA"/>
          </w:rPr>
          <m:t>3</m:t>
        </m:r>
        <m:r>
          <w:rPr>
            <w:rFonts w:ascii="Cambria Math" w:hAnsi="Cambria Math"/>
            <w:vertAlign w:val="subscript"/>
            <w:lang w:bidi="ar-SA"/>
          </w:rPr>
          <m:t>h</m:t>
        </m:r>
        <m:r>
          <m:rPr>
            <m:nor/>
          </m:rPr>
          <w:rPr>
            <w:rFonts w:ascii="Cambria Math" w:hAnsi="Cambria Math"/>
            <w:vertAlign w:val="subscript"/>
            <w:lang w:bidi="ar-SA"/>
          </w:rPr>
          <m:t>i</m:t>
        </m:r>
        <m:r>
          <w:rPr>
            <w:rFonts w:ascii="Cambria Math" w:hAnsi="Cambria Math"/>
            <w:vertAlign w:val="subscript"/>
            <w:lang w:bidi="ar-SA"/>
          </w:rPr>
          <m:t xml:space="preserve"> ε</m:t>
        </m:r>
        <m:r>
          <m:rPr>
            <m:nor/>
          </m:rPr>
          <w:rPr>
            <w:rFonts w:ascii="Cambria Math" w:hAnsi="Cambria Math"/>
            <w:vertAlign w:val="subscript"/>
            <w:lang w:bidi="ar-SA"/>
          </w:rPr>
          <m:t>i</m:t>
        </m:r>
        <m:r>
          <w:rPr>
            <w:rFonts w:ascii="Cambria Math" w:hAnsi="Cambria Math"/>
            <w:vertAlign w:val="subscript"/>
            <w:lang w:bidi="ar-SA"/>
          </w:rPr>
          <m:t xml:space="preserve">      i= 1,…, N</m:t>
        </m:r>
      </m:oMath>
      <w:r>
        <w:rPr>
          <w:rFonts w:asciiTheme="minorHAnsi" w:hAnsiTheme="minorHAnsi"/>
          <w:vertAlign w:val="subscript"/>
          <w:lang w:bidi="ar-SA"/>
        </w:rPr>
        <w:t xml:space="preserve">       </w:t>
      </w:r>
    </w:p>
    <w:p w14:paraId="2DDBAA5E"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FS: Food security indicators in operational terms</w:t>
      </w:r>
    </w:p>
    <w:p w14:paraId="5F23966A"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V: Vector of household, farm and region characteristics</w:t>
      </w:r>
    </w:p>
    <w:p w14:paraId="734E4F2D"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h: hybrid seed use</w:t>
      </w:r>
    </w:p>
    <w:p w14:paraId="1E40560E"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f: fertiliser use</w:t>
      </w:r>
    </w:p>
    <w:p w14:paraId="25320F5C" w14:textId="77777777" w:rsidR="001B3859" w:rsidRPr="004F2F47" w:rsidRDefault="001B3859" w:rsidP="001B3859">
      <w:pPr>
        <w:spacing w:after="0" w:line="240" w:lineRule="auto"/>
        <w:jc w:val="both"/>
        <w:rPr>
          <w:rFonts w:asciiTheme="minorHAnsi" w:hAnsiTheme="minorHAnsi"/>
          <w:lang w:bidi="ar-SA"/>
        </w:rPr>
      </w:pPr>
    </w:p>
    <w:p w14:paraId="0C83FFB6" w14:textId="77777777" w:rsidR="001B3859" w:rsidRDefault="001B3859" w:rsidP="001B3859">
      <w:pPr>
        <w:spacing w:after="0" w:line="360" w:lineRule="auto"/>
        <w:jc w:val="both"/>
        <w:rPr>
          <w:rFonts w:asciiTheme="minorHAnsi" w:hAnsiTheme="minorHAnsi"/>
          <w:lang w:bidi="ar-SA"/>
        </w:rPr>
      </w:pPr>
      <w:r>
        <w:rPr>
          <w:rFonts w:asciiTheme="minorHAnsi" w:hAnsiTheme="minorHAnsi"/>
          <w:lang w:bidi="ar-SA"/>
        </w:rPr>
        <w:t xml:space="preserve">Equation 3 is a system of equations, </w:t>
      </w:r>
      <w:r w:rsidRPr="001B0BBA">
        <w:rPr>
          <w:rFonts w:asciiTheme="minorHAnsi" w:hAnsiTheme="minorHAnsi"/>
          <w:lang w:bidi="ar-SA"/>
        </w:rPr>
        <w:t xml:space="preserve">FS </w:t>
      </w:r>
      <w:r>
        <w:rPr>
          <w:rFonts w:asciiTheme="minorHAnsi" w:hAnsiTheme="minorHAnsi"/>
          <w:lang w:bidi="ar-SA"/>
        </w:rPr>
        <w:t xml:space="preserve">again </w:t>
      </w:r>
      <w:r w:rsidRPr="001B0BBA">
        <w:rPr>
          <w:rFonts w:asciiTheme="minorHAnsi" w:hAnsiTheme="minorHAnsi"/>
          <w:lang w:bidi="ar-SA"/>
        </w:rPr>
        <w:t xml:space="preserve">expresses our food security indicators in operational terms, V is a vector of household, farm, and region characteristics, h  indicates the use of hybrid seeds and f the use of fertiliser. </w:t>
      </w:r>
      <w:r>
        <w:rPr>
          <w:rFonts w:asciiTheme="minorHAnsi" w:hAnsiTheme="minorHAnsi"/>
          <w:lang w:bidi="ar-SA"/>
        </w:rPr>
        <w:t xml:space="preserve">Here </w:t>
      </w:r>
      <m:oMath>
        <m:r>
          <w:rPr>
            <w:rFonts w:ascii="Cambria Math" w:hAnsi="Cambria Math"/>
            <w:vertAlign w:val="subscript"/>
            <w:lang w:bidi="ar-SA"/>
          </w:rPr>
          <m:t>h</m:t>
        </m:r>
        <m:r>
          <m:rPr>
            <m:nor/>
          </m:rPr>
          <w:rPr>
            <w:rFonts w:ascii="Cambria Math" w:hAnsi="Cambria Math"/>
            <w:vertAlign w:val="subscript"/>
            <w:lang w:bidi="ar-SA"/>
          </w:rPr>
          <m:t xml:space="preserve">i </m:t>
        </m:r>
      </m:oMath>
      <w:r>
        <w:rPr>
          <w:rFonts w:asciiTheme="minorHAnsi" w:hAnsiTheme="minorHAnsi"/>
          <w:lang w:bidi="ar-SA"/>
        </w:rPr>
        <w:t xml:space="preserve">and </w:t>
      </w:r>
      <m:oMath>
        <m:r>
          <w:rPr>
            <w:rFonts w:ascii="Cambria Math" w:hAnsi="Cambria Math"/>
            <w:vertAlign w:val="subscript"/>
            <w:lang w:bidi="ar-SA"/>
          </w:rPr>
          <m:t>f</m:t>
        </m:r>
        <m:r>
          <m:rPr>
            <m:nor/>
          </m:rPr>
          <w:rPr>
            <w:rFonts w:ascii="Cambria Math" w:hAnsi="Cambria Math"/>
            <w:vertAlign w:val="subscript"/>
            <w:lang w:bidi="ar-SA"/>
          </w:rPr>
          <m:t xml:space="preserve">i </m:t>
        </m:r>
      </m:oMath>
      <w:r>
        <w:rPr>
          <w:rFonts w:asciiTheme="minorHAnsi" w:hAnsiTheme="minorHAnsi"/>
          <w:vertAlign w:val="subscript"/>
          <w:lang w:bidi="ar-SA"/>
        </w:rPr>
        <w:t xml:space="preserve"> </w:t>
      </w:r>
      <w:r>
        <w:rPr>
          <w:rFonts w:asciiTheme="minorHAnsi" w:hAnsiTheme="minorHAnsi"/>
          <w:lang w:bidi="ar-SA"/>
        </w:rPr>
        <w:t>are dependent on FS and on the vector of independent variables. T</w:t>
      </w:r>
      <w:r w:rsidRPr="00637396">
        <w:rPr>
          <w:rFonts w:asciiTheme="minorHAnsi" w:hAnsiTheme="minorHAnsi"/>
          <w:lang w:bidi="ar-SA"/>
        </w:rPr>
        <w:t>o check for endogeneity of hybrid seed</w:t>
      </w:r>
      <w:r>
        <w:rPr>
          <w:rFonts w:asciiTheme="minorHAnsi" w:hAnsiTheme="minorHAnsi"/>
          <w:lang w:bidi="ar-SA"/>
        </w:rPr>
        <w:t>-</w:t>
      </w:r>
      <w:r w:rsidRPr="00637396">
        <w:rPr>
          <w:rFonts w:asciiTheme="minorHAnsi" w:hAnsiTheme="minorHAnsi"/>
          <w:lang w:bidi="ar-SA"/>
        </w:rPr>
        <w:t xml:space="preserve"> and fertiliser use, we use an instrumental variable approach. </w:t>
      </w:r>
      <w:r>
        <w:rPr>
          <w:rFonts w:asciiTheme="minorHAnsi" w:hAnsiTheme="minorHAnsi"/>
          <w:lang w:bidi="ar-SA"/>
        </w:rPr>
        <w:t xml:space="preserve">We will apply a two stage least squares (2SLS). </w:t>
      </w:r>
    </w:p>
    <w:p w14:paraId="3EF5A0F0" w14:textId="77777777" w:rsidR="001B3859" w:rsidRDefault="001B3859" w:rsidP="001B3859">
      <w:pPr>
        <w:spacing w:after="0" w:line="360" w:lineRule="auto"/>
        <w:jc w:val="both"/>
        <w:rPr>
          <w:rFonts w:asciiTheme="minorHAnsi" w:hAnsiTheme="minorHAnsi"/>
          <w:lang w:bidi="ar-SA"/>
        </w:rPr>
      </w:pPr>
    </w:p>
    <w:p w14:paraId="702BFD63" w14:textId="5B2F32B4" w:rsidR="001B3859" w:rsidRPr="00365C1E" w:rsidRDefault="001B3859" w:rsidP="001B3859">
      <w:pPr>
        <w:spacing w:after="0" w:line="360" w:lineRule="auto"/>
        <w:jc w:val="both"/>
        <w:rPr>
          <w:rFonts w:asciiTheme="minorHAnsi" w:hAnsiTheme="minorHAnsi"/>
          <w:vertAlign w:val="subscript"/>
          <w:lang w:bidi="ar-SA"/>
        </w:rPr>
      </w:pPr>
      <m:oMath>
        <m:r>
          <w:rPr>
            <w:rFonts w:ascii="Cambria Math" w:hAnsi="Cambria Math"/>
            <w:vertAlign w:val="subscript"/>
            <w:lang w:bidi="ar-SA"/>
          </w:rPr>
          <m:t>First stage:          h</m:t>
        </m:r>
        <m:r>
          <m:rPr>
            <m:nor/>
          </m:rPr>
          <w:rPr>
            <w:rFonts w:ascii="Cambria Math" w:hAnsi="Cambria Math"/>
            <w:vertAlign w:val="subscript"/>
            <w:lang w:bidi="ar-SA"/>
          </w:rPr>
          <m:t xml:space="preserve">i </m:t>
        </m:r>
        <m:r>
          <m:rPr>
            <m:sty m:val="p"/>
          </m:rPr>
          <w:rPr>
            <w:rFonts w:ascii="Cambria Math" w:hAnsi="Cambria Math"/>
            <w:vertAlign w:val="subscript"/>
            <w:lang w:bidi="ar-SA"/>
          </w:rPr>
          <m:t>= α</m:t>
        </m:r>
        <m:r>
          <m:rPr>
            <m:nor/>
          </m:rPr>
          <w:rPr>
            <w:rFonts w:ascii="Cambria Math" w:hAnsi="Cambria Math"/>
            <w:vertAlign w:val="subscript"/>
            <w:lang w:bidi="ar-SA"/>
          </w:rPr>
          <m:t>0</m:t>
        </m:r>
        <m:r>
          <w:rPr>
            <w:rFonts w:ascii="Cambria Math" w:hAnsi="Cambria Math"/>
            <w:vertAlign w:val="subscript"/>
            <w:lang w:bidi="ar-SA"/>
          </w:rPr>
          <m:t xml:space="preserve"> +α</m:t>
        </m:r>
        <m:r>
          <m:rPr>
            <m:nor/>
          </m:rPr>
          <w:rPr>
            <w:rFonts w:ascii="Cambria Math" w:hAnsi="Cambria Math"/>
            <w:vertAlign w:val="subscript"/>
            <w:lang w:bidi="ar-SA"/>
          </w:rPr>
          <m:t>1</m:t>
        </m:r>
        <m:r>
          <w:rPr>
            <w:rFonts w:ascii="Cambria Math" w:hAnsi="Cambria Math"/>
            <w:vertAlign w:val="subscript"/>
            <w:lang w:bidi="ar-SA"/>
          </w:rPr>
          <m:t>V</m:t>
        </m:r>
        <m:r>
          <m:rPr>
            <m:nor/>
          </m:rPr>
          <w:rPr>
            <w:rFonts w:ascii="Cambria Math" w:hAnsi="Cambria Math"/>
            <w:vertAlign w:val="subscript"/>
            <w:lang w:bidi="ar-SA"/>
          </w:rPr>
          <m:t>i</m:t>
        </m:r>
        <m:r>
          <w:rPr>
            <w:rFonts w:ascii="Cambria Math" w:hAnsi="Cambria Math"/>
            <w:vertAlign w:val="subscript"/>
            <w:lang w:bidi="ar-SA"/>
          </w:rPr>
          <m:t>+</m:t>
        </m:r>
        <m:r>
          <m:rPr>
            <m:sty m:val="p"/>
          </m:rPr>
          <w:rPr>
            <w:rFonts w:ascii="Cambria Math" w:hAnsi="Cambria Math"/>
          </w:rPr>
          <m:t>α</m:t>
        </m:r>
        <m:r>
          <m:rPr>
            <m:nor/>
          </m:rPr>
          <w:rPr>
            <w:rFonts w:ascii="Cambria Math" w:hAnsi="Cambria Math"/>
            <w:vertAlign w:val="subscript"/>
            <w:lang w:bidi="ar-SA"/>
          </w:rPr>
          <m:t>i</m:t>
        </m:r>
        <m:r>
          <m:rPr>
            <m:sty m:val="p"/>
          </m:rPr>
          <w:rPr>
            <w:rFonts w:ascii="Cambria Math" w:hAnsi="Cambria Math"/>
          </w:rPr>
          <m:t>M</m:t>
        </m:r>
        <m:r>
          <m:rPr>
            <m:nor/>
          </m:rPr>
          <w:rPr>
            <w:rFonts w:ascii="Cambria Math" w:hAnsi="Cambria Math"/>
            <w:vertAlign w:val="subscript"/>
            <w:lang w:bidi="ar-SA"/>
          </w:rPr>
          <m:t>i</m:t>
        </m:r>
        <m:r>
          <w:rPr>
            <w:rFonts w:ascii="Cambria Math" w:hAnsi="Cambria Math"/>
            <w:vertAlign w:val="subscript"/>
            <w:lang w:bidi="ar-SA"/>
          </w:rPr>
          <m:t>+ u</m:t>
        </m:r>
        <m:r>
          <m:rPr>
            <m:nor/>
          </m:rPr>
          <w:rPr>
            <w:rFonts w:ascii="Cambria Math" w:hAnsi="Cambria Math"/>
            <w:vertAlign w:val="subscript"/>
            <w:lang w:bidi="ar-SA"/>
          </w:rPr>
          <m:t>i</m:t>
        </m:r>
        <m:r>
          <w:rPr>
            <w:rFonts w:ascii="Cambria Math" w:hAnsi="Cambria Math"/>
            <w:vertAlign w:val="subscript"/>
            <w:lang w:bidi="ar-SA"/>
          </w:rPr>
          <m:t xml:space="preserve">      i= 1,…, N</m:t>
        </m:r>
      </m:oMath>
      <w:r>
        <w:rPr>
          <w:rFonts w:asciiTheme="minorHAnsi" w:hAnsiTheme="minorHAnsi"/>
          <w:vertAlign w:val="subscript"/>
          <w:lang w:bidi="ar-SA"/>
        </w:rPr>
        <w:t xml:space="preserve">                   </w:t>
      </w:r>
      <w:r w:rsidR="00A462C5">
        <w:rPr>
          <w:rFonts w:asciiTheme="minorHAnsi" w:hAnsiTheme="minorHAnsi"/>
          <w:lang w:bidi="ar-SA"/>
        </w:rPr>
        <w:t>(3</w:t>
      </w:r>
      <w:r>
        <w:rPr>
          <w:rFonts w:asciiTheme="minorHAnsi" w:hAnsiTheme="minorHAnsi"/>
          <w:lang w:bidi="ar-SA"/>
        </w:rPr>
        <w:t>)</w:t>
      </w:r>
    </w:p>
    <w:p w14:paraId="62A4B5E0" w14:textId="77777777" w:rsidR="001B3859" w:rsidRPr="00365C1E" w:rsidRDefault="001B3859" w:rsidP="001B3859">
      <w:pPr>
        <w:spacing w:after="0" w:line="360" w:lineRule="auto"/>
        <w:jc w:val="both"/>
        <w:rPr>
          <w:rFonts w:asciiTheme="minorHAnsi" w:hAnsiTheme="minorHAnsi"/>
          <w:vertAlign w:val="subscript"/>
          <w:lang w:bidi="ar-SA"/>
        </w:rPr>
      </w:pPr>
      <m:oMathPara>
        <m:oMathParaPr>
          <m:jc m:val="left"/>
        </m:oMathParaPr>
        <m:oMath>
          <m:r>
            <w:rPr>
              <w:rFonts w:ascii="Cambria Math" w:hAnsi="Cambria Math"/>
              <w:vertAlign w:val="subscript"/>
              <w:lang w:bidi="ar-SA"/>
            </w:rPr>
            <m:t xml:space="preserve">                                   f</m:t>
          </m:r>
          <m:r>
            <m:rPr>
              <m:nor/>
            </m:rPr>
            <w:rPr>
              <w:rFonts w:ascii="Cambria Math" w:hAnsi="Cambria Math"/>
              <w:vertAlign w:val="subscript"/>
              <w:lang w:bidi="ar-SA"/>
            </w:rPr>
            <m:t xml:space="preserve">i </m:t>
          </m:r>
          <m:r>
            <m:rPr>
              <m:sty m:val="p"/>
            </m:rPr>
            <w:rPr>
              <w:rFonts w:ascii="Cambria Math" w:hAnsi="Cambria Math"/>
              <w:vertAlign w:val="subscript"/>
              <w:lang w:bidi="ar-SA"/>
            </w:rPr>
            <m:t>= γ</m:t>
          </m:r>
          <m:r>
            <m:rPr>
              <m:nor/>
            </m:rPr>
            <w:rPr>
              <w:rFonts w:ascii="Cambria Math" w:hAnsi="Cambria Math"/>
              <w:vertAlign w:val="subscript"/>
              <w:lang w:bidi="ar-SA"/>
            </w:rPr>
            <m:t>0</m:t>
          </m:r>
          <m:r>
            <w:rPr>
              <w:rFonts w:ascii="Cambria Math" w:hAnsi="Cambria Math"/>
              <w:vertAlign w:val="subscript"/>
              <w:lang w:bidi="ar-SA"/>
            </w:rPr>
            <m:t xml:space="preserve"> +γ</m:t>
          </m:r>
          <m:r>
            <m:rPr>
              <m:nor/>
            </m:rPr>
            <w:rPr>
              <w:rFonts w:ascii="Cambria Math" w:hAnsi="Cambria Math"/>
              <w:vertAlign w:val="subscript"/>
              <w:lang w:bidi="ar-SA"/>
            </w:rPr>
            <m:t>1</m:t>
          </m:r>
          <m:r>
            <w:rPr>
              <w:rFonts w:ascii="Cambria Math" w:hAnsi="Cambria Math"/>
              <w:vertAlign w:val="subscript"/>
              <w:lang w:bidi="ar-SA"/>
            </w:rPr>
            <m:t>V</m:t>
          </m:r>
          <m:r>
            <m:rPr>
              <m:nor/>
            </m:rPr>
            <w:rPr>
              <w:rFonts w:ascii="Cambria Math" w:hAnsi="Cambria Math"/>
              <w:vertAlign w:val="subscript"/>
              <w:lang w:bidi="ar-SA"/>
            </w:rPr>
            <m:t>i</m:t>
          </m:r>
          <m:r>
            <w:rPr>
              <w:rFonts w:ascii="Cambria Math" w:hAnsi="Cambria Math"/>
              <w:vertAlign w:val="subscript"/>
              <w:lang w:bidi="ar-SA"/>
            </w:rPr>
            <m:t>+γ</m:t>
          </m:r>
          <m:r>
            <m:rPr>
              <m:nor/>
            </m:rPr>
            <w:rPr>
              <w:rFonts w:ascii="Cambria Math" w:hAnsi="Cambria Math"/>
              <w:vertAlign w:val="subscript"/>
              <w:lang w:bidi="ar-SA"/>
            </w:rPr>
            <m:t>i</m:t>
          </m:r>
          <m:r>
            <m:rPr>
              <m:sty m:val="p"/>
            </m:rPr>
            <w:rPr>
              <w:rFonts w:ascii="Cambria Math" w:hAnsi="Cambria Math"/>
            </w:rPr>
            <m:t>M</m:t>
          </m:r>
          <m:r>
            <m:rPr>
              <m:nor/>
            </m:rPr>
            <w:rPr>
              <w:rFonts w:ascii="Cambria Math" w:hAnsi="Cambria Math"/>
              <w:vertAlign w:val="subscript"/>
              <w:lang w:bidi="ar-SA"/>
            </w:rPr>
            <m:t>i</m:t>
          </m:r>
          <m:r>
            <w:rPr>
              <w:rFonts w:ascii="Cambria Math" w:hAnsi="Cambria Math"/>
              <w:vertAlign w:val="subscript"/>
              <w:lang w:bidi="ar-SA"/>
            </w:rPr>
            <m:t>+ v</m:t>
          </m:r>
          <m:r>
            <m:rPr>
              <m:nor/>
            </m:rPr>
            <w:rPr>
              <w:rFonts w:ascii="Cambria Math" w:hAnsi="Cambria Math"/>
              <w:vertAlign w:val="subscript"/>
              <w:lang w:bidi="ar-SA"/>
            </w:rPr>
            <m:t>i</m:t>
          </m:r>
          <m:r>
            <w:rPr>
              <w:rFonts w:ascii="Cambria Math" w:hAnsi="Cambria Math"/>
              <w:vertAlign w:val="subscript"/>
              <w:lang w:bidi="ar-SA"/>
            </w:rPr>
            <m:t xml:space="preserve">      i= 1,…, N</m:t>
          </m:r>
        </m:oMath>
      </m:oMathPara>
    </w:p>
    <w:p w14:paraId="63E23667" w14:textId="77777777" w:rsidR="001B3859" w:rsidRPr="00417FD8" w:rsidRDefault="001B3859" w:rsidP="001B3859">
      <w:pPr>
        <w:spacing w:after="0" w:line="360" w:lineRule="auto"/>
        <w:jc w:val="both"/>
        <w:rPr>
          <w:rFonts w:asciiTheme="minorHAnsi" w:hAnsiTheme="minorHAnsi"/>
          <w:vertAlign w:val="subscript"/>
          <w:lang w:bidi="ar-SA"/>
        </w:rPr>
      </w:pPr>
      <m:oMathPara>
        <m:oMathParaPr>
          <m:jc m:val="left"/>
        </m:oMathParaPr>
        <m:oMath>
          <m:r>
            <w:rPr>
              <w:rFonts w:ascii="Cambria Math" w:hAnsi="Cambria Math"/>
              <w:vertAlign w:val="subscript"/>
              <w:lang w:bidi="ar-SA"/>
            </w:rPr>
            <m:t xml:space="preserve">Second stage:     </m:t>
          </m:r>
          <m:r>
            <m:rPr>
              <m:sty m:val="p"/>
            </m:rPr>
            <w:rPr>
              <w:rFonts w:ascii="Cambria Math" w:hAnsi="Cambria Math"/>
              <w:lang w:bidi="ar-SA"/>
            </w:rPr>
            <m:t>FS</m:t>
          </m:r>
          <m:r>
            <m:rPr>
              <m:nor/>
            </m:rPr>
            <w:rPr>
              <w:rFonts w:ascii="Cambria Math" w:hAnsi="Cambria Math"/>
              <w:vertAlign w:val="subscript"/>
              <w:lang w:bidi="ar-SA"/>
            </w:rPr>
            <m:t>i</m:t>
          </m:r>
          <m:r>
            <m:rPr>
              <m:sty m:val="p"/>
            </m:rPr>
            <w:rPr>
              <w:rFonts w:ascii="Cambria Math" w:hAnsi="Cambria Math"/>
              <w:vertAlign w:val="subscript"/>
              <w:lang w:bidi="ar-SA"/>
            </w:rPr>
            <m:t>= β</m:t>
          </m:r>
          <m:r>
            <m:rPr>
              <m:nor/>
            </m:rPr>
            <w:rPr>
              <w:rFonts w:ascii="Cambria Math" w:hAnsi="Cambria Math"/>
              <w:vertAlign w:val="subscript"/>
              <w:lang w:bidi="ar-SA"/>
            </w:rPr>
            <m:t>0</m:t>
          </m:r>
          <m:r>
            <w:rPr>
              <w:rFonts w:ascii="Cambria Math" w:hAnsi="Cambria Math"/>
              <w:vertAlign w:val="subscript"/>
              <w:lang w:bidi="ar-SA"/>
            </w:rPr>
            <m:t xml:space="preserve"> +β</m:t>
          </m:r>
          <m:r>
            <m:rPr>
              <m:nor/>
            </m:rPr>
            <w:rPr>
              <w:rFonts w:ascii="Cambria Math" w:hAnsi="Cambria Math"/>
              <w:vertAlign w:val="subscript"/>
              <w:lang w:bidi="ar-SA"/>
            </w:rPr>
            <m:t>1</m:t>
          </m:r>
          <m:r>
            <w:rPr>
              <w:rFonts w:ascii="Cambria Math" w:hAnsi="Cambria Math"/>
              <w:vertAlign w:val="subscript"/>
              <w:lang w:bidi="ar-SA"/>
            </w:rPr>
            <m:t>V</m:t>
          </m:r>
          <m:r>
            <m:rPr>
              <m:nor/>
            </m:rPr>
            <w:rPr>
              <w:rFonts w:ascii="Cambria Math" w:hAnsi="Cambria Math"/>
              <w:vertAlign w:val="subscript"/>
              <w:lang w:bidi="ar-SA"/>
            </w:rPr>
            <m:t>i</m:t>
          </m:r>
          <m:r>
            <w:rPr>
              <w:rFonts w:ascii="Cambria Math" w:hAnsi="Cambria Math"/>
              <w:vertAlign w:val="subscript"/>
              <w:lang w:bidi="ar-SA"/>
            </w:rPr>
            <m:t>+ β</m:t>
          </m:r>
          <m:r>
            <m:rPr>
              <m:nor/>
            </m:rPr>
            <w:rPr>
              <w:rFonts w:ascii="Cambria Math" w:hAnsi="Cambria Math"/>
              <w:vertAlign w:val="subscript"/>
              <w:lang w:bidi="ar-SA"/>
            </w:rPr>
            <m:t>2</m:t>
          </m:r>
          <m:r>
            <w:rPr>
              <w:rFonts w:ascii="Cambria Math" w:hAnsi="Cambria Math"/>
              <w:vertAlign w:val="subscript"/>
              <w:lang w:bidi="ar-SA"/>
            </w:rPr>
            <m:t>E(h</m:t>
          </m:r>
          <m:r>
            <m:rPr>
              <m:nor/>
            </m:rPr>
            <w:rPr>
              <w:rFonts w:ascii="Cambria Math" w:hAnsi="Cambria Math"/>
              <w:vertAlign w:val="subscript"/>
              <w:lang w:bidi="ar-SA"/>
            </w:rPr>
            <m:t>i</m:t>
          </m:r>
          <m:r>
            <w:rPr>
              <w:rFonts w:ascii="Cambria Math" w:hAnsi="Cambria Math"/>
              <w:vertAlign w:val="subscript"/>
              <w:lang w:bidi="ar-SA"/>
            </w:rPr>
            <m:t>)</m:t>
          </m:r>
          <m:r>
            <m:rPr>
              <m:nor/>
            </m:rPr>
            <w:rPr>
              <w:rFonts w:ascii="Cambria Math" w:hAnsi="Cambria Math"/>
              <w:vertAlign w:val="subscript"/>
              <w:lang w:bidi="ar-SA"/>
            </w:rPr>
            <m:t xml:space="preserve"> </m:t>
          </m:r>
          <m:r>
            <w:rPr>
              <w:rFonts w:ascii="Cambria Math" w:hAnsi="Cambria Math"/>
              <w:vertAlign w:val="subscript"/>
              <w:lang w:bidi="ar-SA"/>
            </w:rPr>
            <m:t>+β</m:t>
          </m:r>
          <m:r>
            <m:rPr>
              <m:nor/>
            </m:rPr>
            <w:rPr>
              <w:rFonts w:ascii="Cambria Math" w:hAnsi="Cambria Math"/>
              <w:vertAlign w:val="subscript"/>
              <w:lang w:bidi="ar-SA"/>
            </w:rPr>
            <m:t>3</m:t>
          </m:r>
          <m:r>
            <w:rPr>
              <w:rFonts w:ascii="Cambria Math" w:hAnsi="Cambria Math"/>
              <w:vertAlign w:val="subscript"/>
              <w:lang w:bidi="ar-SA"/>
            </w:rPr>
            <m:t>E(f</m:t>
          </m:r>
          <m:r>
            <m:rPr>
              <m:nor/>
            </m:rPr>
            <w:rPr>
              <w:rFonts w:ascii="Cambria Math" w:hAnsi="Cambria Math"/>
              <w:vertAlign w:val="subscript"/>
              <w:lang w:bidi="ar-SA"/>
            </w:rPr>
            <m:t>i</m:t>
          </m:r>
          <m:r>
            <w:rPr>
              <w:rFonts w:ascii="Cambria Math" w:hAnsi="Cambria Math"/>
              <w:vertAlign w:val="subscript"/>
              <w:lang w:bidi="ar-SA"/>
            </w:rPr>
            <m:t>)</m:t>
          </m:r>
          <m:r>
            <m:rPr>
              <m:nor/>
            </m:rPr>
            <w:rPr>
              <w:rFonts w:ascii="Cambria Math" w:hAnsi="Cambria Math"/>
              <w:vertAlign w:val="subscript"/>
              <w:lang w:bidi="ar-SA"/>
            </w:rPr>
            <m:t xml:space="preserve"> </m:t>
          </m:r>
          <m:r>
            <w:rPr>
              <w:rFonts w:ascii="Cambria Math" w:hAnsi="Cambria Math"/>
              <w:vertAlign w:val="subscript"/>
              <w:lang w:bidi="ar-SA"/>
            </w:rPr>
            <m:t>+ ε</m:t>
          </m:r>
          <m:r>
            <m:rPr>
              <m:nor/>
            </m:rPr>
            <w:rPr>
              <w:rFonts w:ascii="Cambria Math" w:hAnsi="Cambria Math"/>
              <w:vertAlign w:val="subscript"/>
              <w:lang w:bidi="ar-SA"/>
            </w:rPr>
            <m:t>i</m:t>
          </m:r>
          <m:r>
            <w:rPr>
              <w:rFonts w:ascii="Cambria Math" w:hAnsi="Cambria Math"/>
              <w:vertAlign w:val="subscript"/>
              <w:lang w:bidi="ar-SA"/>
            </w:rPr>
            <m:t xml:space="preserve">      i= 1,…, N</m:t>
          </m:r>
        </m:oMath>
      </m:oMathPara>
    </w:p>
    <w:p w14:paraId="784DFA10"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FS: Food security indicators in operational terms</w:t>
      </w:r>
    </w:p>
    <w:p w14:paraId="627F2030"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V: Vector of household, farm and region characteristics</w:t>
      </w:r>
    </w:p>
    <w:p w14:paraId="4202AC53"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M: Vector of instrumental variables</w:t>
      </w:r>
    </w:p>
    <w:p w14:paraId="7B99D2A7"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 xml:space="preserve">h: hybrid seed use </w:t>
      </w:r>
    </w:p>
    <w:p w14:paraId="57333D17" w14:textId="77777777" w:rsidR="001B3859" w:rsidRDefault="001B3859" w:rsidP="001B3859">
      <w:pPr>
        <w:spacing w:after="0" w:line="240" w:lineRule="auto"/>
        <w:jc w:val="both"/>
        <w:rPr>
          <w:rFonts w:asciiTheme="minorHAnsi" w:hAnsiTheme="minorHAnsi"/>
          <w:lang w:bidi="ar-SA"/>
        </w:rPr>
      </w:pPr>
      <w:r>
        <w:rPr>
          <w:rFonts w:asciiTheme="minorHAnsi" w:hAnsiTheme="minorHAnsi"/>
          <w:lang w:bidi="ar-SA"/>
        </w:rPr>
        <w:t>f: fertiliser use</w:t>
      </w:r>
    </w:p>
    <w:p w14:paraId="63BB6EE6" w14:textId="77777777" w:rsidR="001B3859" w:rsidRPr="00365C1E" w:rsidRDefault="001B3859" w:rsidP="001B3859">
      <w:pPr>
        <w:spacing w:after="0" w:line="240" w:lineRule="auto"/>
        <w:jc w:val="both"/>
        <w:rPr>
          <w:rFonts w:asciiTheme="minorHAnsi" w:hAnsiTheme="minorHAnsi"/>
          <w:lang w:bidi="ar-SA"/>
        </w:rPr>
      </w:pPr>
    </w:p>
    <w:p w14:paraId="289A5BB3" w14:textId="77777777" w:rsidR="001B3859" w:rsidRPr="00C16C4E" w:rsidRDefault="001B3859" w:rsidP="001B3859">
      <w:pPr>
        <w:spacing w:after="0" w:line="360" w:lineRule="auto"/>
        <w:jc w:val="both"/>
        <w:rPr>
          <w:rFonts w:asciiTheme="minorHAnsi" w:hAnsiTheme="minorHAnsi"/>
          <w:lang w:bidi="ar-SA"/>
        </w:rPr>
      </w:pPr>
      <w:r>
        <w:rPr>
          <w:rFonts w:asciiTheme="minorHAnsi" w:hAnsiTheme="minorHAnsi"/>
          <w:lang w:bidi="ar-SA"/>
        </w:rPr>
        <w:t xml:space="preserve">Equation 4 represents the first- and second stage of our 2SLS. </w:t>
      </w:r>
      <w:r w:rsidRPr="00637396">
        <w:rPr>
          <w:rFonts w:asciiTheme="minorHAnsi" w:hAnsiTheme="minorHAnsi"/>
          <w:lang w:bidi="ar-SA"/>
        </w:rPr>
        <w:t>As instruments we use two dummy variables, indicating whether the household has</w:t>
      </w:r>
      <w:r>
        <w:rPr>
          <w:rFonts w:asciiTheme="minorHAnsi" w:hAnsiTheme="minorHAnsi"/>
          <w:lang w:bidi="ar-SA"/>
        </w:rPr>
        <w:t xml:space="preserve"> received a subsidy  for seeds  </w:t>
      </w:r>
      <w:r w:rsidRPr="00637396">
        <w:rPr>
          <w:rFonts w:asciiTheme="minorHAnsi" w:hAnsiTheme="minorHAnsi"/>
          <w:lang w:bidi="ar-SA"/>
        </w:rPr>
        <w:t>and/or whether the household has received a subsidy for fertiliser</w:t>
      </w:r>
      <w:r>
        <w:rPr>
          <w:rFonts w:asciiTheme="minorHAnsi" w:hAnsiTheme="minorHAnsi"/>
          <w:lang w:bidi="ar-SA"/>
        </w:rPr>
        <w:t xml:space="preserve"> i</w:t>
      </w:r>
      <w:r w:rsidRPr="00637396">
        <w:rPr>
          <w:rFonts w:asciiTheme="minorHAnsi" w:hAnsiTheme="minorHAnsi"/>
          <w:lang w:bidi="ar-SA"/>
        </w:rPr>
        <w:t xml:space="preserve">n the survey year.  </w:t>
      </w:r>
      <w:r>
        <w:rPr>
          <w:rFonts w:asciiTheme="minorHAnsi" w:hAnsiTheme="minorHAnsi"/>
          <w:lang w:bidi="ar-SA"/>
        </w:rPr>
        <w:t>Furthermore, we include the lagged proportion of hybrid seeds and fertiliser use at district level as second set of instruments. In the first stage we explain hybrid seed- and fertiliser use by these instruments M and V, the vector for exogenous independent variables. In the second stage we use the estimated values for hybrid seed- and fertiliser use as explanatory variables in the original equation. By overidentifying our model we can test whether the instrument exogeneity conditions are valid with a Sargan test.  If these conditions are met w</w:t>
      </w:r>
      <w:r w:rsidRPr="00637396">
        <w:rPr>
          <w:rFonts w:asciiTheme="minorHAnsi" w:hAnsiTheme="minorHAnsi"/>
          <w:lang w:bidi="ar-SA"/>
        </w:rPr>
        <w:t>e perform a hau</w:t>
      </w:r>
      <w:r>
        <w:rPr>
          <w:rFonts w:asciiTheme="minorHAnsi" w:hAnsiTheme="minorHAnsi"/>
          <w:lang w:bidi="ar-SA"/>
        </w:rPr>
        <w:t>sman test to indicate whether</w:t>
      </w:r>
      <w:r w:rsidRPr="00637396">
        <w:rPr>
          <w:rFonts w:asciiTheme="minorHAnsi" w:hAnsiTheme="minorHAnsi"/>
          <w:lang w:bidi="ar-SA"/>
        </w:rPr>
        <w:t xml:space="preserve"> IV (instrumental variable) regression</w:t>
      </w:r>
      <w:r>
        <w:rPr>
          <w:rFonts w:asciiTheme="minorHAnsi" w:hAnsiTheme="minorHAnsi"/>
          <w:lang w:bidi="ar-SA"/>
        </w:rPr>
        <w:t xml:space="preserve"> coefficients are</w:t>
      </w:r>
      <w:r w:rsidRPr="00637396">
        <w:rPr>
          <w:rFonts w:asciiTheme="minorHAnsi" w:hAnsiTheme="minorHAnsi"/>
          <w:lang w:bidi="ar-SA"/>
        </w:rPr>
        <w:t xml:space="preserve"> significantly different</w:t>
      </w:r>
      <w:r>
        <w:rPr>
          <w:rFonts w:asciiTheme="minorHAnsi" w:hAnsiTheme="minorHAnsi"/>
          <w:lang w:bidi="ar-SA"/>
        </w:rPr>
        <w:t xml:space="preserve"> from ordinary least squares (OLS)</w:t>
      </w:r>
      <w:r w:rsidRPr="00637396">
        <w:rPr>
          <w:rFonts w:asciiTheme="minorHAnsi" w:hAnsiTheme="minorHAnsi"/>
          <w:lang w:bidi="ar-SA"/>
        </w:rPr>
        <w:t xml:space="preserve">. If this is not the case, we may assume exogeneity and continue all analysis with OLS. </w:t>
      </w:r>
    </w:p>
    <w:p w14:paraId="44BCBC51" w14:textId="77777777" w:rsidR="001B3859" w:rsidRDefault="001B3859" w:rsidP="001B3859"/>
    <w:p w14:paraId="5F8E9C82" w14:textId="4478A481" w:rsidR="00A462C5" w:rsidRDefault="00763DCB" w:rsidP="00A462C5">
      <w:pPr>
        <w:jc w:val="both"/>
        <w:rPr>
          <w:rFonts w:asciiTheme="minorHAnsi" w:hAnsiTheme="minorHAnsi"/>
          <w:lang w:bidi="ar-SA"/>
        </w:rPr>
      </w:pPr>
      <w:r w:rsidRPr="00763DCB">
        <w:rPr>
          <w:rFonts w:ascii="Calibri" w:eastAsia="Times New Roman" w:hAnsi="Calibri" w:cs="Times New Roman"/>
          <w:color w:val="000000"/>
        </w:rPr>
        <w:t xml:space="preserve"> </w:t>
      </w:r>
      <m:oMath>
        <m:r>
          <m:rPr>
            <m:sty m:val="p"/>
          </m:rPr>
          <w:rPr>
            <w:rFonts w:ascii="Cambria Math" w:hAnsi="Cambria Math"/>
            <w:lang w:bidi="ar-SA"/>
          </w:rPr>
          <m:t>FS</m:t>
        </m:r>
        <m:r>
          <m:rPr>
            <m:nor/>
          </m:rPr>
          <w:rPr>
            <w:rFonts w:ascii="Cambria Math" w:hAnsi="Cambria Math"/>
            <w:vertAlign w:val="subscript"/>
            <w:lang w:bidi="ar-SA"/>
          </w:rPr>
          <m:t>i</m:t>
        </m:r>
        <m:r>
          <m:rPr>
            <m:sty m:val="p"/>
          </m:rPr>
          <w:rPr>
            <w:rFonts w:ascii="Cambria Math" w:hAnsi="Cambria Math"/>
            <w:vertAlign w:val="subscript"/>
            <w:lang w:bidi="ar-SA"/>
          </w:rPr>
          <m:t>= β</m:t>
        </m:r>
        <m:r>
          <m:rPr>
            <m:nor/>
          </m:rPr>
          <w:rPr>
            <w:rFonts w:ascii="Cambria Math" w:hAnsi="Cambria Math"/>
            <w:vertAlign w:val="subscript"/>
            <w:lang w:bidi="ar-SA"/>
          </w:rPr>
          <m:t>0</m:t>
        </m:r>
        <m:r>
          <w:rPr>
            <w:rFonts w:ascii="Cambria Math" w:hAnsi="Cambria Math"/>
            <w:vertAlign w:val="subscript"/>
            <w:lang w:bidi="ar-SA"/>
          </w:rPr>
          <m:t xml:space="preserve"> +β</m:t>
        </m:r>
        <m:r>
          <m:rPr>
            <m:nor/>
          </m:rPr>
          <w:rPr>
            <w:rFonts w:ascii="Cambria Math" w:hAnsi="Cambria Math"/>
            <w:vertAlign w:val="subscript"/>
            <w:lang w:bidi="ar-SA"/>
          </w:rPr>
          <m:t>1</m:t>
        </m:r>
        <m:r>
          <w:rPr>
            <w:rFonts w:ascii="Cambria Math" w:hAnsi="Cambria Math"/>
            <w:vertAlign w:val="subscript"/>
            <w:lang w:bidi="ar-SA"/>
          </w:rPr>
          <m:t>V</m:t>
        </m:r>
        <m:r>
          <m:rPr>
            <m:nor/>
          </m:rPr>
          <w:rPr>
            <w:rFonts w:ascii="Cambria Math" w:hAnsi="Cambria Math"/>
            <w:vertAlign w:val="subscript"/>
            <w:lang w:bidi="ar-SA"/>
          </w:rPr>
          <m:t>i</m:t>
        </m:r>
        <m:r>
          <w:rPr>
            <w:rFonts w:ascii="Cambria Math" w:hAnsi="Cambria Math"/>
            <w:vertAlign w:val="subscript"/>
            <w:lang w:bidi="ar-SA"/>
          </w:rPr>
          <m:t>+ β</m:t>
        </m:r>
        <m:r>
          <m:rPr>
            <m:nor/>
          </m:rPr>
          <w:rPr>
            <w:rFonts w:ascii="Cambria Math" w:hAnsi="Cambria Math"/>
            <w:vertAlign w:val="subscript"/>
            <w:lang w:bidi="ar-SA"/>
          </w:rPr>
          <m:t>2</m:t>
        </m:r>
        <m:r>
          <w:rPr>
            <w:rFonts w:ascii="Cambria Math" w:hAnsi="Cambria Math"/>
            <w:vertAlign w:val="subscript"/>
            <w:lang w:bidi="ar-SA"/>
          </w:rPr>
          <m:t>h</m:t>
        </m:r>
        <m:r>
          <m:rPr>
            <m:nor/>
          </m:rPr>
          <w:rPr>
            <w:rFonts w:ascii="Cambria Math" w:hAnsi="Cambria Math"/>
            <w:vertAlign w:val="subscript"/>
            <w:lang w:bidi="ar-SA"/>
          </w:rPr>
          <m:t xml:space="preserve">i </m:t>
        </m:r>
        <m:r>
          <w:rPr>
            <w:rFonts w:ascii="Cambria Math" w:hAnsi="Cambria Math"/>
            <w:vertAlign w:val="subscript"/>
            <w:lang w:bidi="ar-SA"/>
          </w:rPr>
          <m:t>+β</m:t>
        </m:r>
        <m:r>
          <m:rPr>
            <m:nor/>
          </m:rPr>
          <w:rPr>
            <w:rFonts w:ascii="Cambria Math" w:hAnsi="Cambria Math"/>
            <w:vertAlign w:val="subscript"/>
            <w:lang w:bidi="ar-SA"/>
          </w:rPr>
          <m:t>3</m:t>
        </m:r>
        <m:r>
          <w:rPr>
            <w:rFonts w:ascii="Cambria Math" w:hAnsi="Cambria Math"/>
            <w:vertAlign w:val="subscript"/>
            <w:lang w:bidi="ar-SA"/>
          </w:rPr>
          <m:t>f</m:t>
        </m:r>
        <m:r>
          <m:rPr>
            <m:nor/>
          </m:rPr>
          <w:rPr>
            <w:rFonts w:ascii="Cambria Math" w:hAnsi="Cambria Math"/>
            <w:vertAlign w:val="subscript"/>
            <w:lang w:bidi="ar-SA"/>
          </w:rPr>
          <m:t xml:space="preserve">i </m:t>
        </m:r>
        <m:r>
          <w:rPr>
            <w:rFonts w:ascii="Cambria Math" w:hAnsi="Cambria Math"/>
            <w:vertAlign w:val="subscript"/>
            <w:lang w:bidi="ar-SA"/>
          </w:rPr>
          <m:t>+β</m:t>
        </m:r>
        <m:r>
          <m:rPr>
            <m:nor/>
          </m:rPr>
          <w:rPr>
            <w:rFonts w:ascii="Cambria Math" w:hAnsi="Cambria Math"/>
            <w:vertAlign w:val="subscript"/>
            <w:lang w:bidi="ar-SA"/>
          </w:rPr>
          <m:t>4</m:t>
        </m:r>
        <m:r>
          <w:rPr>
            <w:rFonts w:ascii="Cambria Math" w:hAnsi="Cambria Math"/>
            <w:vertAlign w:val="subscript"/>
            <w:lang w:bidi="ar-SA"/>
          </w:rPr>
          <m:t>h</m:t>
        </m:r>
        <m:r>
          <m:rPr>
            <m:nor/>
          </m:rPr>
          <w:rPr>
            <w:rFonts w:ascii="Cambria Math" w:hAnsi="Cambria Math"/>
            <w:vertAlign w:val="subscript"/>
            <w:lang w:bidi="ar-SA"/>
          </w:rPr>
          <m:t>i</m:t>
        </m:r>
        <m:r>
          <w:rPr>
            <w:rFonts w:ascii="Cambria Math" w:hAnsi="Cambria Math"/>
            <w:vertAlign w:val="subscript"/>
            <w:lang w:bidi="ar-SA"/>
          </w:rPr>
          <m:t>f</m:t>
        </m:r>
        <m:r>
          <m:rPr>
            <m:nor/>
          </m:rPr>
          <w:rPr>
            <w:rFonts w:ascii="Cambria Math" w:hAnsi="Cambria Math"/>
            <w:vertAlign w:val="subscript"/>
            <w:lang w:bidi="ar-SA"/>
          </w:rPr>
          <m:t xml:space="preserve">i </m:t>
        </m:r>
        <m:r>
          <w:rPr>
            <w:rFonts w:ascii="Cambria Math" w:hAnsi="Cambria Math"/>
            <w:vertAlign w:val="subscript"/>
            <w:lang w:bidi="ar-SA"/>
          </w:rPr>
          <m:t>+β</m:t>
        </m:r>
        <m:r>
          <m:rPr>
            <m:nor/>
          </m:rPr>
          <w:rPr>
            <w:rFonts w:ascii="Cambria Math" w:hAnsi="Cambria Math"/>
            <w:vertAlign w:val="subscript"/>
            <w:lang w:bidi="ar-SA"/>
          </w:rPr>
          <m:t>4</m:t>
        </m:r>
        <m:r>
          <w:rPr>
            <w:rFonts w:ascii="Cambria Math" w:hAnsi="Cambria Math"/>
            <w:vertAlign w:val="subscript"/>
            <w:lang w:bidi="ar-SA"/>
          </w:rPr>
          <m:t>h</m:t>
        </m:r>
        <m:r>
          <m:rPr>
            <m:nor/>
          </m:rPr>
          <w:rPr>
            <w:rFonts w:ascii="Cambria Math" w:hAnsi="Cambria Math"/>
            <w:vertAlign w:val="subscript"/>
            <w:lang w:bidi="ar-SA"/>
          </w:rPr>
          <m:t>i</m:t>
        </m:r>
        <m:r>
          <w:rPr>
            <w:rFonts w:ascii="Cambria Math" w:hAnsi="Cambria Math"/>
            <w:vertAlign w:val="subscript"/>
            <w:lang w:bidi="ar-SA"/>
          </w:rPr>
          <m:t>q</m:t>
        </m:r>
        <m:r>
          <m:rPr>
            <m:nor/>
          </m:rPr>
          <w:rPr>
            <w:rFonts w:ascii="Cambria Math" w:hAnsi="Cambria Math"/>
            <w:vertAlign w:val="subscript"/>
            <w:lang w:bidi="ar-SA"/>
          </w:rPr>
          <m:t xml:space="preserve">i </m:t>
        </m:r>
        <m:r>
          <w:rPr>
            <w:rFonts w:ascii="Cambria Math" w:hAnsi="Cambria Math"/>
            <w:vertAlign w:val="subscript"/>
            <w:lang w:bidi="ar-SA"/>
          </w:rPr>
          <m:t>+</m:t>
        </m:r>
        <m:r>
          <m:rPr>
            <m:nor/>
          </m:rPr>
          <w:rPr>
            <w:rFonts w:ascii="Cambria Math" w:hAnsi="Cambria Math"/>
            <w:vertAlign w:val="subscript"/>
            <w:lang w:bidi="ar-SA"/>
          </w:rPr>
          <m:t xml:space="preserve"> </m:t>
        </m:r>
        <m:r>
          <w:rPr>
            <w:rFonts w:ascii="Cambria Math" w:hAnsi="Cambria Math"/>
            <w:vertAlign w:val="subscript"/>
            <w:lang w:bidi="ar-SA"/>
          </w:rPr>
          <m:t>ε</m:t>
        </m:r>
        <m:r>
          <m:rPr>
            <m:nor/>
          </m:rPr>
          <w:rPr>
            <w:rFonts w:ascii="Cambria Math" w:hAnsi="Cambria Math"/>
            <w:vertAlign w:val="subscript"/>
            <w:lang w:bidi="ar-SA"/>
          </w:rPr>
          <m:t>i</m:t>
        </m:r>
        <m:r>
          <w:rPr>
            <w:rFonts w:ascii="Cambria Math" w:hAnsi="Cambria Math"/>
            <w:vertAlign w:val="subscript"/>
            <w:lang w:bidi="ar-SA"/>
          </w:rPr>
          <m:t xml:space="preserve">      i= 1,…, N</m:t>
        </m:r>
      </m:oMath>
      <w:r w:rsidR="00A462C5">
        <w:rPr>
          <w:rFonts w:asciiTheme="minorHAnsi" w:hAnsiTheme="minorHAnsi"/>
          <w:vertAlign w:val="subscript"/>
          <w:lang w:bidi="ar-SA"/>
        </w:rPr>
        <w:t xml:space="preserve">       </w:t>
      </w:r>
      <w:r w:rsidR="00A462C5">
        <w:rPr>
          <w:rFonts w:asciiTheme="minorHAnsi" w:hAnsiTheme="minorHAnsi"/>
          <w:lang w:bidi="ar-SA"/>
        </w:rPr>
        <w:t>(4</w:t>
      </w:r>
      <w:r w:rsidR="00A462C5">
        <w:rPr>
          <w:rFonts w:asciiTheme="minorHAnsi" w:hAnsiTheme="minorHAnsi"/>
          <w:lang w:bidi="ar-SA"/>
        </w:rPr>
        <w:t>)</w:t>
      </w:r>
    </w:p>
    <w:p w14:paraId="7D16FF0A" w14:textId="77777777" w:rsidR="00A462C5" w:rsidRDefault="00A462C5" w:rsidP="00A462C5">
      <w:pPr>
        <w:spacing w:after="0" w:line="240" w:lineRule="auto"/>
        <w:jc w:val="both"/>
        <w:rPr>
          <w:rFonts w:asciiTheme="minorHAnsi" w:hAnsiTheme="minorHAnsi"/>
          <w:lang w:bidi="ar-SA"/>
        </w:rPr>
      </w:pPr>
      <w:r>
        <w:rPr>
          <w:rFonts w:asciiTheme="minorHAnsi" w:hAnsiTheme="minorHAnsi"/>
          <w:lang w:bidi="ar-SA"/>
        </w:rPr>
        <w:t>FS: Food security indicators in operational terms</w:t>
      </w:r>
    </w:p>
    <w:p w14:paraId="76431E56" w14:textId="77777777" w:rsidR="00A462C5" w:rsidRDefault="00A462C5" w:rsidP="00A462C5">
      <w:pPr>
        <w:spacing w:after="0" w:line="240" w:lineRule="auto"/>
        <w:jc w:val="both"/>
        <w:rPr>
          <w:rFonts w:asciiTheme="minorHAnsi" w:hAnsiTheme="minorHAnsi"/>
          <w:lang w:bidi="ar-SA"/>
        </w:rPr>
      </w:pPr>
      <w:r>
        <w:rPr>
          <w:rFonts w:asciiTheme="minorHAnsi" w:hAnsiTheme="minorHAnsi"/>
          <w:lang w:bidi="ar-SA"/>
        </w:rPr>
        <w:t>V: Vector of household, farm and region characteristics</w:t>
      </w:r>
    </w:p>
    <w:p w14:paraId="07EFC541" w14:textId="77777777" w:rsidR="00A462C5" w:rsidRDefault="00A462C5" w:rsidP="00A462C5">
      <w:pPr>
        <w:spacing w:after="0" w:line="240" w:lineRule="auto"/>
        <w:jc w:val="both"/>
        <w:rPr>
          <w:rFonts w:asciiTheme="minorHAnsi" w:hAnsiTheme="minorHAnsi"/>
          <w:lang w:bidi="ar-SA"/>
        </w:rPr>
      </w:pPr>
      <w:r>
        <w:rPr>
          <w:rFonts w:asciiTheme="minorHAnsi" w:hAnsiTheme="minorHAnsi"/>
          <w:lang w:bidi="ar-SA"/>
        </w:rPr>
        <w:lastRenderedPageBreak/>
        <w:t>h: hybrid seed use</w:t>
      </w:r>
    </w:p>
    <w:p w14:paraId="146EF368" w14:textId="77777777" w:rsidR="00A462C5" w:rsidRDefault="00A462C5" w:rsidP="00A462C5">
      <w:pPr>
        <w:spacing w:after="0" w:line="240" w:lineRule="auto"/>
        <w:jc w:val="both"/>
        <w:rPr>
          <w:rFonts w:asciiTheme="minorHAnsi" w:hAnsiTheme="minorHAnsi"/>
          <w:lang w:bidi="ar-SA"/>
        </w:rPr>
      </w:pPr>
      <w:r>
        <w:rPr>
          <w:rFonts w:asciiTheme="minorHAnsi" w:hAnsiTheme="minorHAnsi"/>
          <w:lang w:bidi="ar-SA"/>
        </w:rPr>
        <w:t>f: fertiliser use</w:t>
      </w:r>
    </w:p>
    <w:p w14:paraId="7F7C975F" w14:textId="77777777" w:rsidR="00A462C5" w:rsidRDefault="00A462C5" w:rsidP="00A462C5">
      <w:pPr>
        <w:spacing w:after="0" w:line="240" w:lineRule="auto"/>
        <w:jc w:val="both"/>
        <w:rPr>
          <w:rFonts w:asciiTheme="minorHAnsi" w:hAnsiTheme="minorHAnsi"/>
          <w:lang w:bidi="ar-SA"/>
        </w:rPr>
      </w:pPr>
    </w:p>
    <w:p w14:paraId="69C8195C" w14:textId="7404671D" w:rsidR="00A462C5" w:rsidRDefault="00A462C5" w:rsidP="00A462C5">
      <w:pPr>
        <w:spacing w:after="0" w:line="360" w:lineRule="auto"/>
        <w:jc w:val="both"/>
        <w:rPr>
          <w:rFonts w:asciiTheme="minorHAnsi" w:hAnsiTheme="minorHAnsi"/>
          <w:lang w:bidi="ar-SA"/>
        </w:rPr>
      </w:pPr>
      <w:r>
        <w:rPr>
          <w:rFonts w:asciiTheme="minorHAnsi" w:hAnsiTheme="minorHAnsi"/>
          <w:lang w:bidi="ar-SA"/>
        </w:rPr>
        <w:t>Equation 4</w:t>
      </w:r>
      <w:r>
        <w:rPr>
          <w:rFonts w:asciiTheme="minorHAnsi" w:hAnsiTheme="minorHAnsi"/>
          <w:lang w:bidi="ar-SA"/>
        </w:rPr>
        <w:t xml:space="preserve"> is a model including interaction effects between hybrid seed use and fertiliser use, and hybrid seed use and housing quality index. To be fully effective, hybrid seeds require the use of extra fertiliser. Therefore, we expect a positive interaction between the two dummy variables: the use of only hybrid seeds without fertiliser is expected to have a smaller effect compared to when both inputs are used. Secondly, we expect hybrid seeds to be interact negatively with our long term wealth indicator: the housing quality index. </w:t>
      </w:r>
      <w:commentRangeStart w:id="71"/>
      <w:r>
        <w:rPr>
          <w:rFonts w:asciiTheme="minorHAnsi" w:hAnsiTheme="minorHAnsi"/>
          <w:lang w:bidi="ar-SA"/>
        </w:rPr>
        <w:t>The higher a household scores on long term wealth, the less likely it would be that their food security is positively affected by hybrid seed use</w:t>
      </w:r>
      <w:commentRangeEnd w:id="71"/>
      <w:r>
        <w:rPr>
          <w:rStyle w:val="Verwijzingopmerking"/>
        </w:rPr>
        <w:commentReference w:id="71"/>
      </w:r>
      <w:r>
        <w:rPr>
          <w:rFonts w:asciiTheme="minorHAnsi" w:hAnsiTheme="minorHAnsi"/>
          <w:lang w:bidi="ar-SA"/>
        </w:rPr>
        <w:t xml:space="preserve">. When coefficients </w:t>
      </w:r>
      <w:r w:rsidRPr="00DD2C21">
        <w:rPr>
          <w:rFonts w:asciiTheme="minorHAnsi" w:hAnsiTheme="minorHAnsi"/>
          <w:lang w:bidi="ar-SA"/>
        </w:rPr>
        <w:t>β</w:t>
      </w:r>
      <w:r>
        <w:rPr>
          <w:rFonts w:asciiTheme="minorHAnsi" w:hAnsiTheme="minorHAnsi"/>
          <w:vertAlign w:val="subscript"/>
          <w:lang w:bidi="ar-SA"/>
        </w:rPr>
        <w:t>4</w:t>
      </w:r>
      <w:r>
        <w:rPr>
          <w:rFonts w:asciiTheme="minorHAnsi" w:hAnsiTheme="minorHAnsi"/>
          <w:lang w:bidi="ar-SA"/>
        </w:rPr>
        <w:t xml:space="preserve"> and </w:t>
      </w:r>
      <w:r w:rsidRPr="00DD2C21">
        <w:rPr>
          <w:rFonts w:asciiTheme="minorHAnsi" w:hAnsiTheme="minorHAnsi"/>
          <w:lang w:bidi="ar-SA"/>
        </w:rPr>
        <w:t>β</w:t>
      </w:r>
      <w:r>
        <w:rPr>
          <w:rFonts w:asciiTheme="minorHAnsi" w:hAnsiTheme="minorHAnsi"/>
          <w:vertAlign w:val="subscript"/>
          <w:lang w:bidi="ar-SA"/>
        </w:rPr>
        <w:t>5</w:t>
      </w:r>
      <w:r>
        <w:rPr>
          <w:rFonts w:asciiTheme="minorHAnsi" w:hAnsiTheme="minorHAnsi"/>
          <w:lang w:bidi="ar-SA"/>
        </w:rPr>
        <w:t xml:space="preserve"> are insignificant in equation 2, we can estimate the main effects of hybrid seed use as in equation 1. </w:t>
      </w:r>
      <w:commentRangeEnd w:id="68"/>
      <w:r w:rsidR="000B7431">
        <w:rPr>
          <w:rStyle w:val="Verwijzingopmerking"/>
        </w:rPr>
        <w:commentReference w:id="68"/>
      </w:r>
    </w:p>
    <w:p w14:paraId="232BEBD3" w14:textId="6379C05E" w:rsidR="00763DCB" w:rsidRDefault="00763DCB" w:rsidP="00763DCB">
      <w:pPr>
        <w:spacing w:line="360" w:lineRule="auto"/>
        <w:jc w:val="both"/>
        <w:rPr>
          <w:rFonts w:ascii="Calibri" w:eastAsia="Times New Roman" w:hAnsi="Calibri" w:cs="Times New Roman"/>
          <w:color w:val="000000"/>
        </w:rPr>
      </w:pPr>
    </w:p>
    <w:p w14:paraId="6702BB8B" w14:textId="63E537F7" w:rsidR="00763DCB" w:rsidRPr="00763DCB" w:rsidRDefault="00BD3158" w:rsidP="00763DCB">
      <w:pPr>
        <w:pStyle w:val="Kop2"/>
        <w:jc w:val="left"/>
      </w:pPr>
      <w:bookmarkStart w:id="72" w:name="_Toc459598202"/>
      <w:r>
        <w:t>5</w:t>
      </w:r>
      <w:r w:rsidR="001B3859">
        <w:t>.2</w:t>
      </w:r>
      <w:r w:rsidR="00763DCB">
        <w:t xml:space="preserve"> Data and variable description</w:t>
      </w:r>
      <w:bookmarkEnd w:id="72"/>
    </w:p>
    <w:p w14:paraId="6EE19EAE" w14:textId="5B2E692B" w:rsidR="003C5F10" w:rsidRPr="00195E5A" w:rsidRDefault="003C5F10" w:rsidP="003C5F10">
      <w:pPr>
        <w:spacing w:line="360" w:lineRule="auto"/>
        <w:jc w:val="both"/>
        <w:rPr>
          <w:lang w:bidi="ar-SA"/>
        </w:rPr>
      </w:pPr>
      <w:r>
        <w:rPr>
          <w:rFonts w:ascii="Calibri" w:eastAsia="Times New Roman" w:hAnsi="Calibri" w:cs="Times New Roman"/>
          <w:color w:val="000000"/>
        </w:rPr>
        <w:t>We use data of three</w:t>
      </w:r>
      <w:r w:rsidRPr="00195E5A">
        <w:rPr>
          <w:rFonts w:ascii="Calibri" w:eastAsia="Times New Roman" w:hAnsi="Calibri" w:cs="Times New Roman"/>
          <w:color w:val="000000"/>
        </w:rPr>
        <w:t xml:space="preserve"> waves of the Tanzania National Panel Survey (NPS), conducted in 2008-2009, 2010-2011 and 2012-2013. This survey was conducted by the Tanzania National Bureau of Statistics (NBS) in collaboration with the World Bank Living Standard Measurement Study –Integrated Surveys on Agriculture (LSMS-ISA). The survey is representative for the nation as a whole and covers a broad range of topics in one questionnaire. It was designed to meet three main objectives </w:t>
      </w:r>
      <w:r w:rsidRPr="00195E5A">
        <w:rPr>
          <w:rFonts w:ascii="Calibri" w:eastAsia="Times New Roman" w:hAnsi="Calibri" w:cs="Times New Roman"/>
          <w:color w:val="000000"/>
        </w:rPr>
        <w:fldChar w:fldCharType="begin"/>
      </w:r>
      <w:r w:rsidR="00CD75FA">
        <w:rPr>
          <w:rFonts w:ascii="Calibri" w:eastAsia="Times New Roman" w:hAnsi="Calibri" w:cs="Times New Roman"/>
          <w:color w:val="000000"/>
        </w:rPr>
        <w:instrText xml:space="preserve"> ADDIN ZOTERO_ITEM CSL_CITATION {"citationID":"15c7mkd65o","properties":{"formattedCitation":"(National Bureau of Statistics, Tanzania, 2011)","plainCitation":"(National Bureau of Statistics, Tanzania, 2011)"},"citationItems":[{"id":119,"uris":["http://zotero.org/groups/450117/items/II3H55V6"],"uri":["http://zotero.org/groups/450117/items/II3H55V6"],"itemData":{"id":119,"type":"report","title":"Tanzania National Panel Survey Report - Round 1 2008-2009","URL":"http://microdata.worldbank.org/index.php/catalog/76/download/11563","note":"00000","number":"TZA_2008_NPSy1_v01_M","author":[{"family":"National Bureau of Statistics, Tanzania","given":""}],"issued":{"date-parts":[["2011"]]},"accessed":{"date-parts":[["2016",2,15]]}}}],"schema":"https://github.com/citation-style-language/schema/raw/master/csl-citation.json"} </w:instrText>
      </w:r>
      <w:r w:rsidRPr="00195E5A">
        <w:rPr>
          <w:rFonts w:ascii="Calibri" w:eastAsia="Times New Roman" w:hAnsi="Calibri" w:cs="Times New Roman"/>
          <w:color w:val="000000"/>
        </w:rPr>
        <w:fldChar w:fldCharType="separate"/>
      </w:r>
      <w:r w:rsidRPr="00195E5A">
        <w:rPr>
          <w:rFonts w:ascii="Calibri" w:eastAsia="Times New Roman" w:hAnsi="Calibri" w:cs="Times New Roman"/>
          <w:color w:val="000000"/>
        </w:rPr>
        <w:t>(National Bureau of Statistics, Tanzania, 2011)</w:t>
      </w:r>
      <w:r w:rsidRPr="00195E5A">
        <w:rPr>
          <w:rFonts w:ascii="Calibri" w:eastAsia="Times New Roman" w:hAnsi="Calibri" w:cs="Times New Roman"/>
          <w:color w:val="000000"/>
        </w:rPr>
        <w:fldChar w:fldCharType="end"/>
      </w:r>
      <w:r w:rsidRPr="00195E5A">
        <w:rPr>
          <w:rFonts w:ascii="Calibri" w:eastAsia="Times New Roman" w:hAnsi="Calibri" w:cs="Times New Roman"/>
          <w:color w:val="000000"/>
        </w:rPr>
        <w:t>.</w:t>
      </w:r>
      <w:r w:rsidR="00236C5A">
        <w:rPr>
          <w:rFonts w:ascii="Calibri" w:eastAsia="Times New Roman" w:hAnsi="Calibri" w:cs="Times New Roman"/>
          <w:color w:val="000000"/>
        </w:rPr>
        <w:t xml:space="preserve"> The first is </w:t>
      </w:r>
      <w:r w:rsidR="00236C5A" w:rsidRPr="00236C5A">
        <w:rPr>
          <w:rFonts w:ascii="Calibri" w:eastAsia="Times New Roman" w:hAnsi="Calibri" w:cs="Times New Roman"/>
          <w:color w:val="000000"/>
        </w:rPr>
        <w:t>to track implementation progress across the three clusters of the National Strategy for Growth and Reduction of Poverty</w:t>
      </w:r>
      <w:r w:rsidR="00236C5A">
        <w:rPr>
          <w:rFonts w:ascii="Calibri" w:eastAsia="Times New Roman" w:hAnsi="Calibri" w:cs="Times New Roman"/>
          <w:color w:val="000000"/>
        </w:rPr>
        <w:t>, namely the following</w:t>
      </w:r>
      <w:r w:rsidR="00236C5A" w:rsidRPr="00236C5A">
        <w:rPr>
          <w:rFonts w:ascii="Calibri" w:eastAsia="Times New Roman" w:hAnsi="Calibri" w:cs="Times New Roman"/>
          <w:color w:val="000000"/>
        </w:rPr>
        <w:t>: Growth, reduction of poverty, improvement of quality of life and social wellbeing and governance and accountability</w:t>
      </w:r>
      <w:r w:rsidR="00236C5A">
        <w:rPr>
          <w:rFonts w:ascii="Calibri" w:eastAsia="Times New Roman" w:hAnsi="Calibri" w:cs="Times New Roman"/>
          <w:color w:val="000000"/>
        </w:rPr>
        <w:t>.</w:t>
      </w:r>
      <w:r w:rsidRPr="00195E5A">
        <w:rPr>
          <w:rFonts w:ascii="Calibri" w:eastAsia="Times New Roman" w:hAnsi="Calibri" w:cs="Times New Roman"/>
          <w:color w:val="000000"/>
        </w:rPr>
        <w:t xml:space="preserve"> </w:t>
      </w:r>
      <w:r w:rsidR="00236C5A">
        <w:rPr>
          <w:rFonts w:ascii="Calibri" w:eastAsia="Times New Roman" w:hAnsi="Calibri" w:cs="Times New Roman"/>
          <w:color w:val="000000"/>
        </w:rPr>
        <w:t xml:space="preserve">Secondly, it was designed </w:t>
      </w:r>
      <w:r w:rsidR="00236C5A" w:rsidRPr="00236C5A">
        <w:rPr>
          <w:rFonts w:ascii="Calibri" w:eastAsia="Times New Roman" w:hAnsi="Calibri" w:cs="Times New Roman"/>
          <w:color w:val="000000"/>
        </w:rPr>
        <w:t>to provide a better understanding of the determinants of poverty reduction.</w:t>
      </w:r>
      <w:r w:rsidR="00236C5A">
        <w:rPr>
          <w:rFonts w:ascii="Calibri" w:eastAsia="Times New Roman" w:hAnsi="Calibri" w:cs="Times New Roman"/>
          <w:color w:val="000000"/>
        </w:rPr>
        <w:t xml:space="preserve"> Thirdly, the survey is meant for assessment of</w:t>
      </w:r>
      <w:r w:rsidR="00236C5A" w:rsidRPr="00236C5A">
        <w:rPr>
          <w:rFonts w:ascii="Calibri" w:eastAsia="Times New Roman" w:hAnsi="Calibri" w:cs="Times New Roman"/>
          <w:color w:val="000000"/>
        </w:rPr>
        <w:t xml:space="preserve"> the impact of public policy initiatives.</w:t>
      </w:r>
      <w:r w:rsidR="00236C5A">
        <w:rPr>
          <w:rFonts w:ascii="Calibri" w:eastAsia="Times New Roman" w:hAnsi="Calibri" w:cs="Times New Roman"/>
          <w:color w:val="000000"/>
        </w:rPr>
        <w:t xml:space="preserve"> </w:t>
      </w:r>
      <w:r w:rsidRPr="00195E5A">
        <w:rPr>
          <w:rFonts w:ascii="Calibri" w:eastAsia="Times New Roman" w:hAnsi="Calibri" w:cs="Times New Roman"/>
          <w:color w:val="000000"/>
        </w:rPr>
        <w:t>The sample consists of respectively 3,280, 3,265 and 5,010 households for the first, second and third wave (National Bureau of Statistics, Tanzania, 2011, 2012, 2014). This increase over time is mainly due to household members marrying or migrating and therefore splitting up the original household and forming new households. These new households were tracked and interviewed as well. The attrition rate was 3% for the second wave and 4% for the third wave (National Bureau of Statistics, Tanzania, 2014). The NPS con</w:t>
      </w:r>
      <w:r w:rsidR="00236C5A">
        <w:rPr>
          <w:rFonts w:ascii="Calibri" w:eastAsia="Times New Roman" w:hAnsi="Calibri" w:cs="Times New Roman"/>
          <w:color w:val="000000"/>
        </w:rPr>
        <w:t>tains data on various agricultural input use</w:t>
      </w:r>
      <w:r w:rsidRPr="00195E5A">
        <w:rPr>
          <w:rFonts w:ascii="Calibri" w:eastAsia="Times New Roman" w:hAnsi="Calibri" w:cs="Times New Roman"/>
          <w:color w:val="000000"/>
        </w:rPr>
        <w:t xml:space="preserve"> as well as food security and nutrition indicators. Technology indicators are available at plot level and food- consumption and security measures at household level. The survey consists of four questionnaires on different topics: a household-, an agriculture-, a livestock and fisheries- and a community questionnaire. We </w:t>
      </w:r>
      <w:r>
        <w:rPr>
          <w:rFonts w:ascii="Calibri" w:eastAsia="Times New Roman" w:hAnsi="Calibri" w:cs="Times New Roman"/>
          <w:color w:val="000000"/>
        </w:rPr>
        <w:t>combined</w:t>
      </w:r>
      <w:r w:rsidRPr="00195E5A">
        <w:rPr>
          <w:rFonts w:ascii="Calibri" w:eastAsia="Times New Roman" w:hAnsi="Calibri" w:cs="Times New Roman"/>
          <w:color w:val="000000"/>
        </w:rPr>
        <w:t xml:space="preserve"> data obtained from different questionnaires to construct indicators for improved maize seeds and </w:t>
      </w:r>
      <w:r w:rsidRPr="00195E5A">
        <w:rPr>
          <w:rFonts w:ascii="Calibri" w:eastAsia="Times New Roman" w:hAnsi="Calibri" w:cs="Times New Roman"/>
          <w:color w:val="000000"/>
        </w:rPr>
        <w:lastRenderedPageBreak/>
        <w:t xml:space="preserve">fertiliser use and for household </w:t>
      </w:r>
      <w:r w:rsidR="009725B6">
        <w:rPr>
          <w:rFonts w:ascii="Calibri" w:eastAsia="Times New Roman" w:hAnsi="Calibri" w:cs="Times New Roman"/>
          <w:color w:val="000000"/>
        </w:rPr>
        <w:t>food security</w:t>
      </w:r>
      <w:r w:rsidRPr="00195E5A">
        <w:rPr>
          <w:rFonts w:ascii="Calibri" w:eastAsia="Times New Roman" w:hAnsi="Calibri" w:cs="Times New Roman"/>
          <w:color w:val="000000"/>
        </w:rPr>
        <w:t>.</w:t>
      </w:r>
      <w:r w:rsidR="009725B6">
        <w:rPr>
          <w:rFonts w:ascii="Calibri" w:eastAsia="Times New Roman" w:hAnsi="Calibri" w:cs="Times New Roman"/>
          <w:color w:val="000000"/>
        </w:rPr>
        <w:t xml:space="preserve"> Since we are interested in input use, we exclude all households that have no land under cultivation.  </w:t>
      </w:r>
    </w:p>
    <w:p w14:paraId="60917B96" w14:textId="6B867E0A" w:rsidR="003C5F10" w:rsidRDefault="00BD3158" w:rsidP="006557F9">
      <w:pPr>
        <w:pStyle w:val="Kop3"/>
        <w:rPr>
          <w:lang w:bidi="ar-SA"/>
        </w:rPr>
      </w:pPr>
      <w:bookmarkStart w:id="73" w:name="_Toc450743804"/>
      <w:bookmarkStart w:id="74" w:name="_Toc451356796"/>
      <w:bookmarkStart w:id="75" w:name="_Toc459598203"/>
      <w:r w:rsidRPr="006557F9">
        <w:t>5</w:t>
      </w:r>
      <w:r w:rsidR="001B3859">
        <w:rPr>
          <w:lang w:bidi="ar-SA"/>
        </w:rPr>
        <w:t>.2</w:t>
      </w:r>
      <w:r w:rsidR="003C5F10" w:rsidRPr="00F05845">
        <w:rPr>
          <w:lang w:bidi="ar-SA"/>
        </w:rPr>
        <w:t>.2. Nutrition variables</w:t>
      </w:r>
      <w:bookmarkEnd w:id="73"/>
      <w:bookmarkEnd w:id="74"/>
      <w:bookmarkEnd w:id="75"/>
    </w:p>
    <w:p w14:paraId="483F056E" w14:textId="77777777" w:rsidR="000723A3" w:rsidRDefault="003C5F10" w:rsidP="003C5F10">
      <w:pPr>
        <w:spacing w:line="360" w:lineRule="auto"/>
        <w:jc w:val="both"/>
        <w:rPr>
          <w:rFonts w:asciiTheme="minorHAnsi" w:hAnsiTheme="minorHAnsi"/>
          <w:lang w:bidi="ar-SA"/>
        </w:rPr>
      </w:pPr>
      <w:r w:rsidRPr="008802EC">
        <w:rPr>
          <w:rFonts w:asciiTheme="minorHAnsi" w:hAnsiTheme="minorHAnsi"/>
          <w:lang w:bidi="ar-SA"/>
        </w:rPr>
        <w:t>Househ</w:t>
      </w:r>
      <w:r w:rsidR="00236C5A">
        <w:rPr>
          <w:rFonts w:asciiTheme="minorHAnsi" w:hAnsiTheme="minorHAnsi"/>
          <w:lang w:bidi="ar-SA"/>
        </w:rPr>
        <w:t xml:space="preserve">old food security </w:t>
      </w:r>
      <w:r w:rsidRPr="008802EC">
        <w:rPr>
          <w:rFonts w:asciiTheme="minorHAnsi" w:hAnsiTheme="minorHAnsi"/>
          <w:lang w:bidi="ar-SA"/>
        </w:rPr>
        <w:t xml:space="preserve">is the dependent aspect of our analysis. As dependent variables, we use a set of food security indicators: the </w:t>
      </w:r>
      <w:r w:rsidR="00236C5A">
        <w:rPr>
          <w:rFonts w:asciiTheme="minorHAnsi" w:hAnsiTheme="minorHAnsi"/>
          <w:lang w:bidi="ar-SA"/>
        </w:rPr>
        <w:t>DDS</w:t>
      </w:r>
      <w:r w:rsidRPr="008802EC">
        <w:rPr>
          <w:rFonts w:asciiTheme="minorHAnsi" w:hAnsiTheme="minorHAnsi"/>
          <w:lang w:bidi="ar-SA"/>
        </w:rPr>
        <w:t xml:space="preserve">, the </w:t>
      </w:r>
      <w:r w:rsidR="00236C5A">
        <w:rPr>
          <w:rFonts w:asciiTheme="minorHAnsi" w:hAnsiTheme="minorHAnsi"/>
          <w:lang w:bidi="ar-SA"/>
        </w:rPr>
        <w:t>FVS</w:t>
      </w:r>
      <w:r w:rsidRPr="008802EC">
        <w:rPr>
          <w:rFonts w:asciiTheme="minorHAnsi" w:hAnsiTheme="minorHAnsi"/>
          <w:lang w:bidi="ar-SA"/>
        </w:rPr>
        <w:t xml:space="preserve">, the </w:t>
      </w:r>
      <w:r w:rsidR="00236C5A">
        <w:rPr>
          <w:rFonts w:asciiTheme="minorHAnsi" w:hAnsiTheme="minorHAnsi"/>
          <w:lang w:bidi="ar-SA"/>
        </w:rPr>
        <w:t>FCS</w:t>
      </w:r>
      <w:r w:rsidRPr="008802EC">
        <w:rPr>
          <w:rFonts w:asciiTheme="minorHAnsi" w:hAnsiTheme="minorHAnsi"/>
          <w:lang w:bidi="ar-SA"/>
        </w:rPr>
        <w:t xml:space="preserve"> and the </w:t>
      </w:r>
      <w:r w:rsidR="00236C5A">
        <w:rPr>
          <w:rFonts w:asciiTheme="minorHAnsi" w:hAnsiTheme="minorHAnsi"/>
          <w:lang w:bidi="ar-SA"/>
        </w:rPr>
        <w:t>CSI</w:t>
      </w:r>
      <w:r w:rsidRPr="008802EC">
        <w:rPr>
          <w:rFonts w:asciiTheme="minorHAnsi" w:hAnsiTheme="minorHAnsi"/>
          <w:lang w:bidi="ar-SA"/>
        </w:rPr>
        <w:t xml:space="preserve">. </w:t>
      </w:r>
      <w:r>
        <w:rPr>
          <w:lang w:bidi="ar-SA"/>
        </w:rPr>
        <w:t xml:space="preserve"> </w:t>
      </w:r>
      <w:r w:rsidRPr="00A86794">
        <w:rPr>
          <w:rFonts w:asciiTheme="minorHAnsi" w:hAnsiTheme="minorHAnsi"/>
          <w:lang w:bidi="ar-SA"/>
        </w:rPr>
        <w:t xml:space="preserve">The </w:t>
      </w:r>
      <w:r w:rsidR="00236C5A">
        <w:rPr>
          <w:rFonts w:asciiTheme="minorHAnsi" w:hAnsiTheme="minorHAnsi"/>
          <w:lang w:bidi="ar-SA"/>
        </w:rPr>
        <w:t xml:space="preserve">DDS </w:t>
      </w:r>
      <w:r w:rsidRPr="00A86794">
        <w:rPr>
          <w:rFonts w:asciiTheme="minorHAnsi" w:hAnsiTheme="minorHAnsi"/>
          <w:lang w:bidi="ar-SA"/>
        </w:rPr>
        <w:t xml:space="preserve">is a  score based on sum of response data on the consumption of 12 (sometimes more/less) food groups on a 24h recall period. Unfortunately, the NPS LSMS ISA dataset does not include consumption data on 24h recall but only on 7 day recall. </w:t>
      </w:r>
      <w:r w:rsidR="00236C5A">
        <w:rPr>
          <w:rFonts w:asciiTheme="minorHAnsi" w:hAnsiTheme="minorHAnsi"/>
          <w:lang w:bidi="ar-SA"/>
        </w:rPr>
        <w:t>We have constructed a modified DDS</w:t>
      </w:r>
      <w:r w:rsidRPr="00A86794">
        <w:rPr>
          <w:rFonts w:asciiTheme="minorHAnsi" w:hAnsiTheme="minorHAnsi"/>
          <w:lang w:bidi="ar-SA"/>
        </w:rPr>
        <w:t xml:space="preserve"> </w:t>
      </w:r>
      <w:r w:rsidR="00236C5A">
        <w:rPr>
          <w:rFonts w:asciiTheme="minorHAnsi" w:hAnsiTheme="minorHAnsi"/>
          <w:lang w:bidi="ar-SA"/>
        </w:rPr>
        <w:t xml:space="preserve">based on </w:t>
      </w:r>
      <w:r w:rsidR="00236C5A" w:rsidRPr="00A86794">
        <w:rPr>
          <w:rFonts w:asciiTheme="minorHAnsi" w:hAnsiTheme="minorHAnsi"/>
          <w:lang w:bidi="ar-SA"/>
        </w:rPr>
        <w:t xml:space="preserve">our 7-day recall household consumption data </w:t>
      </w:r>
      <w:r w:rsidRPr="00A86794">
        <w:rPr>
          <w:rFonts w:asciiTheme="minorHAnsi" w:hAnsiTheme="minorHAnsi"/>
          <w:lang w:bidi="ar-SA"/>
        </w:rPr>
        <w:t xml:space="preserve">as </w:t>
      </w:r>
      <w:r w:rsidR="00236C5A">
        <w:rPr>
          <w:rFonts w:asciiTheme="minorHAnsi" w:hAnsiTheme="minorHAnsi"/>
          <w:lang w:bidi="ar-SA"/>
        </w:rPr>
        <w:t xml:space="preserve">is </w:t>
      </w:r>
      <w:r w:rsidRPr="00A86794">
        <w:rPr>
          <w:rFonts w:asciiTheme="minorHAnsi" w:hAnsiTheme="minorHAnsi"/>
          <w:lang w:bidi="ar-SA"/>
        </w:rPr>
        <w:t xml:space="preserve">done in the study  by Jones, Shrinivas, &amp; Bezner-Kerr (2014). </w:t>
      </w:r>
      <w:r w:rsidR="00236C5A">
        <w:rPr>
          <w:rFonts w:asciiTheme="minorHAnsi" w:hAnsiTheme="minorHAnsi"/>
          <w:lang w:bidi="ar-SA"/>
        </w:rPr>
        <w:t xml:space="preserve">The FVS </w:t>
      </w:r>
      <w:r w:rsidRPr="00A86794">
        <w:rPr>
          <w:rFonts w:asciiTheme="minorHAnsi" w:hAnsiTheme="minorHAnsi"/>
          <w:lang w:bidi="ar-SA"/>
        </w:rPr>
        <w:t xml:space="preserve"> is defined as the number of food items consumed over a 24 h period (Steyn, Nel, Nantel, Kennedy, &amp; Labadarios, 2006). </w:t>
      </w:r>
      <w:commentRangeStart w:id="76"/>
      <w:r w:rsidRPr="00A86794">
        <w:rPr>
          <w:rFonts w:asciiTheme="minorHAnsi" w:hAnsiTheme="minorHAnsi"/>
          <w:lang w:bidi="ar-SA"/>
        </w:rPr>
        <w:t>In the NPS LMSM ISA dataset, we do not have consumption data on 24h recall, but only on 7 day recall.</w:t>
      </w:r>
      <w:commentRangeEnd w:id="76"/>
      <w:r w:rsidR="00BF3225">
        <w:rPr>
          <w:rStyle w:val="Verwijzingopmerking"/>
        </w:rPr>
        <w:commentReference w:id="76"/>
      </w:r>
      <w:r w:rsidRPr="00A86794">
        <w:rPr>
          <w:rFonts w:asciiTheme="minorHAnsi" w:hAnsiTheme="minorHAnsi"/>
          <w:lang w:bidi="ar-SA"/>
        </w:rPr>
        <w:t xml:space="preserve"> Therefore we have constructed an adapted FVS with the number of food items consumed over 7 days by the household, out of a total of 59 different items. </w:t>
      </w:r>
      <w:r>
        <w:rPr>
          <w:rFonts w:asciiTheme="minorHAnsi" w:hAnsiTheme="minorHAnsi"/>
          <w:lang w:bidi="ar-SA"/>
        </w:rPr>
        <w:t xml:space="preserve"> </w:t>
      </w:r>
      <w:r w:rsidR="00236C5A">
        <w:rPr>
          <w:rFonts w:asciiTheme="minorHAnsi" w:hAnsiTheme="minorHAnsi"/>
          <w:lang w:bidi="ar-SA"/>
        </w:rPr>
        <w:t>The FCS</w:t>
      </w:r>
      <w:r w:rsidRPr="00A86794">
        <w:rPr>
          <w:rFonts w:asciiTheme="minorHAnsi" w:hAnsiTheme="minorHAnsi"/>
          <w:lang w:bidi="ar-SA"/>
        </w:rPr>
        <w:t xml:space="preserve"> is an indicator based on the frequency in which items of 9 different food groups are consumed over a period of 7 days.  The frequency of consumption is multiplied by the weight of each group to construct the total score. We have constructed this indicator based on guidelines by the World Food Programme (World Food Programme, 2008). The 8 food groups we used are main staples, pulses, vegetables, fruit, meat and fish, mi</w:t>
      </w:r>
      <w:r>
        <w:rPr>
          <w:rFonts w:asciiTheme="minorHAnsi" w:hAnsiTheme="minorHAnsi"/>
          <w:lang w:bidi="ar-SA"/>
        </w:rPr>
        <w:t xml:space="preserve">lk, sugar, oil and condiments. </w:t>
      </w:r>
      <w:r w:rsidR="00643080">
        <w:rPr>
          <w:rFonts w:asciiTheme="minorHAnsi" w:hAnsiTheme="minorHAnsi"/>
          <w:lang w:bidi="ar-SA"/>
        </w:rPr>
        <w:t xml:space="preserve">We have no data on consumption frequencies for 2008, so this indicator can only be used for 2010 and 2012. </w:t>
      </w:r>
      <w:r w:rsidR="00236C5A">
        <w:rPr>
          <w:rFonts w:asciiTheme="minorHAnsi" w:hAnsiTheme="minorHAnsi"/>
          <w:lang w:bidi="ar-SA"/>
        </w:rPr>
        <w:t>The CSI</w:t>
      </w:r>
      <w:r w:rsidRPr="00A86794">
        <w:rPr>
          <w:rFonts w:asciiTheme="minorHAnsi" w:hAnsiTheme="minorHAnsi"/>
          <w:lang w:bidi="ar-SA"/>
        </w:rPr>
        <w:t xml:space="preserve"> is a behavioural measure for food security. A number of regular behavioural responses to not having enough food c</w:t>
      </w:r>
      <w:r>
        <w:rPr>
          <w:rFonts w:asciiTheme="minorHAnsi" w:hAnsiTheme="minorHAnsi"/>
          <w:lang w:bidi="ar-SA"/>
        </w:rPr>
        <w:t>an be identified and assessed. As earlier explained, t</w:t>
      </w:r>
      <w:r w:rsidRPr="00A86794">
        <w:rPr>
          <w:rFonts w:asciiTheme="minorHAnsi" w:hAnsiTheme="minorHAnsi"/>
          <w:lang w:bidi="ar-SA"/>
        </w:rPr>
        <w:t>his measure is usually very context specific.  We use however a comparative, reduced version, that does not include region specific coping strategies. Our indicator is based on the coping strategy index field methods manual by Maxwell &amp; Caldwell (2008), who claim that the reduced index correlates as well with other indicators of food se</w:t>
      </w:r>
      <w:bookmarkStart w:id="77" w:name="_Toc450743807"/>
      <w:bookmarkStart w:id="78" w:name="_Toc451356798"/>
      <w:r>
        <w:rPr>
          <w:rFonts w:asciiTheme="minorHAnsi" w:hAnsiTheme="minorHAnsi"/>
          <w:lang w:bidi="ar-SA"/>
        </w:rPr>
        <w:t xml:space="preserve">curity as the original version. </w:t>
      </w:r>
      <w:r w:rsidR="00236C5A">
        <w:rPr>
          <w:rFonts w:asciiTheme="minorHAnsi" w:hAnsiTheme="minorHAnsi"/>
          <w:lang w:bidi="ar-SA"/>
        </w:rPr>
        <w:t xml:space="preserve">Since we have no data on coping behaviour in the wave of 2008, </w:t>
      </w:r>
      <w:r w:rsidR="00643080">
        <w:rPr>
          <w:rFonts w:asciiTheme="minorHAnsi" w:hAnsiTheme="minorHAnsi"/>
          <w:lang w:bidi="ar-SA"/>
        </w:rPr>
        <w:t xml:space="preserve">the CSI can only be constructed for the waves of 2010 and 2012. </w:t>
      </w:r>
      <w:r>
        <w:rPr>
          <w:rFonts w:asciiTheme="minorHAnsi" w:hAnsiTheme="minorHAnsi"/>
          <w:lang w:bidi="ar-SA"/>
        </w:rPr>
        <w:t xml:space="preserve">More information on how the indicators are constructed can be found in annex 2. </w:t>
      </w:r>
    </w:p>
    <w:p w14:paraId="4F8AEB5D" w14:textId="77777777" w:rsidR="00A84F40" w:rsidRDefault="00A84F40" w:rsidP="00A84F40">
      <w:pPr>
        <w:pStyle w:val="Kop3"/>
        <w:rPr>
          <w:lang w:bidi="ar-SA"/>
        </w:rPr>
      </w:pPr>
      <w:bookmarkStart w:id="79" w:name="_Toc459598206"/>
      <w:bookmarkStart w:id="80" w:name="_Toc459598204"/>
      <w:bookmarkEnd w:id="77"/>
      <w:bookmarkEnd w:id="78"/>
      <w:bookmarkEnd w:id="79"/>
      <w:r w:rsidRPr="006557F9">
        <w:t>5</w:t>
      </w:r>
      <w:r>
        <w:rPr>
          <w:lang w:bidi="ar-SA"/>
        </w:rPr>
        <w:t>.2.3 Explanatory variables</w:t>
      </w:r>
      <w:bookmarkEnd w:id="80"/>
    </w:p>
    <w:p w14:paraId="1F742AB9" w14:textId="77777777" w:rsidR="00A84F40" w:rsidRPr="009857EB" w:rsidRDefault="00A84F40" w:rsidP="00A84F40">
      <w:pPr>
        <w:spacing w:after="0" w:line="360" w:lineRule="auto"/>
        <w:jc w:val="both"/>
        <w:rPr>
          <w:rFonts w:asciiTheme="minorHAnsi" w:hAnsiTheme="minorHAnsi"/>
          <w:lang w:bidi="ar-SA"/>
        </w:rPr>
      </w:pPr>
      <w:r w:rsidRPr="00F175B3">
        <w:rPr>
          <w:rFonts w:asciiTheme="minorHAnsi" w:hAnsiTheme="minorHAnsi"/>
          <w:lang w:bidi="ar-SA"/>
        </w:rPr>
        <w:t>The variables we are primarily interested in are hybrid seed use</w:t>
      </w:r>
      <w:r>
        <w:rPr>
          <w:rFonts w:asciiTheme="minorHAnsi" w:hAnsiTheme="minorHAnsi"/>
          <w:lang w:bidi="ar-SA"/>
        </w:rPr>
        <w:t xml:space="preserve"> and fertiliser, defined as 1 if the corresponding input</w:t>
      </w:r>
      <w:r w:rsidRPr="00F175B3">
        <w:rPr>
          <w:rFonts w:asciiTheme="minorHAnsi" w:hAnsiTheme="minorHAnsi"/>
          <w:lang w:bidi="ar-SA"/>
        </w:rPr>
        <w:t xml:space="preserve"> is used in survey year and 0 if otherwise</w:t>
      </w:r>
      <w:r>
        <w:rPr>
          <w:rFonts w:asciiTheme="minorHAnsi" w:hAnsiTheme="minorHAnsi"/>
          <w:lang w:bidi="ar-SA"/>
        </w:rPr>
        <w:t>. With the conceptual framework presented in figure 4 in mind, w</w:t>
      </w:r>
      <w:r w:rsidRPr="00F175B3">
        <w:rPr>
          <w:rFonts w:asciiTheme="minorHAnsi" w:hAnsiTheme="minorHAnsi"/>
          <w:lang w:bidi="ar-SA"/>
        </w:rPr>
        <w:t xml:space="preserve">e control </w:t>
      </w:r>
      <w:r>
        <w:rPr>
          <w:rFonts w:asciiTheme="minorHAnsi" w:hAnsiTheme="minorHAnsi"/>
          <w:lang w:bidi="ar-SA"/>
        </w:rPr>
        <w:t xml:space="preserve">for </w:t>
      </w:r>
      <w:r w:rsidRPr="00F175B3">
        <w:rPr>
          <w:rFonts w:asciiTheme="minorHAnsi" w:hAnsiTheme="minorHAnsi"/>
          <w:lang w:bidi="ar-SA"/>
        </w:rPr>
        <w:t>several household- and farm characteristics.</w:t>
      </w:r>
      <w:r>
        <w:rPr>
          <w:rFonts w:asciiTheme="minorHAnsi" w:hAnsiTheme="minorHAnsi"/>
          <w:lang w:bidi="ar-SA"/>
        </w:rPr>
        <w:t xml:space="preserve"> We position hybrid seed- and fertiliser use at the far left box (inputs and innovation). We expect them to have an effect on household food security through a system of pathways: the market-, income-, own production pathway. </w:t>
      </w:r>
      <w:r>
        <w:rPr>
          <w:lang w:bidi="ar-SA"/>
        </w:rPr>
        <w:fldChar w:fldCharType="begin"/>
      </w:r>
      <w:r>
        <w:rPr>
          <w:lang w:bidi="ar-SA"/>
        </w:rPr>
        <w:instrText xml:space="preserve"> LINK Excel.Sheet.12 C:\\Users\\afver\\Documents\\full1.xlsx full!R1K1:R5K9 \a \f 4 \h  \* MERGEFORMAT </w:instrText>
      </w:r>
      <w:r>
        <w:rPr>
          <w:lang w:bidi="ar-SA"/>
        </w:rPr>
        <w:fldChar w:fldCharType="separate"/>
      </w:r>
    </w:p>
    <w:p w14:paraId="4697D02D" w14:textId="77777777" w:rsidR="00A84F40" w:rsidRDefault="00A84F40" w:rsidP="00A84F40">
      <w:pPr>
        <w:spacing w:after="0" w:line="360" w:lineRule="auto"/>
        <w:jc w:val="both"/>
        <w:rPr>
          <w:rFonts w:asciiTheme="minorHAnsi" w:hAnsiTheme="minorHAnsi"/>
          <w:lang w:bidi="ar-SA"/>
        </w:rPr>
      </w:pPr>
      <w:r>
        <w:rPr>
          <w:rFonts w:asciiTheme="minorHAnsi" w:hAnsiTheme="minorHAnsi"/>
          <w:lang w:bidi="ar-SA"/>
        </w:rPr>
        <w:lastRenderedPageBreak/>
        <w:fldChar w:fldCharType="end"/>
      </w:r>
    </w:p>
    <w:p w14:paraId="491A2770" w14:textId="77777777" w:rsidR="00A84F40" w:rsidRDefault="00A84F40" w:rsidP="00A84F40">
      <w:pPr>
        <w:pStyle w:val="Bijschrift"/>
        <w:keepNext/>
      </w:pPr>
      <w:r>
        <w:t>Table 3 input use</w:t>
      </w:r>
    </w:p>
    <w:tbl>
      <w:tblPr>
        <w:tblW w:w="9026" w:type="dxa"/>
        <w:tblCellMar>
          <w:left w:w="70" w:type="dxa"/>
          <w:right w:w="70" w:type="dxa"/>
        </w:tblCellMar>
        <w:tblLook w:val="04A0" w:firstRow="1" w:lastRow="0" w:firstColumn="1" w:lastColumn="0" w:noHBand="0" w:noVBand="1"/>
      </w:tblPr>
      <w:tblGrid>
        <w:gridCol w:w="1219"/>
        <w:gridCol w:w="624"/>
        <w:gridCol w:w="1701"/>
        <w:gridCol w:w="662"/>
        <w:gridCol w:w="1365"/>
        <w:gridCol w:w="738"/>
        <w:gridCol w:w="779"/>
        <w:gridCol w:w="709"/>
        <w:gridCol w:w="1229"/>
      </w:tblGrid>
      <w:tr w:rsidR="00A84F40" w:rsidRPr="006B081B" w14:paraId="19681F5F" w14:textId="77777777" w:rsidTr="008925B5">
        <w:trPr>
          <w:trHeight w:val="300"/>
        </w:trPr>
        <w:tc>
          <w:tcPr>
            <w:tcW w:w="1843" w:type="dxa"/>
            <w:gridSpan w:val="2"/>
            <w:tcBorders>
              <w:top w:val="nil"/>
              <w:left w:val="nil"/>
            </w:tcBorders>
            <w:shd w:val="clear" w:color="auto" w:fill="auto"/>
            <w:vAlign w:val="bottom"/>
            <w:hideMark/>
          </w:tcPr>
          <w:p w14:paraId="0B67CC68"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p>
        </w:tc>
        <w:tc>
          <w:tcPr>
            <w:tcW w:w="1701" w:type="dxa"/>
          </w:tcPr>
          <w:p w14:paraId="281967A8"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p>
          <w:p w14:paraId="71AA6282"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Description</w:t>
            </w:r>
          </w:p>
        </w:tc>
        <w:tc>
          <w:tcPr>
            <w:tcW w:w="662" w:type="dxa"/>
            <w:tcBorders>
              <w:top w:val="nil"/>
              <w:left w:val="nil"/>
              <w:right w:val="nil"/>
            </w:tcBorders>
            <w:shd w:val="clear" w:color="auto" w:fill="auto"/>
            <w:vAlign w:val="bottom"/>
            <w:hideMark/>
          </w:tcPr>
          <w:p w14:paraId="3092043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Mean</w:t>
            </w:r>
          </w:p>
        </w:tc>
        <w:tc>
          <w:tcPr>
            <w:tcW w:w="1365" w:type="dxa"/>
            <w:tcBorders>
              <w:top w:val="nil"/>
              <w:left w:val="nil"/>
              <w:right w:val="nil"/>
            </w:tcBorders>
            <w:shd w:val="clear" w:color="auto" w:fill="auto"/>
            <w:vAlign w:val="bottom"/>
            <w:hideMark/>
          </w:tcPr>
          <w:p w14:paraId="6CB7CC73"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St. Deviation</w:t>
            </w:r>
          </w:p>
        </w:tc>
        <w:tc>
          <w:tcPr>
            <w:tcW w:w="738" w:type="dxa"/>
            <w:tcBorders>
              <w:top w:val="nil"/>
              <w:left w:val="nil"/>
              <w:right w:val="nil"/>
            </w:tcBorders>
            <w:shd w:val="clear" w:color="auto" w:fill="auto"/>
            <w:vAlign w:val="bottom"/>
            <w:hideMark/>
          </w:tcPr>
          <w:p w14:paraId="622B534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Min</w:t>
            </w:r>
          </w:p>
        </w:tc>
        <w:tc>
          <w:tcPr>
            <w:tcW w:w="779" w:type="dxa"/>
            <w:tcBorders>
              <w:top w:val="nil"/>
              <w:left w:val="nil"/>
              <w:right w:val="nil"/>
            </w:tcBorders>
            <w:shd w:val="clear" w:color="auto" w:fill="auto"/>
            <w:vAlign w:val="bottom"/>
            <w:hideMark/>
          </w:tcPr>
          <w:p w14:paraId="3325F201"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Max</w:t>
            </w:r>
          </w:p>
        </w:tc>
        <w:tc>
          <w:tcPr>
            <w:tcW w:w="709" w:type="dxa"/>
            <w:tcBorders>
              <w:top w:val="nil"/>
              <w:left w:val="nil"/>
              <w:right w:val="nil"/>
            </w:tcBorders>
            <w:shd w:val="clear" w:color="auto" w:fill="auto"/>
            <w:vAlign w:val="bottom"/>
            <w:hideMark/>
          </w:tcPr>
          <w:p w14:paraId="51C1E0D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Skew</w:t>
            </w:r>
          </w:p>
        </w:tc>
        <w:tc>
          <w:tcPr>
            <w:tcW w:w="1229" w:type="dxa"/>
            <w:tcBorders>
              <w:top w:val="nil"/>
              <w:left w:val="nil"/>
              <w:right w:val="nil"/>
            </w:tcBorders>
            <w:shd w:val="clear" w:color="auto" w:fill="auto"/>
            <w:vAlign w:val="bottom"/>
            <w:hideMark/>
          </w:tcPr>
          <w:p w14:paraId="15DB4EBB"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Valid N</w:t>
            </w:r>
          </w:p>
        </w:tc>
      </w:tr>
      <w:tr w:rsidR="00A84F40" w:rsidRPr="006B081B" w14:paraId="7F494BD6" w14:textId="77777777" w:rsidTr="008925B5">
        <w:trPr>
          <w:trHeight w:val="315"/>
        </w:trPr>
        <w:tc>
          <w:tcPr>
            <w:tcW w:w="1219" w:type="dxa"/>
            <w:tcBorders>
              <w:top w:val="nil"/>
              <w:left w:val="nil"/>
              <w:bottom w:val="single" w:sz="4" w:space="0" w:color="auto"/>
            </w:tcBorders>
          </w:tcPr>
          <w:p w14:paraId="4A884545"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p>
        </w:tc>
        <w:tc>
          <w:tcPr>
            <w:tcW w:w="7807" w:type="dxa"/>
            <w:gridSpan w:val="8"/>
            <w:tcBorders>
              <w:bottom w:val="single" w:sz="4" w:space="0" w:color="auto"/>
            </w:tcBorders>
            <w:shd w:val="clear" w:color="auto" w:fill="auto"/>
            <w:vAlign w:val="bottom"/>
            <w:hideMark/>
          </w:tcPr>
          <w:p w14:paraId="68D6460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 </w:t>
            </w:r>
          </w:p>
        </w:tc>
      </w:tr>
      <w:tr w:rsidR="00A84F40" w:rsidRPr="006B081B" w14:paraId="22DBAA55" w14:textId="77777777" w:rsidTr="008925B5">
        <w:trPr>
          <w:trHeight w:val="300"/>
        </w:trPr>
        <w:tc>
          <w:tcPr>
            <w:tcW w:w="1843" w:type="dxa"/>
            <w:gridSpan w:val="2"/>
            <w:tcBorders>
              <w:top w:val="single" w:sz="4" w:space="0" w:color="auto"/>
              <w:left w:val="nil"/>
              <w:bottom w:val="nil"/>
            </w:tcBorders>
            <w:shd w:val="clear" w:color="auto" w:fill="auto"/>
            <w:hideMark/>
          </w:tcPr>
          <w:p w14:paraId="39EF5404"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Hybrid seed use</w:t>
            </w:r>
          </w:p>
        </w:tc>
        <w:tc>
          <w:tcPr>
            <w:tcW w:w="1701" w:type="dxa"/>
            <w:tcBorders>
              <w:top w:val="single" w:sz="4" w:space="0" w:color="auto"/>
            </w:tcBorders>
          </w:tcPr>
          <w:p w14:paraId="2D770049"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0B3BAA">
              <w:rPr>
                <w:rFonts w:ascii="Calibri" w:eastAsia="Times New Roman" w:hAnsi="Calibri" w:cs="Times New Roman"/>
                <w:color w:val="000000"/>
                <w:sz w:val="18"/>
                <w:szCs w:val="18"/>
                <w:lang w:eastAsia="nl-NL" w:bidi="ar-SA"/>
              </w:rPr>
              <w:t>1 if hybrid seed is used in survey year, 0 if not</w:t>
            </w:r>
          </w:p>
        </w:tc>
        <w:tc>
          <w:tcPr>
            <w:tcW w:w="662" w:type="dxa"/>
            <w:tcBorders>
              <w:top w:val="single" w:sz="4" w:space="0" w:color="auto"/>
              <w:left w:val="nil"/>
              <w:bottom w:val="nil"/>
              <w:right w:val="nil"/>
            </w:tcBorders>
            <w:shd w:val="clear" w:color="auto" w:fill="auto"/>
            <w:hideMark/>
          </w:tcPr>
          <w:p w14:paraId="4952BA6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0.145</w:t>
            </w:r>
          </w:p>
        </w:tc>
        <w:tc>
          <w:tcPr>
            <w:tcW w:w="1365" w:type="dxa"/>
            <w:tcBorders>
              <w:top w:val="single" w:sz="4" w:space="0" w:color="auto"/>
              <w:left w:val="nil"/>
              <w:bottom w:val="nil"/>
              <w:right w:val="nil"/>
            </w:tcBorders>
            <w:shd w:val="clear" w:color="auto" w:fill="auto"/>
            <w:hideMark/>
          </w:tcPr>
          <w:p w14:paraId="05C5B8A5"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0.352</w:t>
            </w:r>
          </w:p>
        </w:tc>
        <w:tc>
          <w:tcPr>
            <w:tcW w:w="738" w:type="dxa"/>
            <w:tcBorders>
              <w:top w:val="single" w:sz="4" w:space="0" w:color="auto"/>
              <w:left w:val="nil"/>
              <w:bottom w:val="nil"/>
              <w:right w:val="nil"/>
            </w:tcBorders>
            <w:shd w:val="clear" w:color="auto" w:fill="auto"/>
            <w:hideMark/>
          </w:tcPr>
          <w:p w14:paraId="0D49406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w:t>
            </w:r>
          </w:p>
        </w:tc>
        <w:tc>
          <w:tcPr>
            <w:tcW w:w="779" w:type="dxa"/>
            <w:tcBorders>
              <w:top w:val="single" w:sz="4" w:space="0" w:color="auto"/>
              <w:left w:val="nil"/>
              <w:bottom w:val="nil"/>
              <w:right w:val="nil"/>
            </w:tcBorders>
            <w:shd w:val="clear" w:color="auto" w:fill="auto"/>
            <w:hideMark/>
          </w:tcPr>
          <w:p w14:paraId="4E385435"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w:t>
            </w:r>
          </w:p>
        </w:tc>
        <w:tc>
          <w:tcPr>
            <w:tcW w:w="709" w:type="dxa"/>
            <w:tcBorders>
              <w:top w:val="single" w:sz="4" w:space="0" w:color="auto"/>
              <w:left w:val="nil"/>
              <w:bottom w:val="nil"/>
              <w:right w:val="nil"/>
            </w:tcBorders>
            <w:shd w:val="clear" w:color="auto" w:fill="auto"/>
            <w:hideMark/>
          </w:tcPr>
          <w:p w14:paraId="6203563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2.019</w:t>
            </w:r>
          </w:p>
        </w:tc>
        <w:tc>
          <w:tcPr>
            <w:tcW w:w="1229" w:type="dxa"/>
            <w:tcBorders>
              <w:top w:val="single" w:sz="4" w:space="0" w:color="auto"/>
              <w:left w:val="nil"/>
              <w:bottom w:val="nil"/>
              <w:right w:val="nil"/>
            </w:tcBorders>
            <w:shd w:val="clear" w:color="auto" w:fill="auto"/>
            <w:hideMark/>
          </w:tcPr>
          <w:p w14:paraId="350F311B"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23,895</w:t>
            </w:r>
          </w:p>
        </w:tc>
      </w:tr>
      <w:tr w:rsidR="00A84F40" w:rsidRPr="006B081B" w14:paraId="38CB76F6" w14:textId="77777777" w:rsidTr="008925B5">
        <w:trPr>
          <w:trHeight w:val="300"/>
        </w:trPr>
        <w:tc>
          <w:tcPr>
            <w:tcW w:w="1843" w:type="dxa"/>
            <w:gridSpan w:val="2"/>
            <w:tcBorders>
              <w:top w:val="nil"/>
              <w:left w:val="nil"/>
              <w:bottom w:val="nil"/>
            </w:tcBorders>
            <w:shd w:val="clear" w:color="auto" w:fill="auto"/>
            <w:hideMark/>
          </w:tcPr>
          <w:p w14:paraId="60224A54"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Fertiliser use</w:t>
            </w:r>
          </w:p>
        </w:tc>
        <w:tc>
          <w:tcPr>
            <w:tcW w:w="1701" w:type="dxa"/>
          </w:tcPr>
          <w:p w14:paraId="1E8A7559"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0B3BAA">
              <w:rPr>
                <w:rFonts w:ascii="Calibri" w:eastAsia="Times New Roman" w:hAnsi="Calibri" w:cs="Times New Roman"/>
                <w:color w:val="000000"/>
                <w:sz w:val="18"/>
                <w:szCs w:val="18"/>
                <w:lang w:eastAsia="nl-NL" w:bidi="ar-SA"/>
              </w:rPr>
              <w:t>1 if fertiliser is used, 0 if not</w:t>
            </w:r>
          </w:p>
        </w:tc>
        <w:tc>
          <w:tcPr>
            <w:tcW w:w="662" w:type="dxa"/>
            <w:tcBorders>
              <w:top w:val="nil"/>
              <w:left w:val="nil"/>
              <w:bottom w:val="nil"/>
              <w:right w:val="nil"/>
            </w:tcBorders>
            <w:shd w:val="clear" w:color="auto" w:fill="auto"/>
            <w:hideMark/>
          </w:tcPr>
          <w:p w14:paraId="40C4A25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0.105</w:t>
            </w:r>
          </w:p>
        </w:tc>
        <w:tc>
          <w:tcPr>
            <w:tcW w:w="1365" w:type="dxa"/>
            <w:tcBorders>
              <w:top w:val="nil"/>
              <w:left w:val="nil"/>
              <w:bottom w:val="nil"/>
              <w:right w:val="nil"/>
            </w:tcBorders>
            <w:shd w:val="clear" w:color="auto" w:fill="auto"/>
            <w:hideMark/>
          </w:tcPr>
          <w:p w14:paraId="52949043"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0.306</w:t>
            </w:r>
          </w:p>
        </w:tc>
        <w:tc>
          <w:tcPr>
            <w:tcW w:w="738" w:type="dxa"/>
            <w:tcBorders>
              <w:top w:val="nil"/>
              <w:left w:val="nil"/>
              <w:bottom w:val="nil"/>
              <w:right w:val="nil"/>
            </w:tcBorders>
            <w:shd w:val="clear" w:color="auto" w:fill="auto"/>
            <w:hideMark/>
          </w:tcPr>
          <w:p w14:paraId="286F3E1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w:t>
            </w:r>
          </w:p>
        </w:tc>
        <w:tc>
          <w:tcPr>
            <w:tcW w:w="779" w:type="dxa"/>
            <w:tcBorders>
              <w:top w:val="nil"/>
              <w:left w:val="nil"/>
              <w:bottom w:val="nil"/>
              <w:right w:val="nil"/>
            </w:tcBorders>
            <w:shd w:val="clear" w:color="auto" w:fill="auto"/>
            <w:hideMark/>
          </w:tcPr>
          <w:p w14:paraId="4EAD095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w:t>
            </w:r>
          </w:p>
        </w:tc>
        <w:tc>
          <w:tcPr>
            <w:tcW w:w="709" w:type="dxa"/>
            <w:tcBorders>
              <w:top w:val="nil"/>
              <w:left w:val="nil"/>
              <w:bottom w:val="nil"/>
              <w:right w:val="nil"/>
            </w:tcBorders>
            <w:shd w:val="clear" w:color="auto" w:fill="auto"/>
            <w:hideMark/>
          </w:tcPr>
          <w:p w14:paraId="5F4B148F"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2.585</w:t>
            </w:r>
          </w:p>
        </w:tc>
        <w:tc>
          <w:tcPr>
            <w:tcW w:w="1229" w:type="dxa"/>
            <w:tcBorders>
              <w:top w:val="nil"/>
              <w:left w:val="nil"/>
              <w:bottom w:val="nil"/>
              <w:right w:val="nil"/>
            </w:tcBorders>
            <w:shd w:val="clear" w:color="auto" w:fill="auto"/>
            <w:hideMark/>
          </w:tcPr>
          <w:p w14:paraId="5E608B43"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23,895</w:t>
            </w:r>
          </w:p>
        </w:tc>
      </w:tr>
    </w:tbl>
    <w:p w14:paraId="709F8B3D" w14:textId="77777777" w:rsidR="00A84F40" w:rsidRPr="006B081B" w:rsidRDefault="00A84F40" w:rsidP="00A84F40">
      <w:pPr>
        <w:spacing w:after="0" w:line="360" w:lineRule="auto"/>
        <w:jc w:val="both"/>
        <w:rPr>
          <w:rFonts w:ascii="Calibri" w:eastAsia="Times New Roman" w:hAnsi="Calibri" w:cs="Times New Roman"/>
          <w:color w:val="000000"/>
          <w:sz w:val="18"/>
          <w:szCs w:val="18"/>
          <w:lang w:eastAsia="nl-NL" w:bidi="ar-SA"/>
        </w:rPr>
      </w:pPr>
    </w:p>
    <w:p w14:paraId="33AD9521" w14:textId="77777777" w:rsidR="00A84F40" w:rsidRPr="009857EB" w:rsidRDefault="00A84F40" w:rsidP="00A84F40">
      <w:pPr>
        <w:spacing w:after="0" w:line="360" w:lineRule="auto"/>
        <w:jc w:val="both"/>
        <w:rPr>
          <w:rFonts w:asciiTheme="minorHAnsi" w:hAnsiTheme="minorHAnsi"/>
          <w:lang w:bidi="ar-SA"/>
        </w:rPr>
      </w:pPr>
      <w:r>
        <w:rPr>
          <w:rFonts w:asciiTheme="minorHAnsi" w:hAnsiTheme="minorHAnsi"/>
          <w:lang w:bidi="ar-SA"/>
        </w:rPr>
        <w:t>However, as seen in the framework, household food consumption is also influenced by household quality of care, farm- and household capital and outside sources of income. To be able to clearly show the relation between hybrid seed- and fertiliser use and household food security, we need to control for these elements. Household quality of care can be influenced by several factors.</w:t>
      </w:r>
      <w:r w:rsidRPr="00F175B3">
        <w:rPr>
          <w:rFonts w:asciiTheme="minorHAnsi" w:hAnsiTheme="minorHAnsi"/>
          <w:lang w:bidi="ar-SA"/>
        </w:rPr>
        <w:t xml:space="preserve"> First of all, we control for female headship, as evidence suggests that households with a female household head allocate more resources to the improvement of household food consumption. </w:t>
      </w:r>
      <w:r w:rsidRPr="00F175B3">
        <w:rPr>
          <w:rFonts w:asciiTheme="minorHAnsi" w:hAnsiTheme="minorHAnsi"/>
          <w:lang w:bidi="ar-SA"/>
        </w:rPr>
        <w:fldChar w:fldCharType="begin"/>
      </w:r>
      <w:r>
        <w:rPr>
          <w:rFonts w:asciiTheme="minorHAnsi" w:hAnsiTheme="minorHAnsi"/>
          <w:lang w:bidi="ar-SA"/>
        </w:rPr>
        <w:instrText xml:space="preserve"> ADDIN ZOTERO_ITEM CSL_CITATION {"citationID":"LJ3ahEX1","properties":{"formattedCitation":"(R. Mason, Ndlovu, Parkins, &amp; Luckert, 2015; Wagah, Hodge, &amp; Lewis, 2015)","plainCitation":"(R. Mason, Ndlovu, Parkins, &amp; Luckert, 2015; Wagah, Hodge, &amp; Lewis, 2015)"},"citationItems":[{"id":157,"uris":["http://zotero.org/groups/450117/items/KRCZPGHH"],"uri":["http://zotero.org/groups/450117/items/KRCZPGHH"],"itemData":{"id":157,"type":"article-journal","title":"Determinants of food security in Tanzania: gendered dimensions of household headship and control of resources","container-title":"Agriculture and Human Values","page":"539-549","volume":"32","issue":"3","source":"CrossRef","DOI":"10.1007/s10460-014-9568-5","ISSN":"0889-048X, 1572-8366","shortTitle":"Determinants of food security in Tanzania","language":"en","author":[{"family":"Mason","given":"Ryan"},{"family":"Ndlovu","given":"Patrick"},{"family":"Parkins","given":"John R."},{"family":"Luckert","given":"Marty K."}],"issued":{"date-parts":[["2015",9]]}}},{"id":156,"uris":["http://zotero.org/groups/450117/items/9QKFDUHQ"],"uri":["http://zotero.org/groups/450117/items/9QKFDUHQ"],"itemData":{"id":156,"type":"article-journal","title":"Leveraging Agriculture for Nutrition in East Africa (LANEA)","URL":"http://www.fao.org/3/a-i4556e.pdf","author":[{"family":"Wagah","given":"Margaret"},{"family":"Hodge","given":"Judith"},{"family":"Lewis","given":"Amanda"}],"issued":{"date-parts":[["2015"]]},"accessed":{"date-parts":[["2016",6,6]]}}}],"schema":"https://github.com/citation-style-language/schema/raw/master/csl-citation.json"} </w:instrText>
      </w:r>
      <w:r w:rsidRPr="00F175B3">
        <w:rPr>
          <w:rFonts w:asciiTheme="minorHAnsi" w:hAnsiTheme="minorHAnsi"/>
          <w:lang w:bidi="ar-SA"/>
        </w:rPr>
        <w:fldChar w:fldCharType="separate"/>
      </w:r>
      <w:r w:rsidRPr="00F175B3">
        <w:rPr>
          <w:rFonts w:asciiTheme="minorHAnsi" w:hAnsiTheme="minorHAnsi"/>
          <w:lang w:bidi="ar-SA"/>
        </w:rPr>
        <w:t>(R. Mason, Ndlovu, Parkins, &amp; Luckert, 2015; Wagah, Hodge, &amp; Lewis, 2015)</w:t>
      </w:r>
      <w:r w:rsidRPr="00F175B3">
        <w:rPr>
          <w:rFonts w:asciiTheme="minorHAnsi" w:hAnsiTheme="minorHAnsi"/>
          <w:lang w:bidi="ar-SA"/>
        </w:rPr>
        <w:fldChar w:fldCharType="end"/>
      </w:r>
      <w:r w:rsidRPr="00F175B3">
        <w:rPr>
          <w:rFonts w:asciiTheme="minorHAnsi" w:hAnsiTheme="minorHAnsi"/>
          <w:lang w:bidi="ar-SA"/>
        </w:rPr>
        <w:t xml:space="preserve">.  We also expect  education of the household head to be strongly related to better and more diverse household food supply </w:t>
      </w:r>
      <w:r w:rsidRPr="00F175B3">
        <w:rPr>
          <w:rFonts w:asciiTheme="minorHAnsi" w:hAnsiTheme="minorHAnsi"/>
          <w:lang w:bidi="ar-SA"/>
        </w:rPr>
        <w:fldChar w:fldCharType="begin"/>
      </w:r>
      <w:r>
        <w:rPr>
          <w:rFonts w:asciiTheme="minorHAnsi" w:hAnsiTheme="minorHAnsi"/>
          <w:lang w:bidi="ar-SA"/>
        </w:rPr>
        <w:instrText xml:space="preserve"> ADDIN ZOTERO_ITEM CSL_CITATION {"citationID":"1ft9p5aktr","properties":{"formattedCitation":"(R. Mason et al., 2015)","plainCitation":"(R. Mason et al., 2015)"},"citationItems":[{"id":157,"uris":["http://zotero.org/groups/450117/items/KRCZPGHH"],"uri":["http://zotero.org/groups/450117/items/KRCZPGHH"],"itemData":{"id":157,"type":"article-journal","title":"Determinants of food security in Tanzania: gendered dimensions of household headship and control of resources","container-title":"Agriculture and Human Values","page":"539-549","volume":"32","issue":"3","source":"CrossRef","DOI":"10.1007/s10460-014-9568-5","ISSN":"0889-048X, 1572-8366","shortTitle":"Determinants of food security in Tanzania","language":"en","author":[{"family":"Mason","given":"Ryan"},{"family":"Ndlovu","given":"Patrick"},{"family":"Parkins","given":"John R."},{"family":"Luckert","given":"Marty K."}],"issued":{"date-parts":[["2015",9]]}}}],"schema":"https://github.com/citation-style-language/schema/raw/master/csl-citation.json"} </w:instrText>
      </w:r>
      <w:r w:rsidRPr="00F175B3">
        <w:rPr>
          <w:rFonts w:asciiTheme="minorHAnsi" w:hAnsiTheme="minorHAnsi"/>
          <w:lang w:bidi="ar-SA"/>
        </w:rPr>
        <w:fldChar w:fldCharType="separate"/>
      </w:r>
      <w:r w:rsidRPr="00F175B3">
        <w:rPr>
          <w:rFonts w:asciiTheme="minorHAnsi" w:hAnsiTheme="minorHAnsi"/>
          <w:lang w:bidi="ar-SA"/>
        </w:rPr>
        <w:t>(R. Mason et al., 2015)</w:t>
      </w:r>
      <w:r w:rsidRPr="00F175B3">
        <w:rPr>
          <w:rFonts w:asciiTheme="minorHAnsi" w:hAnsiTheme="minorHAnsi"/>
          <w:lang w:bidi="ar-SA"/>
        </w:rPr>
        <w:fldChar w:fldCharType="end"/>
      </w:r>
      <w:r w:rsidRPr="00F175B3">
        <w:rPr>
          <w:rFonts w:asciiTheme="minorHAnsi" w:hAnsiTheme="minorHAnsi"/>
          <w:lang w:bidi="ar-SA"/>
        </w:rPr>
        <w:t xml:space="preserve">. The best indicator for education that is available in our dataset </w:t>
      </w:r>
      <w:r>
        <w:rPr>
          <w:rFonts w:asciiTheme="minorHAnsi" w:hAnsiTheme="minorHAnsi"/>
          <w:lang w:bidi="ar-SA"/>
        </w:rPr>
        <w:t>is whether the household head has ever been to school yes or no</w:t>
      </w:r>
      <w:r w:rsidRPr="00F175B3">
        <w:rPr>
          <w:rFonts w:asciiTheme="minorHAnsi" w:hAnsiTheme="minorHAnsi"/>
          <w:lang w:bidi="ar-SA"/>
        </w:rPr>
        <w:t xml:space="preserve">. </w:t>
      </w:r>
      <w:commentRangeStart w:id="81"/>
      <w:commentRangeStart w:id="82"/>
      <w:r w:rsidRPr="00F175B3">
        <w:rPr>
          <w:rFonts w:asciiTheme="minorHAnsi" w:hAnsiTheme="minorHAnsi"/>
          <w:lang w:bidi="ar-SA"/>
        </w:rPr>
        <w:t>Migration of the household or household head can be associated with higher variability in food supply and more vulnerability of the household. Similarly, migration could also lead to be</w:t>
      </w:r>
      <w:r>
        <w:rPr>
          <w:rFonts w:asciiTheme="minorHAnsi" w:hAnsiTheme="minorHAnsi"/>
          <w:lang w:bidi="ar-SA"/>
        </w:rPr>
        <w:t>tter  (income) opportunities</w:t>
      </w:r>
      <w:r w:rsidRPr="00F175B3">
        <w:rPr>
          <w:rFonts w:asciiTheme="minorHAnsi" w:hAnsiTheme="minorHAnsi"/>
          <w:lang w:bidi="ar-SA"/>
        </w:rPr>
        <w:t xml:space="preserve">. </w:t>
      </w:r>
      <w:commentRangeEnd w:id="81"/>
      <w:r>
        <w:rPr>
          <w:rStyle w:val="Verwijzingopmerking"/>
        </w:rPr>
        <w:commentReference w:id="81"/>
      </w:r>
      <w:commentRangeEnd w:id="82"/>
      <w:r>
        <w:rPr>
          <w:rStyle w:val="Verwijzingopmerking"/>
        </w:rPr>
        <w:commentReference w:id="82"/>
      </w:r>
      <w:r w:rsidRPr="00F175B3">
        <w:rPr>
          <w:rFonts w:asciiTheme="minorHAnsi" w:hAnsiTheme="minorHAnsi"/>
          <w:lang w:bidi="ar-SA"/>
        </w:rPr>
        <w:t xml:space="preserve">To control for this effect, we include a variable: ‘years in community’, defined as the number of years the household head has lived in the community </w:t>
      </w:r>
      <w:r>
        <w:rPr>
          <w:rFonts w:asciiTheme="minorHAnsi" w:hAnsiTheme="minorHAnsi"/>
          <w:lang w:bidi="ar-SA"/>
        </w:rPr>
        <w:t>of current residence</w:t>
      </w:r>
      <w:r w:rsidRPr="00F175B3">
        <w:rPr>
          <w:rFonts w:asciiTheme="minorHAnsi" w:hAnsiTheme="minorHAnsi"/>
          <w:lang w:bidi="ar-SA"/>
        </w:rPr>
        <w:t xml:space="preserve">. </w:t>
      </w:r>
      <w:r>
        <w:rPr>
          <w:rFonts w:asciiTheme="minorHAnsi" w:hAnsiTheme="minorHAnsi"/>
          <w:lang w:bidi="ar-SA"/>
        </w:rPr>
        <w:t xml:space="preserve">Next, we count to total household size defined as the number of household members. We include a household dependency ratio, defined as the percentage of household members that require care. We add up the number of children (below the age of 15) and the number of elderly (above the age of 65) and divide this by the total household size times 100. This ratio controls for potential labour constraints due to time used for caregiving. As indicator for living conditions and long term wealth </w:t>
      </w:r>
      <w:commentRangeStart w:id="83"/>
      <w:commentRangeStart w:id="84"/>
      <w:r w:rsidRPr="00F175B3">
        <w:rPr>
          <w:rFonts w:asciiTheme="minorHAnsi" w:hAnsiTheme="minorHAnsi"/>
          <w:lang w:bidi="ar-SA"/>
        </w:rPr>
        <w:t xml:space="preserve">we use a housing quality index. </w:t>
      </w:r>
      <w:commentRangeEnd w:id="83"/>
      <w:r>
        <w:rPr>
          <w:rStyle w:val="Verwijzingopmerking"/>
        </w:rPr>
        <w:commentReference w:id="83"/>
      </w:r>
      <w:commentRangeEnd w:id="84"/>
      <w:r>
        <w:rPr>
          <w:rStyle w:val="Verwijzingopmerking"/>
        </w:rPr>
        <w:commentReference w:id="84"/>
      </w:r>
      <w:r w:rsidRPr="00F175B3">
        <w:rPr>
          <w:rFonts w:asciiTheme="minorHAnsi" w:hAnsiTheme="minorHAnsi"/>
          <w:lang w:bidi="ar-SA"/>
        </w:rPr>
        <w:t xml:space="preserve">This index contains information on the tenure status of the house, the material of the walls and roof, the main source of drinking water, the sewage facilities, the main source of drinking water and the fuel used for lighting and cooking. This index is based on the list of items presented in </w:t>
      </w:r>
      <w:r w:rsidRPr="00F175B3">
        <w:rPr>
          <w:rFonts w:asciiTheme="minorHAnsi" w:hAnsiTheme="minorHAnsi"/>
          <w:lang w:bidi="ar-SA"/>
        </w:rPr>
        <w:fldChar w:fldCharType="begin"/>
      </w:r>
      <w:r>
        <w:rPr>
          <w:rFonts w:asciiTheme="minorHAnsi" w:hAnsiTheme="minorHAnsi"/>
          <w:lang w:bidi="ar-SA"/>
        </w:rPr>
        <w:instrText xml:space="preserve"> ADDIN ZOTERO_ITEM CSL_CITATION {"citationID":"juni34msj","properties":{"formattedCitation":"(Fiadzo, Houston, &amp; Godwin, 2001)","plainCitation":"(Fiadzo, Houston, &amp; Godwin, 2001)"},"citationItems":[{"id":158,"uris":["http://zotero.org/groups/450117/items/VUITDFIR"],"uri":["http://zotero.org/groups/450117/items/VUITDFIR"],"itemData":{"id":158,"type":"article-journal","title":"Estimating Housing Quality for Poverty and Development Policy Analysis: CWIQ in Ghana","container-title":"Social Indicators Research","page":"137–162","volume":"53","issue":"2","abstract":"Inadequate data on housing characteristics and lack of consensusregarding appropriate measures of housing quality characteristicsretard developments to meet housing needs of people in lessdeveloped countries. A constructed housing quality index is developed and Cronbach's alpha and factor analysis are employedeo evaluate its measurement properties. With data from the CoreWelfare Indicators Questionnaire (CWIQ) survey of 1997, theconstructed housing quality index identifies key factors relatedto housing quality in Ghana. Access to quality of life amenities contributes significant information and policy value to traditionalphysical attributes in modeling a housing quality index.","DOI":"10.1023/A:1026764711406","ISSN":"1573-0921","author":[{"family":"Fiadzo","given":"Emmanuel D."},{"family":"Houston","given":"Jack E."},{"family":"Godwin","given":"Deborah D."}],"issued":{"date-parts":[["2001"]]}}}],"schema":"https://github.com/citation-style-language/schema/raw/master/csl-citation.json"} </w:instrText>
      </w:r>
      <w:r w:rsidRPr="00F175B3">
        <w:rPr>
          <w:rFonts w:asciiTheme="minorHAnsi" w:hAnsiTheme="minorHAnsi"/>
          <w:lang w:bidi="ar-SA"/>
        </w:rPr>
        <w:fldChar w:fldCharType="separate"/>
      </w:r>
      <w:r w:rsidRPr="00F175B3">
        <w:rPr>
          <w:rFonts w:asciiTheme="minorHAnsi" w:hAnsiTheme="minorHAnsi"/>
          <w:lang w:bidi="ar-SA"/>
        </w:rPr>
        <w:t>Fiadzo, Houston, &amp; Godwin (2001)</w:t>
      </w:r>
      <w:r w:rsidRPr="00F175B3">
        <w:rPr>
          <w:rFonts w:asciiTheme="minorHAnsi" w:hAnsiTheme="minorHAnsi"/>
          <w:lang w:bidi="ar-SA"/>
        </w:rPr>
        <w:fldChar w:fldCharType="end"/>
      </w:r>
      <w:r>
        <w:rPr>
          <w:rFonts w:asciiTheme="minorHAnsi" w:hAnsiTheme="minorHAnsi"/>
          <w:lang w:bidi="ar-SA"/>
        </w:rPr>
        <w:t xml:space="preserve"> </w:t>
      </w:r>
      <w:r w:rsidRPr="00F175B3">
        <w:rPr>
          <w:rFonts w:asciiTheme="minorHAnsi" w:hAnsiTheme="minorHAnsi"/>
          <w:lang w:bidi="ar-SA"/>
        </w:rPr>
        <w:t>Controlling for these factors enables us to distinguish between different kinds of housing and therefore different  wealth</w:t>
      </w:r>
      <w:r>
        <w:rPr>
          <w:rFonts w:asciiTheme="minorHAnsi" w:hAnsiTheme="minorHAnsi"/>
          <w:lang w:bidi="ar-SA"/>
        </w:rPr>
        <w:t xml:space="preserve"> statuses</w:t>
      </w:r>
      <w:r w:rsidRPr="00F175B3">
        <w:rPr>
          <w:rFonts w:asciiTheme="minorHAnsi" w:hAnsiTheme="minorHAnsi"/>
          <w:lang w:bidi="ar-SA"/>
        </w:rPr>
        <w:t xml:space="preserve">. Elaborate explanation on the way </w:t>
      </w:r>
      <w:r>
        <w:rPr>
          <w:rFonts w:asciiTheme="minorHAnsi" w:hAnsiTheme="minorHAnsi"/>
          <w:lang w:bidi="ar-SA"/>
        </w:rPr>
        <w:t>this index is</w:t>
      </w:r>
      <w:r w:rsidRPr="00F175B3">
        <w:rPr>
          <w:rFonts w:asciiTheme="minorHAnsi" w:hAnsiTheme="minorHAnsi"/>
          <w:lang w:bidi="ar-SA"/>
        </w:rPr>
        <w:t xml:space="preserve"> con</w:t>
      </w:r>
      <w:r>
        <w:rPr>
          <w:rFonts w:asciiTheme="minorHAnsi" w:hAnsiTheme="minorHAnsi"/>
          <w:lang w:bidi="ar-SA"/>
        </w:rPr>
        <w:t>structed can be found in annex 3.</w:t>
      </w:r>
      <w:r>
        <w:rPr>
          <w:lang w:bidi="ar-SA"/>
        </w:rPr>
        <w:fldChar w:fldCharType="begin"/>
      </w:r>
      <w:r>
        <w:rPr>
          <w:lang w:bidi="ar-SA"/>
        </w:rPr>
        <w:instrText xml:space="preserve"> LINK Excel.Sheet.12 C:\\Users\\afver\\Documents\\full1.xlsx full!R6K1:R10K9 \a \f 4 \h  \* MERGEFORMAT </w:instrText>
      </w:r>
      <w:r>
        <w:rPr>
          <w:lang w:bidi="ar-SA"/>
        </w:rPr>
        <w:fldChar w:fldCharType="separate"/>
      </w:r>
    </w:p>
    <w:p w14:paraId="253ED11B" w14:textId="77777777" w:rsidR="00A84F40" w:rsidRDefault="00A84F40" w:rsidP="00A84F40">
      <w:pPr>
        <w:spacing w:after="0" w:line="360" w:lineRule="auto"/>
        <w:jc w:val="both"/>
        <w:rPr>
          <w:rFonts w:asciiTheme="minorHAnsi" w:hAnsiTheme="minorHAnsi"/>
          <w:lang w:bidi="ar-SA"/>
        </w:rPr>
      </w:pPr>
      <w:r>
        <w:rPr>
          <w:rFonts w:asciiTheme="minorHAnsi" w:hAnsiTheme="minorHAnsi"/>
          <w:lang w:bidi="ar-SA"/>
        </w:rPr>
        <w:fldChar w:fldCharType="end"/>
      </w:r>
    </w:p>
    <w:p w14:paraId="75E8C289" w14:textId="77777777" w:rsidR="00A84F40" w:rsidRDefault="00A84F40" w:rsidP="00A84F40">
      <w:pPr>
        <w:pStyle w:val="Bijschrift"/>
        <w:keepNext/>
      </w:pPr>
      <w:r>
        <w:t>Table 4 household characteristics</w:t>
      </w:r>
    </w:p>
    <w:tbl>
      <w:tblPr>
        <w:tblW w:w="9032" w:type="dxa"/>
        <w:tblCellMar>
          <w:left w:w="70" w:type="dxa"/>
          <w:right w:w="70" w:type="dxa"/>
        </w:tblCellMar>
        <w:tblLook w:val="04A0" w:firstRow="1" w:lastRow="0" w:firstColumn="1" w:lastColumn="0" w:noHBand="0" w:noVBand="1"/>
      </w:tblPr>
      <w:tblGrid>
        <w:gridCol w:w="1218"/>
        <w:gridCol w:w="570"/>
        <w:gridCol w:w="2061"/>
        <w:gridCol w:w="642"/>
        <w:gridCol w:w="1289"/>
        <w:gridCol w:w="692"/>
        <w:gridCol w:w="1066"/>
        <w:gridCol w:w="737"/>
        <w:gridCol w:w="751"/>
        <w:gridCol w:w="6"/>
      </w:tblGrid>
      <w:tr w:rsidR="00A84F40" w:rsidRPr="00D43DEA" w14:paraId="260D7299" w14:textId="77777777" w:rsidTr="008925B5">
        <w:trPr>
          <w:trHeight w:val="300"/>
        </w:trPr>
        <w:tc>
          <w:tcPr>
            <w:tcW w:w="1788" w:type="dxa"/>
            <w:gridSpan w:val="2"/>
            <w:tcBorders>
              <w:top w:val="nil"/>
              <w:left w:val="nil"/>
              <w:bottom w:val="nil"/>
              <w:right w:val="nil"/>
            </w:tcBorders>
            <w:shd w:val="clear" w:color="auto" w:fill="auto"/>
            <w:hideMark/>
          </w:tcPr>
          <w:p w14:paraId="7D7BF7C7" w14:textId="77777777" w:rsidR="00A84F40" w:rsidRPr="00D43DEA" w:rsidRDefault="00A84F40" w:rsidP="008925B5">
            <w:pPr>
              <w:spacing w:after="0" w:line="240" w:lineRule="auto"/>
              <w:rPr>
                <w:rFonts w:ascii="Times New Roman" w:eastAsia="Times New Roman" w:hAnsi="Times New Roman" w:cs="Times New Roman"/>
                <w:sz w:val="24"/>
                <w:szCs w:val="24"/>
                <w:lang w:val="nl-NL" w:eastAsia="nl-NL" w:bidi="ar-SA"/>
              </w:rPr>
            </w:pPr>
          </w:p>
        </w:tc>
        <w:tc>
          <w:tcPr>
            <w:tcW w:w="2061" w:type="dxa"/>
            <w:tcBorders>
              <w:top w:val="nil"/>
              <w:left w:val="nil"/>
              <w:bottom w:val="nil"/>
              <w:right w:val="nil"/>
            </w:tcBorders>
          </w:tcPr>
          <w:p w14:paraId="17DD90CB"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Description</w:t>
            </w:r>
          </w:p>
        </w:tc>
        <w:tc>
          <w:tcPr>
            <w:tcW w:w="642" w:type="dxa"/>
            <w:tcBorders>
              <w:top w:val="nil"/>
              <w:left w:val="nil"/>
              <w:bottom w:val="nil"/>
              <w:right w:val="nil"/>
            </w:tcBorders>
            <w:shd w:val="clear" w:color="auto" w:fill="auto"/>
            <w:hideMark/>
          </w:tcPr>
          <w:p w14:paraId="2A088D3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Mean</w:t>
            </w:r>
          </w:p>
        </w:tc>
        <w:tc>
          <w:tcPr>
            <w:tcW w:w="1289" w:type="dxa"/>
            <w:tcBorders>
              <w:top w:val="nil"/>
              <w:left w:val="nil"/>
              <w:bottom w:val="nil"/>
              <w:right w:val="nil"/>
            </w:tcBorders>
            <w:shd w:val="clear" w:color="auto" w:fill="auto"/>
            <w:hideMark/>
          </w:tcPr>
          <w:p w14:paraId="251D7BA7"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St. Deviation</w:t>
            </w:r>
          </w:p>
        </w:tc>
        <w:tc>
          <w:tcPr>
            <w:tcW w:w="692" w:type="dxa"/>
            <w:tcBorders>
              <w:top w:val="nil"/>
              <w:left w:val="nil"/>
              <w:bottom w:val="nil"/>
              <w:right w:val="nil"/>
            </w:tcBorders>
            <w:shd w:val="clear" w:color="auto" w:fill="auto"/>
            <w:hideMark/>
          </w:tcPr>
          <w:p w14:paraId="771D69E4"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Min</w:t>
            </w:r>
          </w:p>
        </w:tc>
        <w:tc>
          <w:tcPr>
            <w:tcW w:w="1066" w:type="dxa"/>
            <w:tcBorders>
              <w:top w:val="nil"/>
              <w:left w:val="nil"/>
              <w:bottom w:val="nil"/>
              <w:right w:val="nil"/>
            </w:tcBorders>
            <w:shd w:val="clear" w:color="auto" w:fill="auto"/>
            <w:hideMark/>
          </w:tcPr>
          <w:p w14:paraId="3E7440D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Max</w:t>
            </w:r>
          </w:p>
        </w:tc>
        <w:tc>
          <w:tcPr>
            <w:tcW w:w="737" w:type="dxa"/>
            <w:tcBorders>
              <w:top w:val="nil"/>
              <w:left w:val="nil"/>
              <w:bottom w:val="nil"/>
              <w:right w:val="nil"/>
            </w:tcBorders>
            <w:shd w:val="clear" w:color="auto" w:fill="auto"/>
            <w:hideMark/>
          </w:tcPr>
          <w:p w14:paraId="0CE78ED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Skew</w:t>
            </w:r>
          </w:p>
        </w:tc>
        <w:tc>
          <w:tcPr>
            <w:tcW w:w="757" w:type="dxa"/>
            <w:gridSpan w:val="2"/>
            <w:tcBorders>
              <w:top w:val="nil"/>
              <w:left w:val="nil"/>
              <w:bottom w:val="nil"/>
              <w:right w:val="nil"/>
            </w:tcBorders>
            <w:shd w:val="clear" w:color="auto" w:fill="auto"/>
            <w:hideMark/>
          </w:tcPr>
          <w:p w14:paraId="2A5F535A"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Valid N</w:t>
            </w:r>
          </w:p>
        </w:tc>
      </w:tr>
      <w:tr w:rsidR="00A84F40" w:rsidRPr="006B081B" w14:paraId="20E8F9C0" w14:textId="77777777" w:rsidTr="008925B5">
        <w:trPr>
          <w:gridAfter w:val="1"/>
          <w:wAfter w:w="6" w:type="dxa"/>
          <w:trHeight w:val="315"/>
        </w:trPr>
        <w:tc>
          <w:tcPr>
            <w:tcW w:w="1218" w:type="dxa"/>
            <w:tcBorders>
              <w:top w:val="nil"/>
              <w:left w:val="nil"/>
              <w:bottom w:val="single" w:sz="8" w:space="0" w:color="000000"/>
              <w:right w:val="nil"/>
            </w:tcBorders>
          </w:tcPr>
          <w:p w14:paraId="6CF21552" w14:textId="77777777" w:rsidR="00A84F40" w:rsidRPr="00D43DEA" w:rsidRDefault="00A84F40" w:rsidP="008925B5">
            <w:pPr>
              <w:spacing w:after="0" w:line="240" w:lineRule="auto"/>
              <w:rPr>
                <w:rFonts w:ascii="Calibri" w:eastAsia="Times New Roman" w:hAnsi="Calibri" w:cs="Times New Roman"/>
                <w:color w:val="000000"/>
                <w:lang w:val="nl-NL" w:eastAsia="nl-NL" w:bidi="ar-SA"/>
              </w:rPr>
            </w:pPr>
          </w:p>
        </w:tc>
        <w:tc>
          <w:tcPr>
            <w:tcW w:w="7808" w:type="dxa"/>
            <w:gridSpan w:val="8"/>
            <w:tcBorders>
              <w:top w:val="nil"/>
              <w:left w:val="nil"/>
              <w:bottom w:val="single" w:sz="8" w:space="0" w:color="000000"/>
              <w:right w:val="nil"/>
            </w:tcBorders>
            <w:shd w:val="clear" w:color="auto" w:fill="auto"/>
            <w:hideMark/>
          </w:tcPr>
          <w:p w14:paraId="1E28DE68"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 </w:t>
            </w:r>
          </w:p>
        </w:tc>
      </w:tr>
      <w:tr w:rsidR="00A84F40" w:rsidRPr="00D43DEA" w14:paraId="248DBFC5" w14:textId="77777777" w:rsidTr="008925B5">
        <w:trPr>
          <w:trHeight w:val="300"/>
        </w:trPr>
        <w:tc>
          <w:tcPr>
            <w:tcW w:w="1788" w:type="dxa"/>
            <w:gridSpan w:val="2"/>
            <w:tcBorders>
              <w:top w:val="nil"/>
              <w:left w:val="nil"/>
              <w:bottom w:val="nil"/>
              <w:right w:val="nil"/>
            </w:tcBorders>
            <w:shd w:val="clear" w:color="auto" w:fill="auto"/>
            <w:hideMark/>
          </w:tcPr>
          <w:p w14:paraId="24C1F68B"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p>
          <w:p w14:paraId="401C0A63"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Female headship</w:t>
            </w:r>
          </w:p>
        </w:tc>
        <w:tc>
          <w:tcPr>
            <w:tcW w:w="2061" w:type="dxa"/>
            <w:tcBorders>
              <w:top w:val="nil"/>
              <w:left w:val="nil"/>
              <w:bottom w:val="nil"/>
              <w:right w:val="nil"/>
            </w:tcBorders>
          </w:tcPr>
          <w:p w14:paraId="0EC75448"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0B3BAA">
              <w:rPr>
                <w:rFonts w:ascii="Calibri" w:eastAsia="Times New Roman" w:hAnsi="Calibri" w:cs="Times New Roman"/>
                <w:color w:val="000000"/>
                <w:sz w:val="18"/>
                <w:szCs w:val="18"/>
                <w:lang w:eastAsia="nl-NL" w:bidi="ar-SA"/>
              </w:rPr>
              <w:t>1 if household head is female, 0 if not</w:t>
            </w:r>
          </w:p>
        </w:tc>
        <w:tc>
          <w:tcPr>
            <w:tcW w:w="642" w:type="dxa"/>
            <w:tcBorders>
              <w:top w:val="nil"/>
              <w:left w:val="nil"/>
              <w:bottom w:val="nil"/>
              <w:right w:val="nil"/>
            </w:tcBorders>
            <w:shd w:val="clear" w:color="auto" w:fill="auto"/>
            <w:hideMark/>
          </w:tcPr>
          <w:p w14:paraId="0FF8F93E"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0.226</w:t>
            </w:r>
          </w:p>
        </w:tc>
        <w:tc>
          <w:tcPr>
            <w:tcW w:w="1289" w:type="dxa"/>
            <w:tcBorders>
              <w:top w:val="nil"/>
              <w:left w:val="nil"/>
              <w:bottom w:val="nil"/>
              <w:right w:val="nil"/>
            </w:tcBorders>
            <w:shd w:val="clear" w:color="auto" w:fill="auto"/>
            <w:hideMark/>
          </w:tcPr>
          <w:p w14:paraId="5D7E840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0.418</w:t>
            </w:r>
          </w:p>
        </w:tc>
        <w:tc>
          <w:tcPr>
            <w:tcW w:w="692" w:type="dxa"/>
            <w:tcBorders>
              <w:top w:val="nil"/>
              <w:left w:val="nil"/>
              <w:bottom w:val="nil"/>
              <w:right w:val="nil"/>
            </w:tcBorders>
            <w:shd w:val="clear" w:color="auto" w:fill="auto"/>
            <w:hideMark/>
          </w:tcPr>
          <w:p w14:paraId="599B1B5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w:t>
            </w:r>
          </w:p>
        </w:tc>
        <w:tc>
          <w:tcPr>
            <w:tcW w:w="1066" w:type="dxa"/>
            <w:tcBorders>
              <w:top w:val="nil"/>
              <w:left w:val="nil"/>
              <w:bottom w:val="nil"/>
              <w:right w:val="nil"/>
            </w:tcBorders>
            <w:shd w:val="clear" w:color="auto" w:fill="auto"/>
            <w:hideMark/>
          </w:tcPr>
          <w:p w14:paraId="2E73BD0E"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w:t>
            </w:r>
          </w:p>
        </w:tc>
        <w:tc>
          <w:tcPr>
            <w:tcW w:w="737" w:type="dxa"/>
            <w:tcBorders>
              <w:top w:val="nil"/>
              <w:left w:val="nil"/>
              <w:bottom w:val="nil"/>
              <w:right w:val="nil"/>
            </w:tcBorders>
            <w:shd w:val="clear" w:color="auto" w:fill="auto"/>
            <w:hideMark/>
          </w:tcPr>
          <w:p w14:paraId="292898A1"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1.308</w:t>
            </w:r>
          </w:p>
        </w:tc>
        <w:tc>
          <w:tcPr>
            <w:tcW w:w="757" w:type="dxa"/>
            <w:gridSpan w:val="2"/>
            <w:tcBorders>
              <w:top w:val="nil"/>
              <w:left w:val="nil"/>
              <w:bottom w:val="nil"/>
              <w:right w:val="nil"/>
            </w:tcBorders>
            <w:shd w:val="clear" w:color="auto" w:fill="auto"/>
            <w:hideMark/>
          </w:tcPr>
          <w:p w14:paraId="15742A7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23,895</w:t>
            </w:r>
          </w:p>
        </w:tc>
      </w:tr>
      <w:tr w:rsidR="00A84F40" w:rsidRPr="00D43DEA" w14:paraId="4292D8D3" w14:textId="77777777" w:rsidTr="008925B5">
        <w:trPr>
          <w:trHeight w:val="300"/>
        </w:trPr>
        <w:tc>
          <w:tcPr>
            <w:tcW w:w="1788" w:type="dxa"/>
            <w:gridSpan w:val="2"/>
            <w:tcBorders>
              <w:top w:val="nil"/>
              <w:left w:val="nil"/>
              <w:bottom w:val="nil"/>
              <w:right w:val="nil"/>
            </w:tcBorders>
            <w:shd w:val="clear" w:color="auto" w:fill="auto"/>
            <w:hideMark/>
          </w:tcPr>
          <w:p w14:paraId="6D02A64E"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Education head</w:t>
            </w:r>
          </w:p>
        </w:tc>
        <w:tc>
          <w:tcPr>
            <w:tcW w:w="2061" w:type="dxa"/>
            <w:tcBorders>
              <w:top w:val="nil"/>
              <w:left w:val="nil"/>
              <w:bottom w:val="nil"/>
              <w:right w:val="nil"/>
            </w:tcBorders>
          </w:tcPr>
          <w:p w14:paraId="19B2F1F4"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0B3BAA">
              <w:rPr>
                <w:rFonts w:ascii="Calibri" w:eastAsia="Times New Roman" w:hAnsi="Calibri" w:cs="Times New Roman"/>
                <w:color w:val="000000"/>
                <w:sz w:val="18"/>
                <w:szCs w:val="18"/>
                <w:lang w:eastAsia="nl-NL" w:bidi="ar-SA"/>
              </w:rPr>
              <w:t>Yes if household head received any education, no if if not</w:t>
            </w:r>
          </w:p>
        </w:tc>
        <w:tc>
          <w:tcPr>
            <w:tcW w:w="642" w:type="dxa"/>
            <w:tcBorders>
              <w:top w:val="nil"/>
              <w:left w:val="nil"/>
              <w:bottom w:val="nil"/>
              <w:right w:val="nil"/>
            </w:tcBorders>
            <w:shd w:val="clear" w:color="auto" w:fill="auto"/>
            <w:hideMark/>
          </w:tcPr>
          <w:p w14:paraId="00F8DB9C"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0.764</w:t>
            </w:r>
          </w:p>
        </w:tc>
        <w:tc>
          <w:tcPr>
            <w:tcW w:w="1289" w:type="dxa"/>
            <w:tcBorders>
              <w:top w:val="nil"/>
              <w:left w:val="nil"/>
              <w:bottom w:val="nil"/>
              <w:right w:val="nil"/>
            </w:tcBorders>
            <w:shd w:val="clear" w:color="auto" w:fill="auto"/>
            <w:hideMark/>
          </w:tcPr>
          <w:p w14:paraId="660DAB7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0.425</w:t>
            </w:r>
          </w:p>
        </w:tc>
        <w:tc>
          <w:tcPr>
            <w:tcW w:w="692" w:type="dxa"/>
            <w:tcBorders>
              <w:top w:val="nil"/>
              <w:left w:val="nil"/>
              <w:bottom w:val="nil"/>
              <w:right w:val="nil"/>
            </w:tcBorders>
            <w:shd w:val="clear" w:color="auto" w:fill="auto"/>
            <w:hideMark/>
          </w:tcPr>
          <w:p w14:paraId="3577CC2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w:t>
            </w:r>
          </w:p>
        </w:tc>
        <w:tc>
          <w:tcPr>
            <w:tcW w:w="1066" w:type="dxa"/>
            <w:tcBorders>
              <w:top w:val="nil"/>
              <w:left w:val="nil"/>
              <w:bottom w:val="nil"/>
              <w:right w:val="nil"/>
            </w:tcBorders>
            <w:shd w:val="clear" w:color="auto" w:fill="auto"/>
            <w:hideMark/>
          </w:tcPr>
          <w:p w14:paraId="4FDEA909"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w:t>
            </w:r>
          </w:p>
        </w:tc>
        <w:tc>
          <w:tcPr>
            <w:tcW w:w="737" w:type="dxa"/>
            <w:tcBorders>
              <w:top w:val="nil"/>
              <w:left w:val="nil"/>
              <w:bottom w:val="nil"/>
              <w:right w:val="nil"/>
            </w:tcBorders>
            <w:shd w:val="clear" w:color="auto" w:fill="auto"/>
            <w:hideMark/>
          </w:tcPr>
          <w:p w14:paraId="2C07AE1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-1.243</w:t>
            </w:r>
          </w:p>
        </w:tc>
        <w:tc>
          <w:tcPr>
            <w:tcW w:w="757" w:type="dxa"/>
            <w:gridSpan w:val="2"/>
            <w:tcBorders>
              <w:top w:val="nil"/>
              <w:left w:val="nil"/>
              <w:bottom w:val="nil"/>
              <w:right w:val="nil"/>
            </w:tcBorders>
            <w:shd w:val="clear" w:color="auto" w:fill="auto"/>
            <w:hideMark/>
          </w:tcPr>
          <w:p w14:paraId="3DAD75F4"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23,718</w:t>
            </w:r>
          </w:p>
        </w:tc>
      </w:tr>
      <w:tr w:rsidR="00A84F40" w:rsidRPr="00D43DEA" w14:paraId="286B755C" w14:textId="77777777" w:rsidTr="008925B5">
        <w:trPr>
          <w:trHeight w:val="300"/>
        </w:trPr>
        <w:tc>
          <w:tcPr>
            <w:tcW w:w="1788" w:type="dxa"/>
            <w:gridSpan w:val="2"/>
            <w:tcBorders>
              <w:top w:val="nil"/>
              <w:left w:val="nil"/>
              <w:bottom w:val="nil"/>
              <w:right w:val="nil"/>
            </w:tcBorders>
            <w:shd w:val="clear" w:color="auto" w:fill="auto"/>
            <w:hideMark/>
          </w:tcPr>
          <w:p w14:paraId="1694DF8F"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Y</w:t>
            </w:r>
            <w:r w:rsidRPr="00D43DEA">
              <w:rPr>
                <w:rFonts w:ascii="Calibri" w:eastAsia="Times New Roman" w:hAnsi="Calibri" w:cs="Times New Roman"/>
                <w:color w:val="000000"/>
                <w:sz w:val="18"/>
                <w:szCs w:val="18"/>
                <w:lang w:eastAsia="nl-NL" w:bidi="ar-SA"/>
              </w:rPr>
              <w:t>ears</w:t>
            </w:r>
            <w:r w:rsidRPr="006B081B">
              <w:rPr>
                <w:rFonts w:ascii="Calibri" w:eastAsia="Times New Roman" w:hAnsi="Calibri" w:cs="Times New Roman"/>
                <w:color w:val="000000"/>
                <w:sz w:val="18"/>
                <w:szCs w:val="18"/>
                <w:lang w:eastAsia="nl-NL" w:bidi="ar-SA"/>
              </w:rPr>
              <w:t xml:space="preserve"> in community</w:t>
            </w:r>
          </w:p>
        </w:tc>
        <w:tc>
          <w:tcPr>
            <w:tcW w:w="2061" w:type="dxa"/>
            <w:tcBorders>
              <w:top w:val="nil"/>
              <w:left w:val="nil"/>
              <w:bottom w:val="nil"/>
              <w:right w:val="nil"/>
            </w:tcBorders>
          </w:tcPr>
          <w:p w14:paraId="685140AC"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0B3BAA">
              <w:rPr>
                <w:rFonts w:ascii="Calibri" w:eastAsia="Times New Roman" w:hAnsi="Calibri" w:cs="Times New Roman"/>
                <w:color w:val="000000"/>
                <w:sz w:val="18"/>
                <w:szCs w:val="18"/>
                <w:lang w:eastAsia="nl-NL" w:bidi="ar-SA"/>
              </w:rPr>
              <w:t>Years household head lived in community</w:t>
            </w:r>
          </w:p>
        </w:tc>
        <w:tc>
          <w:tcPr>
            <w:tcW w:w="642" w:type="dxa"/>
            <w:tcBorders>
              <w:top w:val="nil"/>
              <w:left w:val="nil"/>
              <w:bottom w:val="nil"/>
              <w:right w:val="nil"/>
            </w:tcBorders>
            <w:shd w:val="clear" w:color="auto" w:fill="auto"/>
            <w:hideMark/>
          </w:tcPr>
          <w:p w14:paraId="102AEA84"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34.297</w:t>
            </w:r>
          </w:p>
        </w:tc>
        <w:tc>
          <w:tcPr>
            <w:tcW w:w="1289" w:type="dxa"/>
            <w:tcBorders>
              <w:top w:val="nil"/>
              <w:left w:val="nil"/>
              <w:bottom w:val="nil"/>
              <w:right w:val="nil"/>
            </w:tcBorders>
            <w:shd w:val="clear" w:color="auto" w:fill="auto"/>
            <w:hideMark/>
          </w:tcPr>
          <w:p w14:paraId="5973903C"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21.695</w:t>
            </w:r>
          </w:p>
        </w:tc>
        <w:tc>
          <w:tcPr>
            <w:tcW w:w="692" w:type="dxa"/>
            <w:tcBorders>
              <w:top w:val="nil"/>
              <w:left w:val="nil"/>
              <w:bottom w:val="nil"/>
              <w:right w:val="nil"/>
            </w:tcBorders>
            <w:shd w:val="clear" w:color="auto" w:fill="auto"/>
            <w:hideMark/>
          </w:tcPr>
          <w:p w14:paraId="4171362C"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w:t>
            </w:r>
          </w:p>
        </w:tc>
        <w:tc>
          <w:tcPr>
            <w:tcW w:w="1066" w:type="dxa"/>
            <w:tcBorders>
              <w:top w:val="nil"/>
              <w:left w:val="nil"/>
              <w:bottom w:val="nil"/>
              <w:right w:val="nil"/>
            </w:tcBorders>
            <w:shd w:val="clear" w:color="auto" w:fill="auto"/>
            <w:hideMark/>
          </w:tcPr>
          <w:p w14:paraId="2F3810CC"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105</w:t>
            </w:r>
          </w:p>
        </w:tc>
        <w:tc>
          <w:tcPr>
            <w:tcW w:w="737" w:type="dxa"/>
            <w:tcBorders>
              <w:top w:val="nil"/>
              <w:left w:val="nil"/>
              <w:bottom w:val="nil"/>
              <w:right w:val="nil"/>
            </w:tcBorders>
            <w:shd w:val="clear" w:color="auto" w:fill="auto"/>
            <w:hideMark/>
          </w:tcPr>
          <w:p w14:paraId="14E941A5"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0.158</w:t>
            </w:r>
          </w:p>
        </w:tc>
        <w:tc>
          <w:tcPr>
            <w:tcW w:w="757" w:type="dxa"/>
            <w:gridSpan w:val="2"/>
            <w:tcBorders>
              <w:top w:val="nil"/>
              <w:left w:val="nil"/>
              <w:bottom w:val="nil"/>
              <w:right w:val="nil"/>
            </w:tcBorders>
            <w:shd w:val="clear" w:color="auto" w:fill="auto"/>
            <w:hideMark/>
          </w:tcPr>
          <w:p w14:paraId="5388211F"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14,903</w:t>
            </w:r>
          </w:p>
        </w:tc>
      </w:tr>
      <w:tr w:rsidR="00A84F40" w:rsidRPr="00D43DEA" w14:paraId="5A4251F4" w14:textId="77777777" w:rsidTr="008925B5">
        <w:trPr>
          <w:trHeight w:val="300"/>
        </w:trPr>
        <w:tc>
          <w:tcPr>
            <w:tcW w:w="1788" w:type="dxa"/>
            <w:gridSpan w:val="2"/>
            <w:tcBorders>
              <w:top w:val="nil"/>
              <w:left w:val="nil"/>
              <w:bottom w:val="nil"/>
              <w:right w:val="nil"/>
            </w:tcBorders>
            <w:shd w:val="clear" w:color="auto" w:fill="auto"/>
            <w:hideMark/>
          </w:tcPr>
          <w:p w14:paraId="3D820EC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Household size</w:t>
            </w:r>
          </w:p>
        </w:tc>
        <w:tc>
          <w:tcPr>
            <w:tcW w:w="2061" w:type="dxa"/>
            <w:tcBorders>
              <w:top w:val="nil"/>
              <w:left w:val="nil"/>
              <w:bottom w:val="nil"/>
              <w:right w:val="nil"/>
            </w:tcBorders>
          </w:tcPr>
          <w:p w14:paraId="417CF521"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0B3BAA">
              <w:rPr>
                <w:rFonts w:ascii="Calibri" w:eastAsia="Times New Roman" w:hAnsi="Calibri" w:cs="Times New Roman"/>
                <w:color w:val="000000"/>
                <w:sz w:val="18"/>
                <w:szCs w:val="18"/>
                <w:lang w:eastAsia="nl-NL" w:bidi="ar-SA"/>
              </w:rPr>
              <w:t>Number of household members</w:t>
            </w:r>
          </w:p>
        </w:tc>
        <w:tc>
          <w:tcPr>
            <w:tcW w:w="642" w:type="dxa"/>
            <w:tcBorders>
              <w:top w:val="nil"/>
              <w:left w:val="nil"/>
              <w:bottom w:val="nil"/>
              <w:right w:val="nil"/>
            </w:tcBorders>
            <w:shd w:val="clear" w:color="auto" w:fill="auto"/>
            <w:hideMark/>
          </w:tcPr>
          <w:p w14:paraId="71D4C5DB"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5.652</w:t>
            </w:r>
          </w:p>
        </w:tc>
        <w:tc>
          <w:tcPr>
            <w:tcW w:w="1289" w:type="dxa"/>
            <w:tcBorders>
              <w:top w:val="nil"/>
              <w:left w:val="nil"/>
              <w:bottom w:val="nil"/>
              <w:right w:val="nil"/>
            </w:tcBorders>
            <w:shd w:val="clear" w:color="auto" w:fill="auto"/>
            <w:hideMark/>
          </w:tcPr>
          <w:p w14:paraId="0AB75EB8"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3.443</w:t>
            </w:r>
          </w:p>
        </w:tc>
        <w:tc>
          <w:tcPr>
            <w:tcW w:w="692" w:type="dxa"/>
            <w:tcBorders>
              <w:top w:val="nil"/>
              <w:left w:val="nil"/>
              <w:bottom w:val="nil"/>
              <w:right w:val="nil"/>
            </w:tcBorders>
            <w:shd w:val="clear" w:color="auto" w:fill="auto"/>
            <w:hideMark/>
          </w:tcPr>
          <w:p w14:paraId="37B96B9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w:t>
            </w:r>
          </w:p>
        </w:tc>
        <w:tc>
          <w:tcPr>
            <w:tcW w:w="1066" w:type="dxa"/>
            <w:tcBorders>
              <w:top w:val="nil"/>
              <w:left w:val="nil"/>
              <w:bottom w:val="nil"/>
              <w:right w:val="nil"/>
            </w:tcBorders>
            <w:shd w:val="clear" w:color="auto" w:fill="auto"/>
            <w:hideMark/>
          </w:tcPr>
          <w:p w14:paraId="5F6098C1"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55</w:t>
            </w:r>
          </w:p>
        </w:tc>
        <w:tc>
          <w:tcPr>
            <w:tcW w:w="737" w:type="dxa"/>
            <w:tcBorders>
              <w:top w:val="nil"/>
              <w:left w:val="nil"/>
              <w:bottom w:val="nil"/>
              <w:right w:val="nil"/>
            </w:tcBorders>
            <w:shd w:val="clear" w:color="auto" w:fill="auto"/>
            <w:hideMark/>
          </w:tcPr>
          <w:p w14:paraId="17D1005A"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2.907</w:t>
            </w:r>
          </w:p>
        </w:tc>
        <w:tc>
          <w:tcPr>
            <w:tcW w:w="757" w:type="dxa"/>
            <w:gridSpan w:val="2"/>
            <w:tcBorders>
              <w:top w:val="nil"/>
              <w:left w:val="nil"/>
              <w:bottom w:val="nil"/>
              <w:right w:val="nil"/>
            </w:tcBorders>
            <w:shd w:val="clear" w:color="auto" w:fill="auto"/>
            <w:hideMark/>
          </w:tcPr>
          <w:p w14:paraId="4807472D"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23,895</w:t>
            </w:r>
          </w:p>
        </w:tc>
      </w:tr>
      <w:tr w:rsidR="00A84F40" w:rsidRPr="00D43DEA" w14:paraId="3C68D9D7" w14:textId="77777777" w:rsidTr="008925B5">
        <w:trPr>
          <w:trHeight w:val="300"/>
        </w:trPr>
        <w:tc>
          <w:tcPr>
            <w:tcW w:w="1788" w:type="dxa"/>
            <w:gridSpan w:val="2"/>
            <w:tcBorders>
              <w:top w:val="nil"/>
              <w:left w:val="nil"/>
              <w:bottom w:val="nil"/>
              <w:right w:val="nil"/>
            </w:tcBorders>
            <w:shd w:val="clear" w:color="auto" w:fill="auto"/>
            <w:hideMark/>
          </w:tcPr>
          <w:p w14:paraId="3D4ED7DB"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D</w:t>
            </w:r>
            <w:r w:rsidRPr="00D43DEA">
              <w:rPr>
                <w:rFonts w:ascii="Calibri" w:eastAsia="Times New Roman" w:hAnsi="Calibri" w:cs="Times New Roman"/>
                <w:color w:val="000000"/>
                <w:sz w:val="18"/>
                <w:szCs w:val="18"/>
                <w:lang w:eastAsia="nl-NL" w:bidi="ar-SA"/>
              </w:rPr>
              <w:t>ependency</w:t>
            </w:r>
            <w:r w:rsidRPr="006B081B">
              <w:rPr>
                <w:rFonts w:ascii="Calibri" w:eastAsia="Times New Roman" w:hAnsi="Calibri" w:cs="Times New Roman"/>
                <w:color w:val="000000"/>
                <w:sz w:val="18"/>
                <w:szCs w:val="18"/>
                <w:lang w:eastAsia="nl-NL" w:bidi="ar-SA"/>
              </w:rPr>
              <w:t xml:space="preserve"> ratio</w:t>
            </w:r>
          </w:p>
        </w:tc>
        <w:tc>
          <w:tcPr>
            <w:tcW w:w="2061" w:type="dxa"/>
            <w:tcBorders>
              <w:top w:val="nil"/>
              <w:left w:val="nil"/>
              <w:bottom w:val="nil"/>
              <w:right w:val="nil"/>
            </w:tcBorders>
          </w:tcPr>
          <w:p w14:paraId="14BBBAB6"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0B3BAA">
              <w:rPr>
                <w:rFonts w:ascii="Calibri" w:eastAsia="Times New Roman" w:hAnsi="Calibri" w:cs="Times New Roman"/>
                <w:color w:val="000000"/>
                <w:sz w:val="18"/>
                <w:szCs w:val="18"/>
                <w:lang w:eastAsia="nl-NL" w:bidi="ar-SA"/>
              </w:rPr>
              <w:t>Number of household member younger than 15 and older than 65, devided by household size times 100</w:t>
            </w:r>
          </w:p>
        </w:tc>
        <w:tc>
          <w:tcPr>
            <w:tcW w:w="642" w:type="dxa"/>
            <w:tcBorders>
              <w:top w:val="nil"/>
              <w:left w:val="nil"/>
              <w:bottom w:val="nil"/>
              <w:right w:val="nil"/>
            </w:tcBorders>
            <w:shd w:val="clear" w:color="auto" w:fill="auto"/>
            <w:hideMark/>
          </w:tcPr>
          <w:p w14:paraId="00F69CE8"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44.131</w:t>
            </w:r>
          </w:p>
        </w:tc>
        <w:tc>
          <w:tcPr>
            <w:tcW w:w="1289" w:type="dxa"/>
            <w:tcBorders>
              <w:top w:val="nil"/>
              <w:left w:val="nil"/>
              <w:bottom w:val="nil"/>
              <w:right w:val="nil"/>
            </w:tcBorders>
            <w:shd w:val="clear" w:color="auto" w:fill="auto"/>
            <w:hideMark/>
          </w:tcPr>
          <w:p w14:paraId="0FEE1A05"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24.013</w:t>
            </w:r>
          </w:p>
        </w:tc>
        <w:tc>
          <w:tcPr>
            <w:tcW w:w="692" w:type="dxa"/>
            <w:tcBorders>
              <w:top w:val="nil"/>
              <w:left w:val="nil"/>
              <w:bottom w:val="nil"/>
              <w:right w:val="nil"/>
            </w:tcBorders>
            <w:shd w:val="clear" w:color="auto" w:fill="auto"/>
            <w:hideMark/>
          </w:tcPr>
          <w:p w14:paraId="3C68EBF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w:t>
            </w:r>
          </w:p>
        </w:tc>
        <w:tc>
          <w:tcPr>
            <w:tcW w:w="1066" w:type="dxa"/>
            <w:tcBorders>
              <w:top w:val="nil"/>
              <w:left w:val="nil"/>
              <w:bottom w:val="nil"/>
              <w:right w:val="nil"/>
            </w:tcBorders>
            <w:shd w:val="clear" w:color="auto" w:fill="auto"/>
            <w:hideMark/>
          </w:tcPr>
          <w:p w14:paraId="20311FE9"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100</w:t>
            </w:r>
          </w:p>
        </w:tc>
        <w:tc>
          <w:tcPr>
            <w:tcW w:w="737" w:type="dxa"/>
            <w:tcBorders>
              <w:top w:val="nil"/>
              <w:left w:val="nil"/>
              <w:bottom w:val="nil"/>
              <w:right w:val="nil"/>
            </w:tcBorders>
            <w:shd w:val="clear" w:color="auto" w:fill="auto"/>
            <w:hideMark/>
          </w:tcPr>
          <w:p w14:paraId="17A20038"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-0.204</w:t>
            </w:r>
          </w:p>
        </w:tc>
        <w:tc>
          <w:tcPr>
            <w:tcW w:w="757" w:type="dxa"/>
            <w:gridSpan w:val="2"/>
            <w:tcBorders>
              <w:top w:val="nil"/>
              <w:left w:val="nil"/>
              <w:bottom w:val="nil"/>
              <w:right w:val="nil"/>
            </w:tcBorders>
            <w:shd w:val="clear" w:color="auto" w:fill="auto"/>
            <w:hideMark/>
          </w:tcPr>
          <w:p w14:paraId="3CEF1E44"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23,895</w:t>
            </w:r>
          </w:p>
        </w:tc>
      </w:tr>
      <w:tr w:rsidR="00A84F40" w:rsidRPr="00D43DEA" w14:paraId="18CD2048" w14:textId="77777777" w:rsidTr="008925B5">
        <w:trPr>
          <w:trHeight w:val="300"/>
        </w:trPr>
        <w:tc>
          <w:tcPr>
            <w:tcW w:w="1788" w:type="dxa"/>
            <w:gridSpan w:val="2"/>
            <w:tcBorders>
              <w:top w:val="nil"/>
              <w:left w:val="nil"/>
              <w:bottom w:val="nil"/>
              <w:right w:val="nil"/>
            </w:tcBorders>
            <w:shd w:val="clear" w:color="auto" w:fill="auto"/>
            <w:vAlign w:val="bottom"/>
          </w:tcPr>
          <w:p w14:paraId="1D79DD5B" w14:textId="77777777" w:rsidR="00A84F40" w:rsidRDefault="00A84F40" w:rsidP="008925B5">
            <w:pPr>
              <w:spacing w:after="0" w:line="240" w:lineRule="auto"/>
              <w:rPr>
                <w:rFonts w:ascii="Calibri" w:eastAsia="Times New Roman" w:hAnsi="Calibri" w:cs="Times New Roman"/>
                <w:color w:val="000000"/>
                <w:sz w:val="18"/>
                <w:szCs w:val="18"/>
                <w:lang w:eastAsia="nl-NL" w:bidi="ar-SA"/>
              </w:rPr>
            </w:pPr>
            <w:r w:rsidRPr="009857EB">
              <w:rPr>
                <w:rFonts w:ascii="Calibri" w:eastAsia="Times New Roman" w:hAnsi="Calibri" w:cs="Times New Roman"/>
                <w:color w:val="000000"/>
                <w:sz w:val="18"/>
                <w:szCs w:val="18"/>
                <w:lang w:eastAsia="nl-NL" w:bidi="ar-SA"/>
              </w:rPr>
              <w:t>Housing quality index</w:t>
            </w:r>
          </w:p>
        </w:tc>
        <w:tc>
          <w:tcPr>
            <w:tcW w:w="2061" w:type="dxa"/>
            <w:tcBorders>
              <w:top w:val="nil"/>
              <w:left w:val="nil"/>
              <w:bottom w:val="nil"/>
              <w:right w:val="nil"/>
            </w:tcBorders>
            <w:vAlign w:val="bottom"/>
          </w:tcPr>
          <w:p w14:paraId="672DB423" w14:textId="77777777" w:rsidR="00A84F40" w:rsidRPr="000B3BAA" w:rsidRDefault="00A84F40" w:rsidP="008925B5">
            <w:pPr>
              <w:spacing w:after="0" w:line="240" w:lineRule="auto"/>
              <w:rPr>
                <w:rFonts w:ascii="Calibri" w:eastAsia="Times New Roman" w:hAnsi="Calibri" w:cs="Times New Roman"/>
                <w:color w:val="000000"/>
                <w:sz w:val="18"/>
                <w:szCs w:val="18"/>
                <w:lang w:eastAsia="nl-NL" w:bidi="ar-SA"/>
              </w:rPr>
            </w:pPr>
            <w:r>
              <w:rPr>
                <w:rFonts w:ascii="Calibri" w:eastAsia="Times New Roman" w:hAnsi="Calibri" w:cs="Times New Roman"/>
                <w:color w:val="000000"/>
                <w:sz w:val="18"/>
                <w:szCs w:val="18"/>
                <w:lang w:eastAsia="nl-NL" w:bidi="ar-SA"/>
              </w:rPr>
              <w:t>Housing quality index</w:t>
            </w:r>
          </w:p>
        </w:tc>
        <w:tc>
          <w:tcPr>
            <w:tcW w:w="642" w:type="dxa"/>
            <w:tcBorders>
              <w:top w:val="nil"/>
              <w:left w:val="nil"/>
              <w:bottom w:val="nil"/>
              <w:right w:val="nil"/>
            </w:tcBorders>
            <w:shd w:val="clear" w:color="auto" w:fill="auto"/>
            <w:vAlign w:val="bottom"/>
          </w:tcPr>
          <w:p w14:paraId="5F6498E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9857EB">
              <w:rPr>
                <w:rFonts w:ascii="Calibri" w:eastAsia="Times New Roman" w:hAnsi="Calibri" w:cs="Times New Roman"/>
                <w:color w:val="000000"/>
                <w:sz w:val="18"/>
                <w:szCs w:val="18"/>
                <w:lang w:eastAsia="nl-NL" w:bidi="ar-SA"/>
              </w:rPr>
              <w:t>3.764</w:t>
            </w:r>
          </w:p>
        </w:tc>
        <w:tc>
          <w:tcPr>
            <w:tcW w:w="1289" w:type="dxa"/>
            <w:tcBorders>
              <w:top w:val="nil"/>
              <w:left w:val="nil"/>
              <w:bottom w:val="nil"/>
              <w:right w:val="nil"/>
            </w:tcBorders>
            <w:shd w:val="clear" w:color="auto" w:fill="auto"/>
            <w:vAlign w:val="bottom"/>
          </w:tcPr>
          <w:p w14:paraId="3149B46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9857EB">
              <w:rPr>
                <w:rFonts w:ascii="Calibri" w:eastAsia="Times New Roman" w:hAnsi="Calibri" w:cs="Times New Roman"/>
                <w:color w:val="000000"/>
                <w:sz w:val="18"/>
                <w:szCs w:val="18"/>
                <w:lang w:eastAsia="nl-NL" w:bidi="ar-SA"/>
              </w:rPr>
              <w:t>0.682</w:t>
            </w:r>
          </w:p>
        </w:tc>
        <w:tc>
          <w:tcPr>
            <w:tcW w:w="692" w:type="dxa"/>
            <w:tcBorders>
              <w:top w:val="nil"/>
              <w:left w:val="nil"/>
              <w:bottom w:val="nil"/>
              <w:right w:val="nil"/>
            </w:tcBorders>
            <w:shd w:val="clear" w:color="auto" w:fill="auto"/>
            <w:vAlign w:val="bottom"/>
          </w:tcPr>
          <w:p w14:paraId="73998909"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9857EB">
              <w:rPr>
                <w:rFonts w:ascii="Calibri" w:eastAsia="Times New Roman" w:hAnsi="Calibri" w:cs="Times New Roman"/>
                <w:color w:val="000000"/>
                <w:sz w:val="18"/>
                <w:szCs w:val="18"/>
                <w:lang w:eastAsia="nl-NL" w:bidi="ar-SA"/>
              </w:rPr>
              <w:t>1.869</w:t>
            </w:r>
          </w:p>
        </w:tc>
        <w:tc>
          <w:tcPr>
            <w:tcW w:w="1066" w:type="dxa"/>
            <w:tcBorders>
              <w:top w:val="nil"/>
              <w:left w:val="nil"/>
              <w:bottom w:val="nil"/>
              <w:right w:val="nil"/>
            </w:tcBorders>
            <w:shd w:val="clear" w:color="auto" w:fill="auto"/>
            <w:vAlign w:val="bottom"/>
          </w:tcPr>
          <w:p w14:paraId="642B0704"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9857EB">
              <w:rPr>
                <w:rFonts w:ascii="Calibri" w:eastAsia="Times New Roman" w:hAnsi="Calibri" w:cs="Times New Roman"/>
                <w:color w:val="000000"/>
                <w:sz w:val="18"/>
                <w:szCs w:val="18"/>
                <w:lang w:eastAsia="nl-NL" w:bidi="ar-SA"/>
              </w:rPr>
              <w:t>6.500</w:t>
            </w:r>
          </w:p>
        </w:tc>
        <w:tc>
          <w:tcPr>
            <w:tcW w:w="737" w:type="dxa"/>
            <w:tcBorders>
              <w:top w:val="nil"/>
              <w:left w:val="nil"/>
              <w:bottom w:val="nil"/>
              <w:right w:val="nil"/>
            </w:tcBorders>
            <w:shd w:val="clear" w:color="auto" w:fill="auto"/>
            <w:vAlign w:val="bottom"/>
          </w:tcPr>
          <w:p w14:paraId="61B92242"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9857EB">
              <w:rPr>
                <w:rFonts w:ascii="Calibri" w:eastAsia="Times New Roman" w:hAnsi="Calibri" w:cs="Times New Roman"/>
                <w:color w:val="000000"/>
                <w:sz w:val="18"/>
                <w:szCs w:val="18"/>
                <w:lang w:eastAsia="nl-NL" w:bidi="ar-SA"/>
              </w:rPr>
              <w:t>0.807</w:t>
            </w:r>
          </w:p>
        </w:tc>
        <w:tc>
          <w:tcPr>
            <w:tcW w:w="757" w:type="dxa"/>
            <w:gridSpan w:val="2"/>
            <w:tcBorders>
              <w:top w:val="nil"/>
              <w:left w:val="nil"/>
              <w:bottom w:val="nil"/>
              <w:right w:val="nil"/>
            </w:tcBorders>
            <w:shd w:val="clear" w:color="auto" w:fill="auto"/>
            <w:vAlign w:val="bottom"/>
          </w:tcPr>
          <w:p w14:paraId="166416D8" w14:textId="77777777" w:rsidR="00A84F40" w:rsidRDefault="00A84F40" w:rsidP="008925B5">
            <w:pPr>
              <w:spacing w:after="0" w:line="240" w:lineRule="auto"/>
              <w:rPr>
                <w:rFonts w:ascii="Calibri" w:eastAsia="Times New Roman" w:hAnsi="Calibri" w:cs="Times New Roman"/>
                <w:color w:val="000000"/>
                <w:sz w:val="18"/>
                <w:szCs w:val="18"/>
                <w:lang w:eastAsia="nl-NL" w:bidi="ar-SA"/>
              </w:rPr>
            </w:pPr>
            <w:r w:rsidRPr="009857EB">
              <w:rPr>
                <w:rFonts w:ascii="Calibri" w:eastAsia="Times New Roman" w:hAnsi="Calibri" w:cs="Times New Roman"/>
                <w:color w:val="000000"/>
                <w:sz w:val="18"/>
                <w:szCs w:val="18"/>
                <w:lang w:eastAsia="nl-NL" w:bidi="ar-SA"/>
              </w:rPr>
              <w:t>21,572</w:t>
            </w:r>
          </w:p>
        </w:tc>
      </w:tr>
    </w:tbl>
    <w:p w14:paraId="105C2C65" w14:textId="77777777" w:rsidR="00A84F40" w:rsidRDefault="00A84F40" w:rsidP="00A84F40">
      <w:pPr>
        <w:spacing w:after="0" w:line="360" w:lineRule="auto"/>
        <w:jc w:val="both"/>
        <w:rPr>
          <w:lang w:bidi="ar-SA"/>
        </w:rPr>
      </w:pPr>
    </w:p>
    <w:p w14:paraId="3B1FE80C" w14:textId="77777777" w:rsidR="00A84F40" w:rsidRDefault="00A84F40" w:rsidP="00A84F40">
      <w:pPr>
        <w:spacing w:after="0" w:line="360" w:lineRule="auto"/>
        <w:jc w:val="both"/>
        <w:rPr>
          <w:lang w:bidi="ar-SA"/>
        </w:rPr>
      </w:pPr>
    </w:p>
    <w:p w14:paraId="5215E787" w14:textId="77777777" w:rsidR="00A84F40" w:rsidRDefault="00A84F40" w:rsidP="00A84F40">
      <w:pPr>
        <w:spacing w:after="0" w:line="360" w:lineRule="auto"/>
        <w:jc w:val="both"/>
        <w:rPr>
          <w:lang w:bidi="ar-SA"/>
        </w:rPr>
      </w:pPr>
      <w:r>
        <w:rPr>
          <w:lang w:bidi="ar-SA"/>
        </w:rPr>
        <w:t xml:space="preserve">The framework by Kanter et al. includes two sources of income: farm income and off-farm income. We control for both. Since we have no data on off-farm income for 2008, we only include the data from the waves of 2010 and 2012. We do not have data on other sources of income. </w:t>
      </w:r>
    </w:p>
    <w:p w14:paraId="2D6017B6" w14:textId="77777777" w:rsidR="00A84F40" w:rsidRDefault="00A84F40" w:rsidP="00A84F40">
      <w:pPr>
        <w:spacing w:after="0" w:line="360" w:lineRule="auto"/>
        <w:jc w:val="both"/>
        <w:rPr>
          <w:lang w:bidi="ar-SA"/>
        </w:rPr>
      </w:pPr>
    </w:p>
    <w:p w14:paraId="5A7A69A6" w14:textId="77777777" w:rsidR="00A84F40" w:rsidRDefault="00A84F40" w:rsidP="00A84F40">
      <w:pPr>
        <w:pStyle w:val="Bijschrift"/>
        <w:keepNext/>
      </w:pPr>
      <w:r>
        <w:t>Table 5 income</w:t>
      </w:r>
    </w:p>
    <w:tbl>
      <w:tblPr>
        <w:tblW w:w="9032" w:type="dxa"/>
        <w:tblCellMar>
          <w:left w:w="70" w:type="dxa"/>
          <w:right w:w="70" w:type="dxa"/>
        </w:tblCellMar>
        <w:tblLook w:val="04A0" w:firstRow="1" w:lastRow="0" w:firstColumn="1" w:lastColumn="0" w:noHBand="0" w:noVBand="1"/>
      </w:tblPr>
      <w:tblGrid>
        <w:gridCol w:w="1838"/>
        <w:gridCol w:w="2129"/>
        <w:gridCol w:w="1028"/>
        <w:gridCol w:w="1010"/>
        <w:gridCol w:w="456"/>
        <w:gridCol w:w="1166"/>
        <w:gridCol w:w="754"/>
        <w:gridCol w:w="651"/>
      </w:tblGrid>
      <w:tr w:rsidR="00A84F40" w:rsidRPr="00BF0B8A" w14:paraId="46DF547C" w14:textId="77777777" w:rsidTr="008925B5">
        <w:trPr>
          <w:trHeight w:val="300"/>
        </w:trPr>
        <w:tc>
          <w:tcPr>
            <w:tcW w:w="1838" w:type="dxa"/>
            <w:tcBorders>
              <w:bottom w:val="single" w:sz="4" w:space="0" w:color="auto"/>
            </w:tcBorders>
            <w:shd w:val="clear" w:color="auto" w:fill="auto"/>
            <w:hideMark/>
          </w:tcPr>
          <w:p w14:paraId="2533D88D" w14:textId="77777777" w:rsidR="00A84F40" w:rsidRPr="00D43DEA" w:rsidRDefault="00A84F40" w:rsidP="008925B5">
            <w:pPr>
              <w:spacing w:after="0" w:line="240" w:lineRule="auto"/>
              <w:rPr>
                <w:rFonts w:ascii="Times New Roman" w:eastAsia="Times New Roman" w:hAnsi="Times New Roman" w:cs="Times New Roman"/>
                <w:sz w:val="24"/>
                <w:szCs w:val="24"/>
                <w:lang w:eastAsia="nl-NL" w:bidi="ar-SA"/>
              </w:rPr>
            </w:pPr>
          </w:p>
        </w:tc>
        <w:tc>
          <w:tcPr>
            <w:tcW w:w="2129" w:type="dxa"/>
            <w:tcBorders>
              <w:bottom w:val="single" w:sz="4" w:space="0" w:color="auto"/>
            </w:tcBorders>
          </w:tcPr>
          <w:p w14:paraId="51076B7E"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Description</w:t>
            </w:r>
          </w:p>
        </w:tc>
        <w:tc>
          <w:tcPr>
            <w:tcW w:w="1028" w:type="dxa"/>
            <w:tcBorders>
              <w:bottom w:val="single" w:sz="4" w:space="0" w:color="auto"/>
            </w:tcBorders>
            <w:shd w:val="clear" w:color="auto" w:fill="auto"/>
            <w:hideMark/>
          </w:tcPr>
          <w:p w14:paraId="24B3AB8C"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Mean</w:t>
            </w:r>
          </w:p>
        </w:tc>
        <w:tc>
          <w:tcPr>
            <w:tcW w:w="1010" w:type="dxa"/>
            <w:tcBorders>
              <w:bottom w:val="single" w:sz="4" w:space="0" w:color="auto"/>
            </w:tcBorders>
            <w:shd w:val="clear" w:color="auto" w:fill="auto"/>
            <w:hideMark/>
          </w:tcPr>
          <w:p w14:paraId="1BC8ED7B"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St. Deviation</w:t>
            </w:r>
          </w:p>
        </w:tc>
        <w:tc>
          <w:tcPr>
            <w:tcW w:w="456" w:type="dxa"/>
            <w:tcBorders>
              <w:bottom w:val="single" w:sz="4" w:space="0" w:color="auto"/>
            </w:tcBorders>
            <w:shd w:val="clear" w:color="auto" w:fill="auto"/>
            <w:hideMark/>
          </w:tcPr>
          <w:p w14:paraId="064B567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Min</w:t>
            </w:r>
          </w:p>
        </w:tc>
        <w:tc>
          <w:tcPr>
            <w:tcW w:w="1166" w:type="dxa"/>
            <w:tcBorders>
              <w:bottom w:val="single" w:sz="4" w:space="0" w:color="auto"/>
            </w:tcBorders>
            <w:shd w:val="clear" w:color="auto" w:fill="auto"/>
            <w:hideMark/>
          </w:tcPr>
          <w:p w14:paraId="133FB67F"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Max</w:t>
            </w:r>
          </w:p>
        </w:tc>
        <w:tc>
          <w:tcPr>
            <w:tcW w:w="754" w:type="dxa"/>
            <w:tcBorders>
              <w:bottom w:val="single" w:sz="4" w:space="0" w:color="auto"/>
            </w:tcBorders>
            <w:shd w:val="clear" w:color="auto" w:fill="auto"/>
            <w:hideMark/>
          </w:tcPr>
          <w:p w14:paraId="0E48D545"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Skew</w:t>
            </w:r>
          </w:p>
        </w:tc>
        <w:tc>
          <w:tcPr>
            <w:tcW w:w="651" w:type="dxa"/>
            <w:tcBorders>
              <w:bottom w:val="single" w:sz="4" w:space="0" w:color="auto"/>
            </w:tcBorders>
            <w:shd w:val="clear" w:color="auto" w:fill="auto"/>
            <w:hideMark/>
          </w:tcPr>
          <w:p w14:paraId="1B2A753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Valid N</w:t>
            </w:r>
          </w:p>
        </w:tc>
      </w:tr>
      <w:tr w:rsidR="00A84F40" w:rsidRPr="00BF0B8A" w14:paraId="5F33E1FA" w14:textId="77777777" w:rsidTr="008925B5">
        <w:trPr>
          <w:trHeight w:val="300"/>
        </w:trPr>
        <w:tc>
          <w:tcPr>
            <w:tcW w:w="1838" w:type="dxa"/>
            <w:tcBorders>
              <w:top w:val="single" w:sz="4" w:space="0" w:color="auto"/>
            </w:tcBorders>
            <w:shd w:val="clear" w:color="auto" w:fill="auto"/>
          </w:tcPr>
          <w:p w14:paraId="00B8F7E9" w14:textId="77777777" w:rsidR="00A84F40" w:rsidRPr="00BF0B8A" w:rsidRDefault="00A84F40" w:rsidP="008925B5">
            <w:pPr>
              <w:spacing w:after="0" w:line="240" w:lineRule="auto"/>
              <w:rPr>
                <w:rFonts w:ascii="Calibri" w:eastAsia="Times New Roman" w:hAnsi="Calibri" w:cs="Times New Roman"/>
                <w:color w:val="000000"/>
                <w:lang w:eastAsia="nl-NL" w:bidi="ar-SA"/>
              </w:rPr>
            </w:pPr>
          </w:p>
        </w:tc>
        <w:tc>
          <w:tcPr>
            <w:tcW w:w="2129" w:type="dxa"/>
            <w:tcBorders>
              <w:top w:val="single" w:sz="4" w:space="0" w:color="auto"/>
            </w:tcBorders>
          </w:tcPr>
          <w:p w14:paraId="530B5779" w14:textId="77777777" w:rsidR="00A84F40" w:rsidRPr="00BF0B8A" w:rsidRDefault="00A84F40" w:rsidP="008925B5">
            <w:pPr>
              <w:spacing w:after="0" w:line="240" w:lineRule="auto"/>
              <w:rPr>
                <w:rFonts w:ascii="Calibri" w:eastAsia="Times New Roman" w:hAnsi="Calibri" w:cs="Times New Roman"/>
                <w:color w:val="000000"/>
                <w:lang w:eastAsia="nl-NL" w:bidi="ar-SA"/>
              </w:rPr>
            </w:pPr>
          </w:p>
        </w:tc>
        <w:tc>
          <w:tcPr>
            <w:tcW w:w="1028" w:type="dxa"/>
            <w:tcBorders>
              <w:top w:val="single" w:sz="4" w:space="0" w:color="auto"/>
            </w:tcBorders>
            <w:shd w:val="clear" w:color="auto" w:fill="auto"/>
          </w:tcPr>
          <w:p w14:paraId="75278EC7" w14:textId="77777777" w:rsidR="00A84F40" w:rsidRPr="00BF0B8A" w:rsidRDefault="00A84F40" w:rsidP="008925B5">
            <w:pPr>
              <w:spacing w:after="0" w:line="240" w:lineRule="auto"/>
              <w:rPr>
                <w:rFonts w:ascii="Calibri" w:eastAsia="Times New Roman" w:hAnsi="Calibri" w:cs="Times New Roman"/>
                <w:color w:val="000000"/>
                <w:lang w:eastAsia="nl-NL" w:bidi="ar-SA"/>
              </w:rPr>
            </w:pPr>
          </w:p>
        </w:tc>
        <w:tc>
          <w:tcPr>
            <w:tcW w:w="1010" w:type="dxa"/>
            <w:tcBorders>
              <w:top w:val="single" w:sz="4" w:space="0" w:color="auto"/>
            </w:tcBorders>
            <w:shd w:val="clear" w:color="auto" w:fill="auto"/>
          </w:tcPr>
          <w:p w14:paraId="099D5B16" w14:textId="77777777" w:rsidR="00A84F40" w:rsidRPr="00BF0B8A" w:rsidRDefault="00A84F40" w:rsidP="008925B5">
            <w:pPr>
              <w:spacing w:after="0" w:line="240" w:lineRule="auto"/>
              <w:rPr>
                <w:rFonts w:ascii="Calibri" w:eastAsia="Times New Roman" w:hAnsi="Calibri" w:cs="Times New Roman"/>
                <w:color w:val="000000"/>
                <w:lang w:eastAsia="nl-NL" w:bidi="ar-SA"/>
              </w:rPr>
            </w:pPr>
          </w:p>
        </w:tc>
        <w:tc>
          <w:tcPr>
            <w:tcW w:w="456" w:type="dxa"/>
            <w:tcBorders>
              <w:top w:val="single" w:sz="4" w:space="0" w:color="auto"/>
            </w:tcBorders>
            <w:shd w:val="clear" w:color="auto" w:fill="auto"/>
          </w:tcPr>
          <w:p w14:paraId="74BC18F4" w14:textId="77777777" w:rsidR="00A84F40" w:rsidRPr="00BF0B8A" w:rsidRDefault="00A84F40" w:rsidP="008925B5">
            <w:pPr>
              <w:spacing w:after="0" w:line="240" w:lineRule="auto"/>
              <w:rPr>
                <w:rFonts w:ascii="Calibri" w:eastAsia="Times New Roman" w:hAnsi="Calibri" w:cs="Times New Roman"/>
                <w:color w:val="000000"/>
                <w:lang w:eastAsia="nl-NL" w:bidi="ar-SA"/>
              </w:rPr>
            </w:pPr>
          </w:p>
        </w:tc>
        <w:tc>
          <w:tcPr>
            <w:tcW w:w="1166" w:type="dxa"/>
            <w:tcBorders>
              <w:top w:val="single" w:sz="4" w:space="0" w:color="auto"/>
            </w:tcBorders>
            <w:shd w:val="clear" w:color="auto" w:fill="auto"/>
          </w:tcPr>
          <w:p w14:paraId="6F165128" w14:textId="77777777" w:rsidR="00A84F40" w:rsidRPr="00BF0B8A" w:rsidRDefault="00A84F40" w:rsidP="008925B5">
            <w:pPr>
              <w:spacing w:after="0" w:line="240" w:lineRule="auto"/>
              <w:rPr>
                <w:rFonts w:ascii="Calibri" w:eastAsia="Times New Roman" w:hAnsi="Calibri" w:cs="Times New Roman"/>
                <w:color w:val="000000"/>
                <w:lang w:eastAsia="nl-NL" w:bidi="ar-SA"/>
              </w:rPr>
            </w:pPr>
          </w:p>
        </w:tc>
        <w:tc>
          <w:tcPr>
            <w:tcW w:w="754" w:type="dxa"/>
            <w:tcBorders>
              <w:top w:val="single" w:sz="4" w:space="0" w:color="auto"/>
            </w:tcBorders>
            <w:shd w:val="clear" w:color="auto" w:fill="auto"/>
          </w:tcPr>
          <w:p w14:paraId="463469EF" w14:textId="77777777" w:rsidR="00A84F40" w:rsidRPr="00BF0B8A" w:rsidRDefault="00A84F40" w:rsidP="008925B5">
            <w:pPr>
              <w:spacing w:after="0" w:line="240" w:lineRule="auto"/>
              <w:rPr>
                <w:rFonts w:ascii="Calibri" w:eastAsia="Times New Roman" w:hAnsi="Calibri" w:cs="Times New Roman"/>
                <w:color w:val="000000"/>
                <w:lang w:eastAsia="nl-NL" w:bidi="ar-SA"/>
              </w:rPr>
            </w:pPr>
          </w:p>
        </w:tc>
        <w:tc>
          <w:tcPr>
            <w:tcW w:w="651" w:type="dxa"/>
            <w:tcBorders>
              <w:top w:val="single" w:sz="4" w:space="0" w:color="auto"/>
            </w:tcBorders>
            <w:shd w:val="clear" w:color="auto" w:fill="auto"/>
          </w:tcPr>
          <w:p w14:paraId="63D0E025" w14:textId="77777777" w:rsidR="00A84F40" w:rsidRPr="00BF0B8A" w:rsidRDefault="00A84F40" w:rsidP="008925B5">
            <w:pPr>
              <w:spacing w:after="0" w:line="240" w:lineRule="auto"/>
              <w:rPr>
                <w:rFonts w:ascii="Calibri" w:eastAsia="Times New Roman" w:hAnsi="Calibri" w:cs="Times New Roman"/>
                <w:color w:val="000000"/>
                <w:lang w:eastAsia="nl-NL" w:bidi="ar-SA"/>
              </w:rPr>
            </w:pPr>
          </w:p>
        </w:tc>
      </w:tr>
      <w:tr w:rsidR="00A84F40" w:rsidRPr="00BF0B8A" w14:paraId="057752EB" w14:textId="77777777" w:rsidTr="008925B5">
        <w:trPr>
          <w:trHeight w:val="300"/>
        </w:trPr>
        <w:tc>
          <w:tcPr>
            <w:tcW w:w="1838" w:type="dxa"/>
            <w:shd w:val="clear" w:color="auto" w:fill="auto"/>
            <w:hideMark/>
          </w:tcPr>
          <w:p w14:paraId="64711B4B"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Farm income</w:t>
            </w:r>
          </w:p>
        </w:tc>
        <w:tc>
          <w:tcPr>
            <w:tcW w:w="2129" w:type="dxa"/>
          </w:tcPr>
          <w:p w14:paraId="62310687"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Income from crop production, rented land and livestock sales over 12 mont</w:t>
            </w:r>
            <w:r>
              <w:rPr>
                <w:rFonts w:ascii="Calibri" w:eastAsia="Times New Roman" w:hAnsi="Calibri" w:cs="Times New Roman"/>
                <w:color w:val="000000"/>
                <w:sz w:val="18"/>
                <w:szCs w:val="18"/>
                <w:lang w:eastAsia="nl-NL" w:bidi="ar-SA"/>
              </w:rPr>
              <w:t>h</w:t>
            </w:r>
            <w:r w:rsidRPr="00BF0B8A">
              <w:rPr>
                <w:rFonts w:ascii="Calibri" w:eastAsia="Times New Roman" w:hAnsi="Calibri" w:cs="Times New Roman"/>
                <w:color w:val="000000"/>
                <w:sz w:val="18"/>
                <w:szCs w:val="18"/>
                <w:lang w:eastAsia="nl-NL" w:bidi="ar-SA"/>
              </w:rPr>
              <w:t>s</w:t>
            </w:r>
            <w:r>
              <w:rPr>
                <w:rFonts w:ascii="Calibri" w:eastAsia="Times New Roman" w:hAnsi="Calibri" w:cs="Times New Roman"/>
                <w:color w:val="000000"/>
                <w:sz w:val="18"/>
                <w:szCs w:val="18"/>
                <w:lang w:eastAsia="nl-NL" w:bidi="ar-SA"/>
              </w:rPr>
              <w:t xml:space="preserve"> in Tsh divided by 100.000</w:t>
            </w:r>
          </w:p>
        </w:tc>
        <w:tc>
          <w:tcPr>
            <w:tcW w:w="1028" w:type="dxa"/>
            <w:shd w:val="clear" w:color="auto" w:fill="auto"/>
            <w:hideMark/>
          </w:tcPr>
          <w:p w14:paraId="0DD453AB"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43.207</w:t>
            </w:r>
          </w:p>
        </w:tc>
        <w:tc>
          <w:tcPr>
            <w:tcW w:w="1010" w:type="dxa"/>
            <w:shd w:val="clear" w:color="auto" w:fill="auto"/>
            <w:hideMark/>
          </w:tcPr>
          <w:p w14:paraId="259A8CCE"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281.494</w:t>
            </w:r>
          </w:p>
        </w:tc>
        <w:tc>
          <w:tcPr>
            <w:tcW w:w="456" w:type="dxa"/>
            <w:shd w:val="clear" w:color="auto" w:fill="auto"/>
            <w:hideMark/>
          </w:tcPr>
          <w:p w14:paraId="351891D4"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0</w:t>
            </w:r>
          </w:p>
        </w:tc>
        <w:tc>
          <w:tcPr>
            <w:tcW w:w="1166" w:type="dxa"/>
            <w:shd w:val="clear" w:color="auto" w:fill="auto"/>
            <w:hideMark/>
          </w:tcPr>
          <w:p w14:paraId="0A9F4770"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14,522.000</w:t>
            </w:r>
          </w:p>
        </w:tc>
        <w:tc>
          <w:tcPr>
            <w:tcW w:w="754" w:type="dxa"/>
            <w:shd w:val="clear" w:color="auto" w:fill="auto"/>
            <w:hideMark/>
          </w:tcPr>
          <w:p w14:paraId="1B8449DD"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26.510</w:t>
            </w:r>
          </w:p>
        </w:tc>
        <w:tc>
          <w:tcPr>
            <w:tcW w:w="651" w:type="dxa"/>
            <w:shd w:val="clear" w:color="auto" w:fill="auto"/>
            <w:hideMark/>
          </w:tcPr>
          <w:p w14:paraId="3D126346"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11,31</w:t>
            </w:r>
            <w:r>
              <w:rPr>
                <w:rFonts w:ascii="Calibri" w:eastAsia="Times New Roman" w:hAnsi="Calibri" w:cs="Times New Roman"/>
                <w:color w:val="000000"/>
                <w:sz w:val="18"/>
                <w:szCs w:val="18"/>
                <w:lang w:eastAsia="nl-NL" w:bidi="ar-SA"/>
              </w:rPr>
              <w:t>0</w:t>
            </w:r>
          </w:p>
        </w:tc>
      </w:tr>
      <w:tr w:rsidR="00A84F40" w14:paraId="4CCB09EB" w14:textId="77777777" w:rsidTr="008925B5">
        <w:trPr>
          <w:trHeight w:val="300"/>
        </w:trPr>
        <w:tc>
          <w:tcPr>
            <w:tcW w:w="1838" w:type="dxa"/>
          </w:tcPr>
          <w:p w14:paraId="4DB4B6B8"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Off farm income</w:t>
            </w:r>
          </w:p>
        </w:tc>
        <w:tc>
          <w:tcPr>
            <w:tcW w:w="2129" w:type="dxa"/>
          </w:tcPr>
          <w:p w14:paraId="28D29746"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Off farm income from wage and self-employment</w:t>
            </w:r>
            <w:r>
              <w:rPr>
                <w:rFonts w:ascii="Calibri" w:eastAsia="Times New Roman" w:hAnsi="Calibri" w:cs="Times New Roman"/>
                <w:color w:val="000000"/>
                <w:sz w:val="18"/>
                <w:szCs w:val="18"/>
                <w:lang w:eastAsia="nl-NL" w:bidi="ar-SA"/>
              </w:rPr>
              <w:t xml:space="preserve"> in Tsh divided by 100.000</w:t>
            </w:r>
          </w:p>
        </w:tc>
        <w:tc>
          <w:tcPr>
            <w:tcW w:w="1028" w:type="dxa"/>
            <w:shd w:val="clear" w:color="auto" w:fill="auto"/>
            <w:hideMark/>
          </w:tcPr>
          <w:p w14:paraId="32021785"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50.916</w:t>
            </w:r>
          </w:p>
        </w:tc>
        <w:tc>
          <w:tcPr>
            <w:tcW w:w="1010" w:type="dxa"/>
            <w:shd w:val="clear" w:color="auto" w:fill="auto"/>
            <w:hideMark/>
          </w:tcPr>
          <w:p w14:paraId="154D20E9"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315.546</w:t>
            </w:r>
          </w:p>
        </w:tc>
        <w:tc>
          <w:tcPr>
            <w:tcW w:w="456" w:type="dxa"/>
            <w:shd w:val="clear" w:color="auto" w:fill="auto"/>
            <w:hideMark/>
          </w:tcPr>
          <w:p w14:paraId="4AF44B15"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0</w:t>
            </w:r>
          </w:p>
        </w:tc>
        <w:tc>
          <w:tcPr>
            <w:tcW w:w="1166" w:type="dxa"/>
            <w:shd w:val="clear" w:color="auto" w:fill="auto"/>
            <w:hideMark/>
          </w:tcPr>
          <w:p w14:paraId="18F14690"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14,522.000</w:t>
            </w:r>
          </w:p>
        </w:tc>
        <w:tc>
          <w:tcPr>
            <w:tcW w:w="754" w:type="dxa"/>
            <w:shd w:val="clear" w:color="auto" w:fill="auto"/>
            <w:hideMark/>
          </w:tcPr>
          <w:p w14:paraId="7B2CC54C"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23.717</w:t>
            </w:r>
          </w:p>
        </w:tc>
        <w:tc>
          <w:tcPr>
            <w:tcW w:w="651" w:type="dxa"/>
            <w:shd w:val="clear" w:color="auto" w:fill="auto"/>
            <w:hideMark/>
          </w:tcPr>
          <w:p w14:paraId="7F99DD48" w14:textId="77777777" w:rsidR="00A84F40" w:rsidRPr="00BF0B8A" w:rsidRDefault="00A84F40" w:rsidP="008925B5">
            <w:pPr>
              <w:spacing w:after="0" w:line="240" w:lineRule="auto"/>
              <w:rPr>
                <w:rFonts w:ascii="Calibri" w:eastAsia="Times New Roman" w:hAnsi="Calibri" w:cs="Times New Roman"/>
                <w:color w:val="000000"/>
                <w:sz w:val="18"/>
                <w:szCs w:val="18"/>
                <w:lang w:eastAsia="nl-NL" w:bidi="ar-SA"/>
              </w:rPr>
            </w:pPr>
            <w:r w:rsidRPr="00BF0B8A">
              <w:rPr>
                <w:rFonts w:ascii="Calibri" w:eastAsia="Times New Roman" w:hAnsi="Calibri" w:cs="Times New Roman"/>
                <w:color w:val="000000"/>
                <w:sz w:val="18"/>
                <w:szCs w:val="18"/>
                <w:lang w:eastAsia="nl-NL" w:bidi="ar-SA"/>
              </w:rPr>
              <w:t>8,934</w:t>
            </w:r>
          </w:p>
        </w:tc>
      </w:tr>
    </w:tbl>
    <w:p w14:paraId="24485277" w14:textId="77777777" w:rsidR="00A84F40" w:rsidRPr="00D43DEA" w:rsidRDefault="00A84F40" w:rsidP="00A84F40">
      <w:pPr>
        <w:spacing w:after="0" w:line="360" w:lineRule="auto"/>
        <w:jc w:val="both"/>
      </w:pPr>
      <w:r>
        <w:rPr>
          <w:lang w:bidi="ar-SA"/>
        </w:rPr>
        <w:fldChar w:fldCharType="begin"/>
      </w:r>
      <w:r>
        <w:rPr>
          <w:lang w:bidi="ar-SA"/>
        </w:rPr>
        <w:instrText xml:space="preserve"> LINK Excel.Sheet.12 C:\\Users\\afver\\Documents\\full1.xlsx Blad2!R2K1:R8K9 \a \f 4 \h  \* MERGEFORMAT </w:instrText>
      </w:r>
      <w:r>
        <w:rPr>
          <w:lang w:bidi="ar-SA"/>
        </w:rPr>
        <w:fldChar w:fldCharType="separate"/>
      </w:r>
    </w:p>
    <w:p w14:paraId="05906DC2" w14:textId="77777777" w:rsidR="00A84F40" w:rsidRDefault="00A84F40" w:rsidP="00A84F40">
      <w:pPr>
        <w:spacing w:after="0" w:line="360" w:lineRule="auto"/>
        <w:jc w:val="both"/>
        <w:rPr>
          <w:rFonts w:asciiTheme="minorHAnsi" w:hAnsiTheme="minorHAnsi"/>
          <w:lang w:bidi="ar-SA"/>
        </w:rPr>
      </w:pPr>
      <w:r>
        <w:rPr>
          <w:rFonts w:asciiTheme="minorHAnsi" w:hAnsiTheme="minorHAnsi"/>
          <w:lang w:bidi="ar-SA"/>
        </w:rPr>
        <w:fldChar w:fldCharType="end"/>
      </w:r>
      <w:r>
        <w:rPr>
          <w:rFonts w:asciiTheme="minorHAnsi" w:hAnsiTheme="minorHAnsi"/>
          <w:lang w:bidi="ar-SA"/>
        </w:rPr>
        <w:t>Farm characteristics are estimated using a second set of variables. Land is an important part of wealth and farm production potential</w:t>
      </w:r>
      <w:r w:rsidRPr="00F175B3">
        <w:rPr>
          <w:rFonts w:asciiTheme="minorHAnsi" w:hAnsiTheme="minorHAnsi"/>
          <w:lang w:bidi="ar-SA"/>
        </w:rPr>
        <w:t xml:space="preserve">. Total land holdings have been measured by GPS, but unfortunately, this indicator has many missing observations. Where possible, we have substituted missing GPS measured land size data with the farmers estimate. However, these farmer estimated data are fairly unreliable.  </w:t>
      </w:r>
      <w:r>
        <w:rPr>
          <w:rFonts w:asciiTheme="minorHAnsi" w:hAnsiTheme="minorHAnsi"/>
          <w:lang w:bidi="ar-SA"/>
        </w:rPr>
        <w:t>To adequately control for primary agricultural production potential we have added and</w:t>
      </w:r>
      <w:r w:rsidRPr="00F175B3">
        <w:rPr>
          <w:rFonts w:asciiTheme="minorHAnsi" w:hAnsiTheme="minorHAnsi"/>
          <w:lang w:bidi="ar-SA"/>
        </w:rPr>
        <w:t xml:space="preserve"> indicator for the total value o</w:t>
      </w:r>
      <w:r>
        <w:rPr>
          <w:rFonts w:asciiTheme="minorHAnsi" w:hAnsiTheme="minorHAnsi"/>
          <w:lang w:bidi="ar-SA"/>
        </w:rPr>
        <w:t>f farm equipment and structures</w:t>
      </w:r>
      <w:r w:rsidRPr="00F175B3">
        <w:rPr>
          <w:rFonts w:asciiTheme="minorHAnsi" w:hAnsiTheme="minorHAnsi"/>
          <w:lang w:bidi="ar-SA"/>
        </w:rPr>
        <w:t xml:space="preserve">. </w:t>
      </w:r>
      <w:r>
        <w:rPr>
          <w:rFonts w:asciiTheme="minorHAnsi" w:hAnsiTheme="minorHAnsi"/>
          <w:lang w:bidi="ar-SA"/>
        </w:rPr>
        <w:t xml:space="preserve">Additionally, we account for livestock ownership </w:t>
      </w:r>
      <w:r w:rsidRPr="00F175B3">
        <w:rPr>
          <w:rFonts w:asciiTheme="minorHAnsi" w:hAnsiTheme="minorHAnsi"/>
          <w:lang w:bidi="ar-SA"/>
        </w:rPr>
        <w:t>in a Tropical Livestock Unit (TLU) variable. The TLU is a weighed total of all livestock owned by the household. The following units of livestock are taken into account: bulls, cows, calves, heifers, steers, goats, sheep, donkeys, chickens, ducks and rabbit</w:t>
      </w:r>
      <w:r>
        <w:rPr>
          <w:rFonts w:asciiTheme="minorHAnsi" w:hAnsiTheme="minorHAnsi"/>
          <w:lang w:bidi="ar-SA"/>
        </w:rPr>
        <w:t>s. This list is based on available information in the</w:t>
      </w:r>
      <w:r w:rsidRPr="00F175B3">
        <w:rPr>
          <w:rFonts w:asciiTheme="minorHAnsi" w:hAnsiTheme="minorHAnsi"/>
          <w:lang w:bidi="ar-SA"/>
        </w:rPr>
        <w:t xml:space="preserve"> LSMS ISA dataset. </w:t>
      </w:r>
      <w:r>
        <w:rPr>
          <w:rFonts w:asciiTheme="minorHAnsi" w:hAnsiTheme="minorHAnsi"/>
          <w:lang w:bidi="ar-SA"/>
        </w:rPr>
        <w:t xml:space="preserve">The weights are based on the ones published by </w:t>
      </w:r>
      <w:r w:rsidRPr="002C5429">
        <w:rPr>
          <w:rFonts w:asciiTheme="minorHAnsi" w:hAnsiTheme="minorHAnsi"/>
          <w:lang w:bidi="ar-SA"/>
        </w:rPr>
        <w:t>HarvestChoice/International Food Policy Research Institute (IFPRI)</w:t>
      </w:r>
      <w:r>
        <w:rPr>
          <w:rFonts w:asciiTheme="minorHAnsi" w:hAnsiTheme="minorHAnsi"/>
          <w:lang w:bidi="ar-SA"/>
        </w:rPr>
        <w:t xml:space="preserve"> in 2011 </w:t>
      </w:r>
      <w:r>
        <w:rPr>
          <w:rFonts w:asciiTheme="minorHAnsi" w:hAnsiTheme="minorHAnsi"/>
          <w:lang w:bidi="ar-SA"/>
        </w:rPr>
        <w:fldChar w:fldCharType="begin"/>
      </w:r>
      <w:r>
        <w:rPr>
          <w:rFonts w:asciiTheme="minorHAnsi" w:hAnsiTheme="minorHAnsi"/>
          <w:lang w:bidi="ar-SA"/>
        </w:rPr>
        <w:instrText xml:space="preserve"> ADDIN ZOTERO_ITEM CSL_CITATION {"citationID":"93jb5e7e0","properties":{"formattedCitation":"(HarvestChoice/IFPRI, 2011)","plainCitation":"(HarvestChoice/IFPRI, 2011)"},"citationItems":[{"id":218,"uris":["http://zotero.org/groups/450117/items/QKTE4E87"],"uri":["http://zotero.org/groups/450117/items/QKTE4E87"],"itemData":{"id":218,"type":"webpage","title":"Total livestock population (TLU) (2005) | HarvestChoice","URL":"https://harvestchoice.org/node/4788.","author":[{"family":"HarvestChoice/IFPRI","given":""}],"issued":{"date-parts":[["2011"]]},"accessed":{"date-parts":[["2016",8,21]]}}}],"schema":"https://github.com/citation-style-language/schema/raw/master/csl-citation.json"} </w:instrText>
      </w:r>
      <w:r>
        <w:rPr>
          <w:rFonts w:asciiTheme="minorHAnsi" w:hAnsiTheme="minorHAnsi"/>
          <w:lang w:bidi="ar-SA"/>
        </w:rPr>
        <w:fldChar w:fldCharType="separate"/>
      </w:r>
      <w:r w:rsidRPr="002C5429">
        <w:rPr>
          <w:rFonts w:ascii="Calibri" w:hAnsi="Calibri"/>
        </w:rPr>
        <w:t>(HarvestChoice/IFPRI, 2011)</w:t>
      </w:r>
      <w:r>
        <w:rPr>
          <w:rFonts w:asciiTheme="minorHAnsi" w:hAnsiTheme="minorHAnsi"/>
          <w:lang w:bidi="ar-SA"/>
        </w:rPr>
        <w:fldChar w:fldCharType="end"/>
      </w:r>
      <w:r>
        <w:rPr>
          <w:rFonts w:asciiTheme="minorHAnsi" w:hAnsiTheme="minorHAnsi"/>
          <w:lang w:bidi="ar-SA"/>
        </w:rPr>
        <w:t xml:space="preserve">. In the framework by Kanter, </w:t>
      </w:r>
      <w:r>
        <w:rPr>
          <w:rFonts w:asciiTheme="minorHAnsi" w:hAnsiTheme="minorHAnsi"/>
          <w:lang w:bidi="ar-SA"/>
        </w:rPr>
        <w:lastRenderedPageBreak/>
        <w:t xml:space="preserve">credit is a part of (farm) inputs and innovation. We </w:t>
      </w:r>
      <w:r w:rsidRPr="00F175B3">
        <w:rPr>
          <w:rFonts w:asciiTheme="minorHAnsi" w:hAnsiTheme="minorHAnsi"/>
          <w:lang w:bidi="ar-SA"/>
        </w:rPr>
        <w:t xml:space="preserve">control for </w:t>
      </w:r>
      <w:r>
        <w:rPr>
          <w:rFonts w:asciiTheme="minorHAnsi" w:hAnsiTheme="minorHAnsi"/>
          <w:lang w:bidi="ar-SA"/>
        </w:rPr>
        <w:t xml:space="preserve">access to credit by including </w:t>
      </w:r>
      <w:r w:rsidRPr="00F175B3">
        <w:rPr>
          <w:rFonts w:asciiTheme="minorHAnsi" w:hAnsiTheme="minorHAnsi"/>
          <w:lang w:bidi="ar-SA"/>
        </w:rPr>
        <w:t xml:space="preserve">credit/saving group membership, which is called SACCO. </w:t>
      </w:r>
    </w:p>
    <w:p w14:paraId="10CF6CBE" w14:textId="77777777" w:rsidR="00A84F40" w:rsidRDefault="00A84F40" w:rsidP="00A84F40">
      <w:pPr>
        <w:spacing w:after="0" w:line="360" w:lineRule="auto"/>
        <w:jc w:val="both"/>
        <w:rPr>
          <w:rFonts w:asciiTheme="minorHAnsi" w:hAnsiTheme="minorHAnsi"/>
          <w:lang w:bidi="ar-SA"/>
        </w:rPr>
      </w:pPr>
    </w:p>
    <w:p w14:paraId="008B7085" w14:textId="77777777" w:rsidR="00A84F40" w:rsidRDefault="00A84F40" w:rsidP="00A84F40">
      <w:pPr>
        <w:pStyle w:val="Bijschrift"/>
        <w:keepNext/>
      </w:pPr>
      <w:r>
        <w:t xml:space="preserve">Tabel 6 Farm characteristics </w:t>
      </w:r>
    </w:p>
    <w:p w14:paraId="00685A57" w14:textId="77777777" w:rsidR="00A84F40" w:rsidRPr="000C3507" w:rsidRDefault="00A84F40" w:rsidP="00A84F40"/>
    <w:tbl>
      <w:tblPr>
        <w:tblW w:w="9032" w:type="dxa"/>
        <w:tblCellMar>
          <w:left w:w="70" w:type="dxa"/>
          <w:right w:w="70" w:type="dxa"/>
        </w:tblCellMar>
        <w:tblLook w:val="04A0" w:firstRow="1" w:lastRow="0" w:firstColumn="1" w:lastColumn="0" w:noHBand="0" w:noVBand="1"/>
      </w:tblPr>
      <w:tblGrid>
        <w:gridCol w:w="1115"/>
        <w:gridCol w:w="466"/>
        <w:gridCol w:w="1675"/>
        <w:gridCol w:w="863"/>
        <w:gridCol w:w="47"/>
        <w:gridCol w:w="1164"/>
        <w:gridCol w:w="863"/>
        <w:gridCol w:w="1260"/>
        <w:gridCol w:w="117"/>
        <w:gridCol w:w="717"/>
        <w:gridCol w:w="14"/>
        <w:gridCol w:w="725"/>
        <w:gridCol w:w="6"/>
      </w:tblGrid>
      <w:tr w:rsidR="00A84F40" w:rsidRPr="00D43DEA" w14:paraId="031B8139" w14:textId="77777777" w:rsidTr="008925B5">
        <w:trPr>
          <w:trHeight w:val="300"/>
        </w:trPr>
        <w:tc>
          <w:tcPr>
            <w:tcW w:w="1581" w:type="dxa"/>
            <w:gridSpan w:val="2"/>
            <w:tcBorders>
              <w:top w:val="nil"/>
              <w:left w:val="nil"/>
              <w:bottom w:val="nil"/>
              <w:right w:val="nil"/>
            </w:tcBorders>
            <w:shd w:val="clear" w:color="auto" w:fill="auto"/>
            <w:hideMark/>
          </w:tcPr>
          <w:p w14:paraId="3E5E5BAD" w14:textId="77777777" w:rsidR="00A84F40" w:rsidRPr="00D43DEA" w:rsidRDefault="00A84F40" w:rsidP="008925B5">
            <w:pPr>
              <w:spacing w:after="0" w:line="240" w:lineRule="auto"/>
              <w:rPr>
                <w:rFonts w:ascii="Times New Roman" w:eastAsia="Times New Roman" w:hAnsi="Times New Roman" w:cs="Times New Roman"/>
                <w:sz w:val="24"/>
                <w:szCs w:val="24"/>
                <w:lang w:val="nl-NL" w:eastAsia="nl-NL" w:bidi="ar-SA"/>
              </w:rPr>
            </w:pPr>
          </w:p>
        </w:tc>
        <w:tc>
          <w:tcPr>
            <w:tcW w:w="1675" w:type="dxa"/>
            <w:tcBorders>
              <w:top w:val="nil"/>
              <w:left w:val="nil"/>
              <w:bottom w:val="nil"/>
              <w:right w:val="nil"/>
            </w:tcBorders>
          </w:tcPr>
          <w:p w14:paraId="44EFD74C" w14:textId="77777777" w:rsidR="00A84F40" w:rsidRPr="006B081B" w:rsidRDefault="00A84F40" w:rsidP="008925B5">
            <w:pPr>
              <w:spacing w:after="0" w:line="240" w:lineRule="auto"/>
              <w:rPr>
                <w:rFonts w:ascii="Calibri" w:eastAsia="Times New Roman" w:hAnsi="Calibri" w:cs="Times New Roman"/>
                <w:color w:val="000000"/>
                <w:sz w:val="18"/>
                <w:szCs w:val="18"/>
                <w:lang w:eastAsia="nl-NL" w:bidi="ar-SA"/>
              </w:rPr>
            </w:pPr>
            <w:r w:rsidRPr="006B081B">
              <w:rPr>
                <w:rFonts w:ascii="Calibri" w:eastAsia="Times New Roman" w:hAnsi="Calibri" w:cs="Times New Roman"/>
                <w:color w:val="000000"/>
                <w:sz w:val="18"/>
                <w:szCs w:val="18"/>
                <w:lang w:eastAsia="nl-NL" w:bidi="ar-SA"/>
              </w:rPr>
              <w:t>Description</w:t>
            </w:r>
          </w:p>
        </w:tc>
        <w:tc>
          <w:tcPr>
            <w:tcW w:w="910" w:type="dxa"/>
            <w:gridSpan w:val="2"/>
            <w:tcBorders>
              <w:top w:val="nil"/>
              <w:left w:val="nil"/>
              <w:bottom w:val="nil"/>
              <w:right w:val="nil"/>
            </w:tcBorders>
            <w:shd w:val="clear" w:color="auto" w:fill="auto"/>
            <w:hideMark/>
          </w:tcPr>
          <w:p w14:paraId="40234BB6"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Mean</w:t>
            </w:r>
          </w:p>
        </w:tc>
        <w:tc>
          <w:tcPr>
            <w:tcW w:w="1164" w:type="dxa"/>
            <w:tcBorders>
              <w:top w:val="nil"/>
              <w:left w:val="nil"/>
              <w:bottom w:val="nil"/>
              <w:right w:val="nil"/>
            </w:tcBorders>
            <w:shd w:val="clear" w:color="auto" w:fill="auto"/>
            <w:hideMark/>
          </w:tcPr>
          <w:p w14:paraId="251C5B7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St. Deviation</w:t>
            </w:r>
          </w:p>
        </w:tc>
        <w:tc>
          <w:tcPr>
            <w:tcW w:w="863" w:type="dxa"/>
            <w:tcBorders>
              <w:top w:val="nil"/>
              <w:left w:val="nil"/>
              <w:bottom w:val="nil"/>
              <w:right w:val="nil"/>
            </w:tcBorders>
            <w:shd w:val="clear" w:color="auto" w:fill="auto"/>
            <w:hideMark/>
          </w:tcPr>
          <w:p w14:paraId="4BEC94C1"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Min</w:t>
            </w:r>
          </w:p>
        </w:tc>
        <w:tc>
          <w:tcPr>
            <w:tcW w:w="1377" w:type="dxa"/>
            <w:gridSpan w:val="2"/>
            <w:tcBorders>
              <w:top w:val="nil"/>
              <w:left w:val="nil"/>
              <w:bottom w:val="nil"/>
              <w:right w:val="nil"/>
            </w:tcBorders>
            <w:shd w:val="clear" w:color="auto" w:fill="auto"/>
            <w:hideMark/>
          </w:tcPr>
          <w:p w14:paraId="4E138B60"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Max</w:t>
            </w:r>
          </w:p>
        </w:tc>
        <w:tc>
          <w:tcPr>
            <w:tcW w:w="731" w:type="dxa"/>
            <w:gridSpan w:val="2"/>
            <w:tcBorders>
              <w:top w:val="nil"/>
              <w:left w:val="nil"/>
              <w:bottom w:val="nil"/>
              <w:right w:val="nil"/>
            </w:tcBorders>
            <w:shd w:val="clear" w:color="auto" w:fill="auto"/>
            <w:hideMark/>
          </w:tcPr>
          <w:p w14:paraId="5ED6C4DB"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Skew</w:t>
            </w:r>
          </w:p>
        </w:tc>
        <w:tc>
          <w:tcPr>
            <w:tcW w:w="731" w:type="dxa"/>
            <w:gridSpan w:val="2"/>
            <w:tcBorders>
              <w:top w:val="nil"/>
              <w:left w:val="nil"/>
              <w:bottom w:val="nil"/>
              <w:right w:val="nil"/>
            </w:tcBorders>
            <w:shd w:val="clear" w:color="auto" w:fill="auto"/>
            <w:hideMark/>
          </w:tcPr>
          <w:p w14:paraId="704ADD5F"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Valid N</w:t>
            </w:r>
          </w:p>
        </w:tc>
      </w:tr>
      <w:tr w:rsidR="00A84F40" w:rsidRPr="006B081B" w14:paraId="586684E7" w14:textId="77777777" w:rsidTr="008925B5">
        <w:trPr>
          <w:gridAfter w:val="1"/>
          <w:wAfter w:w="6" w:type="dxa"/>
          <w:trHeight w:val="315"/>
        </w:trPr>
        <w:tc>
          <w:tcPr>
            <w:tcW w:w="1115" w:type="dxa"/>
            <w:tcBorders>
              <w:top w:val="nil"/>
              <w:left w:val="nil"/>
              <w:bottom w:val="single" w:sz="8" w:space="0" w:color="000000"/>
              <w:right w:val="nil"/>
            </w:tcBorders>
          </w:tcPr>
          <w:p w14:paraId="513916FC" w14:textId="77777777" w:rsidR="00A84F40" w:rsidRPr="00D43DEA" w:rsidRDefault="00A84F40" w:rsidP="008925B5">
            <w:pPr>
              <w:spacing w:after="0" w:line="240" w:lineRule="auto"/>
              <w:rPr>
                <w:rFonts w:ascii="Calibri" w:eastAsia="Times New Roman" w:hAnsi="Calibri" w:cs="Times New Roman"/>
                <w:color w:val="000000"/>
                <w:lang w:val="nl-NL" w:eastAsia="nl-NL" w:bidi="ar-SA"/>
              </w:rPr>
            </w:pPr>
          </w:p>
        </w:tc>
        <w:tc>
          <w:tcPr>
            <w:tcW w:w="7911" w:type="dxa"/>
            <w:gridSpan w:val="11"/>
            <w:tcBorders>
              <w:top w:val="nil"/>
              <w:left w:val="nil"/>
              <w:bottom w:val="single" w:sz="8" w:space="0" w:color="000000"/>
              <w:right w:val="nil"/>
            </w:tcBorders>
            <w:shd w:val="clear" w:color="auto" w:fill="auto"/>
            <w:hideMark/>
          </w:tcPr>
          <w:p w14:paraId="1633B2FE" w14:textId="77777777" w:rsidR="00A84F40" w:rsidRPr="00D43DEA" w:rsidRDefault="00A84F40" w:rsidP="008925B5">
            <w:pPr>
              <w:spacing w:after="0" w:line="240" w:lineRule="auto"/>
              <w:rPr>
                <w:rFonts w:ascii="Calibri" w:eastAsia="Times New Roman" w:hAnsi="Calibri" w:cs="Times New Roman"/>
                <w:color w:val="000000"/>
                <w:sz w:val="18"/>
                <w:szCs w:val="18"/>
                <w:lang w:eastAsia="nl-NL" w:bidi="ar-SA"/>
              </w:rPr>
            </w:pPr>
            <w:r w:rsidRPr="00D43DEA">
              <w:rPr>
                <w:rFonts w:ascii="Calibri" w:eastAsia="Times New Roman" w:hAnsi="Calibri" w:cs="Times New Roman"/>
                <w:color w:val="000000"/>
                <w:sz w:val="18"/>
                <w:szCs w:val="18"/>
                <w:lang w:eastAsia="nl-NL" w:bidi="ar-SA"/>
              </w:rPr>
              <w:t> </w:t>
            </w:r>
          </w:p>
        </w:tc>
      </w:tr>
      <w:tr w:rsidR="00A84F40" w:rsidRPr="009857EB" w14:paraId="2F033ACA" w14:textId="77777777" w:rsidTr="008925B5">
        <w:trPr>
          <w:gridAfter w:val="1"/>
          <w:wAfter w:w="6" w:type="dxa"/>
          <w:trHeight w:val="300"/>
        </w:trPr>
        <w:tc>
          <w:tcPr>
            <w:tcW w:w="1581" w:type="dxa"/>
            <w:gridSpan w:val="2"/>
            <w:tcBorders>
              <w:top w:val="nil"/>
              <w:left w:val="nil"/>
              <w:bottom w:val="nil"/>
              <w:right w:val="nil"/>
            </w:tcBorders>
            <w:shd w:val="clear" w:color="auto" w:fill="auto"/>
            <w:vAlign w:val="bottom"/>
          </w:tcPr>
          <w:p w14:paraId="70056875" w14:textId="77777777" w:rsidR="00A84F40" w:rsidRPr="000C3507" w:rsidRDefault="00A84F40" w:rsidP="008925B5">
            <w:pPr>
              <w:spacing w:after="0" w:line="240" w:lineRule="auto"/>
              <w:rPr>
                <w:rFonts w:ascii="Times New Roman" w:eastAsia="Times New Roman" w:hAnsi="Times New Roman" w:cs="Times New Roman"/>
                <w:sz w:val="24"/>
                <w:szCs w:val="24"/>
                <w:lang w:val="nl-NL" w:eastAsia="nl-NL" w:bidi="ar-SA"/>
              </w:rPr>
            </w:pPr>
          </w:p>
        </w:tc>
        <w:tc>
          <w:tcPr>
            <w:tcW w:w="1675" w:type="dxa"/>
            <w:tcBorders>
              <w:top w:val="nil"/>
              <w:left w:val="nil"/>
              <w:bottom w:val="nil"/>
              <w:right w:val="nil"/>
            </w:tcBorders>
          </w:tcPr>
          <w:p w14:paraId="1A8548D7" w14:textId="77777777" w:rsidR="00A84F40" w:rsidRPr="000C3507" w:rsidRDefault="00A84F40" w:rsidP="008925B5">
            <w:pPr>
              <w:spacing w:after="0" w:line="240" w:lineRule="auto"/>
              <w:jc w:val="right"/>
              <w:rPr>
                <w:rFonts w:ascii="Times New Roman" w:eastAsia="Times New Roman" w:hAnsi="Times New Roman" w:cs="Times New Roman"/>
                <w:sz w:val="24"/>
                <w:szCs w:val="24"/>
                <w:lang w:val="nl-NL" w:eastAsia="nl-NL" w:bidi="ar-SA"/>
              </w:rPr>
            </w:pPr>
          </w:p>
        </w:tc>
        <w:tc>
          <w:tcPr>
            <w:tcW w:w="863" w:type="dxa"/>
            <w:tcBorders>
              <w:top w:val="nil"/>
              <w:left w:val="nil"/>
              <w:bottom w:val="nil"/>
              <w:right w:val="nil"/>
            </w:tcBorders>
            <w:shd w:val="clear" w:color="auto" w:fill="auto"/>
          </w:tcPr>
          <w:p w14:paraId="06482F29" w14:textId="77777777" w:rsidR="00A84F40" w:rsidRPr="000C3507" w:rsidRDefault="00A84F40" w:rsidP="008925B5">
            <w:pPr>
              <w:spacing w:after="0" w:line="240" w:lineRule="auto"/>
              <w:rPr>
                <w:rFonts w:ascii="Times New Roman" w:eastAsia="Times New Roman" w:hAnsi="Times New Roman" w:cs="Times New Roman"/>
                <w:sz w:val="24"/>
                <w:szCs w:val="24"/>
                <w:lang w:val="nl-NL" w:eastAsia="nl-NL" w:bidi="ar-SA"/>
              </w:rPr>
            </w:pPr>
          </w:p>
        </w:tc>
        <w:tc>
          <w:tcPr>
            <w:tcW w:w="1211" w:type="dxa"/>
            <w:gridSpan w:val="2"/>
            <w:tcBorders>
              <w:top w:val="nil"/>
              <w:left w:val="nil"/>
              <w:bottom w:val="nil"/>
              <w:right w:val="nil"/>
            </w:tcBorders>
            <w:shd w:val="clear" w:color="auto" w:fill="auto"/>
          </w:tcPr>
          <w:p w14:paraId="1A45DD36" w14:textId="77777777" w:rsidR="00A84F40" w:rsidRPr="000C3507" w:rsidRDefault="00A84F40" w:rsidP="008925B5">
            <w:pPr>
              <w:spacing w:after="0" w:line="240" w:lineRule="auto"/>
              <w:rPr>
                <w:rFonts w:ascii="Times New Roman" w:eastAsia="Times New Roman" w:hAnsi="Times New Roman" w:cs="Times New Roman"/>
                <w:sz w:val="24"/>
                <w:szCs w:val="24"/>
                <w:lang w:val="nl-NL" w:eastAsia="nl-NL" w:bidi="ar-SA"/>
              </w:rPr>
            </w:pPr>
          </w:p>
        </w:tc>
        <w:tc>
          <w:tcPr>
            <w:tcW w:w="863" w:type="dxa"/>
            <w:tcBorders>
              <w:top w:val="nil"/>
              <w:left w:val="nil"/>
              <w:bottom w:val="nil"/>
              <w:right w:val="nil"/>
            </w:tcBorders>
            <w:shd w:val="clear" w:color="auto" w:fill="auto"/>
          </w:tcPr>
          <w:p w14:paraId="054425A1" w14:textId="77777777" w:rsidR="00A84F40" w:rsidRPr="000C3507" w:rsidRDefault="00A84F40" w:rsidP="008925B5">
            <w:pPr>
              <w:spacing w:after="0" w:line="240" w:lineRule="auto"/>
              <w:rPr>
                <w:rFonts w:ascii="Times New Roman" w:eastAsia="Times New Roman" w:hAnsi="Times New Roman" w:cs="Times New Roman"/>
                <w:sz w:val="24"/>
                <w:szCs w:val="24"/>
                <w:lang w:val="nl-NL" w:eastAsia="nl-NL" w:bidi="ar-SA"/>
              </w:rPr>
            </w:pPr>
          </w:p>
        </w:tc>
        <w:tc>
          <w:tcPr>
            <w:tcW w:w="1260" w:type="dxa"/>
            <w:tcBorders>
              <w:top w:val="nil"/>
              <w:left w:val="nil"/>
              <w:bottom w:val="nil"/>
              <w:right w:val="nil"/>
            </w:tcBorders>
            <w:shd w:val="clear" w:color="auto" w:fill="auto"/>
          </w:tcPr>
          <w:p w14:paraId="22645021" w14:textId="77777777" w:rsidR="00A84F40" w:rsidRPr="000C3507" w:rsidRDefault="00A84F40" w:rsidP="008925B5">
            <w:pPr>
              <w:spacing w:after="0" w:line="240" w:lineRule="auto"/>
              <w:rPr>
                <w:rFonts w:ascii="Times New Roman" w:eastAsia="Times New Roman" w:hAnsi="Times New Roman" w:cs="Times New Roman"/>
                <w:sz w:val="24"/>
                <w:szCs w:val="24"/>
                <w:lang w:val="nl-NL" w:eastAsia="nl-NL" w:bidi="ar-SA"/>
              </w:rPr>
            </w:pPr>
          </w:p>
        </w:tc>
        <w:tc>
          <w:tcPr>
            <w:tcW w:w="834" w:type="dxa"/>
            <w:gridSpan w:val="2"/>
            <w:tcBorders>
              <w:top w:val="nil"/>
              <w:left w:val="nil"/>
              <w:bottom w:val="nil"/>
              <w:right w:val="nil"/>
            </w:tcBorders>
            <w:shd w:val="clear" w:color="auto" w:fill="auto"/>
          </w:tcPr>
          <w:p w14:paraId="7D62D621" w14:textId="77777777" w:rsidR="00A84F40" w:rsidRPr="000C3507" w:rsidRDefault="00A84F40" w:rsidP="008925B5">
            <w:pPr>
              <w:spacing w:after="0" w:line="240" w:lineRule="auto"/>
              <w:rPr>
                <w:rFonts w:ascii="Times New Roman" w:eastAsia="Times New Roman" w:hAnsi="Times New Roman" w:cs="Times New Roman"/>
                <w:sz w:val="24"/>
                <w:szCs w:val="24"/>
                <w:lang w:val="nl-NL" w:eastAsia="nl-NL" w:bidi="ar-SA"/>
              </w:rPr>
            </w:pPr>
          </w:p>
        </w:tc>
        <w:tc>
          <w:tcPr>
            <w:tcW w:w="739" w:type="dxa"/>
            <w:gridSpan w:val="2"/>
            <w:tcBorders>
              <w:top w:val="nil"/>
              <w:left w:val="nil"/>
              <w:bottom w:val="nil"/>
              <w:right w:val="nil"/>
            </w:tcBorders>
            <w:shd w:val="clear" w:color="auto" w:fill="auto"/>
          </w:tcPr>
          <w:p w14:paraId="53BDAF84" w14:textId="77777777" w:rsidR="00A84F40" w:rsidRPr="000C3507" w:rsidRDefault="00A84F40" w:rsidP="008925B5">
            <w:pPr>
              <w:spacing w:after="0" w:line="240" w:lineRule="auto"/>
              <w:rPr>
                <w:rFonts w:ascii="Times New Roman" w:eastAsia="Times New Roman" w:hAnsi="Times New Roman" w:cs="Times New Roman"/>
                <w:sz w:val="24"/>
                <w:szCs w:val="24"/>
                <w:lang w:val="nl-NL" w:eastAsia="nl-NL" w:bidi="ar-SA"/>
              </w:rPr>
            </w:pPr>
          </w:p>
        </w:tc>
      </w:tr>
      <w:tr w:rsidR="00A84F40" w:rsidRPr="009857EB" w14:paraId="4EB089D4" w14:textId="77777777" w:rsidTr="008925B5">
        <w:trPr>
          <w:gridAfter w:val="1"/>
          <w:wAfter w:w="6" w:type="dxa"/>
          <w:trHeight w:val="300"/>
        </w:trPr>
        <w:tc>
          <w:tcPr>
            <w:tcW w:w="1581" w:type="dxa"/>
            <w:gridSpan w:val="2"/>
            <w:tcBorders>
              <w:top w:val="nil"/>
              <w:left w:val="nil"/>
              <w:bottom w:val="nil"/>
              <w:right w:val="nil"/>
            </w:tcBorders>
            <w:shd w:val="clear" w:color="auto" w:fill="auto"/>
            <w:hideMark/>
          </w:tcPr>
          <w:p w14:paraId="29F31713" w14:textId="77777777" w:rsidR="00A84F40" w:rsidRPr="009857EB" w:rsidRDefault="00A84F40" w:rsidP="008925B5">
            <w:pPr>
              <w:spacing w:after="0" w:line="240" w:lineRule="auto"/>
              <w:rPr>
                <w:rFonts w:ascii="Calibri" w:eastAsia="Times New Roman" w:hAnsi="Calibri" w:cs="Times New Roman"/>
                <w:color w:val="000000"/>
                <w:sz w:val="18"/>
                <w:szCs w:val="18"/>
                <w:lang w:eastAsia="nl-NL" w:bidi="ar-SA"/>
              </w:rPr>
            </w:pPr>
            <w:r>
              <w:rPr>
                <w:rFonts w:ascii="Calibri" w:eastAsia="Times New Roman" w:hAnsi="Calibri" w:cs="Times New Roman"/>
                <w:color w:val="000000"/>
                <w:sz w:val="18"/>
                <w:szCs w:val="18"/>
                <w:lang w:eastAsia="nl-NL" w:bidi="ar-SA"/>
              </w:rPr>
              <w:t>Total land size</w:t>
            </w:r>
          </w:p>
        </w:tc>
        <w:tc>
          <w:tcPr>
            <w:tcW w:w="1675" w:type="dxa"/>
            <w:tcBorders>
              <w:top w:val="nil"/>
              <w:left w:val="nil"/>
              <w:bottom w:val="nil"/>
              <w:right w:val="nil"/>
            </w:tcBorders>
          </w:tcPr>
          <w:p w14:paraId="6DC8F683" w14:textId="77777777" w:rsidR="00A84F40" w:rsidRPr="000C3507" w:rsidRDefault="00A84F40" w:rsidP="008925B5">
            <w:pPr>
              <w:spacing w:after="0" w:line="240" w:lineRule="auto"/>
              <w:rPr>
                <w:rFonts w:ascii="Calibri" w:eastAsia="Times New Roman" w:hAnsi="Calibri" w:cs="Times New Roman"/>
                <w:color w:val="000000"/>
                <w:sz w:val="18"/>
                <w:szCs w:val="18"/>
                <w:lang w:eastAsia="nl-NL" w:bidi="ar-SA"/>
              </w:rPr>
            </w:pPr>
            <w:r w:rsidRPr="00571B75">
              <w:rPr>
                <w:rFonts w:asciiTheme="minorHAnsi" w:eastAsia="Times New Roman" w:hAnsiTheme="minorHAnsi" w:cs="Times New Roman"/>
                <w:color w:val="000000"/>
                <w:sz w:val="18"/>
                <w:szCs w:val="18"/>
                <w:lang w:eastAsia="nl-NL"/>
              </w:rPr>
              <w:t>Household total land holdings in acres</w:t>
            </w:r>
          </w:p>
        </w:tc>
        <w:tc>
          <w:tcPr>
            <w:tcW w:w="863" w:type="dxa"/>
            <w:tcBorders>
              <w:top w:val="nil"/>
              <w:left w:val="nil"/>
              <w:bottom w:val="nil"/>
              <w:right w:val="nil"/>
            </w:tcBorders>
            <w:shd w:val="clear" w:color="auto" w:fill="auto"/>
            <w:hideMark/>
          </w:tcPr>
          <w:p w14:paraId="51A5EBC9"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3.255</w:t>
            </w:r>
          </w:p>
        </w:tc>
        <w:tc>
          <w:tcPr>
            <w:tcW w:w="1211" w:type="dxa"/>
            <w:gridSpan w:val="2"/>
            <w:tcBorders>
              <w:top w:val="nil"/>
              <w:left w:val="nil"/>
              <w:bottom w:val="nil"/>
              <w:right w:val="nil"/>
            </w:tcBorders>
            <w:shd w:val="clear" w:color="auto" w:fill="auto"/>
            <w:hideMark/>
          </w:tcPr>
          <w:p w14:paraId="655362F2"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9.074</w:t>
            </w:r>
          </w:p>
        </w:tc>
        <w:tc>
          <w:tcPr>
            <w:tcW w:w="863" w:type="dxa"/>
            <w:tcBorders>
              <w:top w:val="nil"/>
              <w:left w:val="nil"/>
              <w:bottom w:val="nil"/>
              <w:right w:val="nil"/>
            </w:tcBorders>
            <w:shd w:val="clear" w:color="auto" w:fill="auto"/>
            <w:hideMark/>
          </w:tcPr>
          <w:p w14:paraId="4B07D174"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0.004</w:t>
            </w:r>
          </w:p>
        </w:tc>
        <w:tc>
          <w:tcPr>
            <w:tcW w:w="1260" w:type="dxa"/>
            <w:tcBorders>
              <w:top w:val="nil"/>
              <w:left w:val="nil"/>
              <w:bottom w:val="nil"/>
              <w:right w:val="nil"/>
            </w:tcBorders>
            <w:shd w:val="clear" w:color="auto" w:fill="auto"/>
            <w:hideMark/>
          </w:tcPr>
          <w:p w14:paraId="05FB2C6E"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625</w:t>
            </w:r>
          </w:p>
        </w:tc>
        <w:tc>
          <w:tcPr>
            <w:tcW w:w="834" w:type="dxa"/>
            <w:gridSpan w:val="2"/>
            <w:tcBorders>
              <w:top w:val="nil"/>
              <w:left w:val="nil"/>
              <w:bottom w:val="nil"/>
              <w:right w:val="nil"/>
            </w:tcBorders>
            <w:shd w:val="clear" w:color="auto" w:fill="auto"/>
            <w:hideMark/>
          </w:tcPr>
          <w:p w14:paraId="0FE430E9"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44.691</w:t>
            </w:r>
          </w:p>
        </w:tc>
        <w:tc>
          <w:tcPr>
            <w:tcW w:w="739" w:type="dxa"/>
            <w:gridSpan w:val="2"/>
            <w:tcBorders>
              <w:top w:val="nil"/>
              <w:left w:val="nil"/>
              <w:bottom w:val="nil"/>
              <w:right w:val="nil"/>
            </w:tcBorders>
            <w:shd w:val="clear" w:color="auto" w:fill="auto"/>
            <w:hideMark/>
          </w:tcPr>
          <w:p w14:paraId="40350FEB"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8,182</w:t>
            </w:r>
          </w:p>
        </w:tc>
      </w:tr>
      <w:tr w:rsidR="00A84F40" w:rsidRPr="009857EB" w14:paraId="0F6C1D9C" w14:textId="77777777" w:rsidTr="008925B5">
        <w:trPr>
          <w:gridAfter w:val="1"/>
          <w:wAfter w:w="6" w:type="dxa"/>
          <w:trHeight w:val="300"/>
        </w:trPr>
        <w:tc>
          <w:tcPr>
            <w:tcW w:w="1581" w:type="dxa"/>
            <w:gridSpan w:val="2"/>
            <w:tcBorders>
              <w:top w:val="nil"/>
              <w:left w:val="nil"/>
              <w:bottom w:val="nil"/>
              <w:right w:val="nil"/>
            </w:tcBorders>
            <w:shd w:val="clear" w:color="auto" w:fill="auto"/>
            <w:hideMark/>
          </w:tcPr>
          <w:p w14:paraId="65A47396" w14:textId="77777777" w:rsidR="00A84F40" w:rsidRPr="009857EB" w:rsidRDefault="00A84F40" w:rsidP="008925B5">
            <w:pPr>
              <w:spacing w:after="0" w:line="240" w:lineRule="auto"/>
              <w:rPr>
                <w:rFonts w:ascii="Calibri" w:eastAsia="Times New Roman" w:hAnsi="Calibri" w:cs="Times New Roman"/>
                <w:color w:val="000000"/>
                <w:sz w:val="18"/>
                <w:szCs w:val="18"/>
                <w:lang w:eastAsia="nl-NL" w:bidi="ar-SA"/>
              </w:rPr>
            </w:pPr>
            <w:r>
              <w:rPr>
                <w:rFonts w:ascii="Calibri" w:eastAsia="Times New Roman" w:hAnsi="Calibri" w:cs="Times New Roman"/>
                <w:color w:val="000000"/>
                <w:sz w:val="18"/>
                <w:szCs w:val="18"/>
                <w:lang w:eastAsia="nl-NL" w:bidi="ar-SA"/>
              </w:rPr>
              <w:t>Farm assets</w:t>
            </w:r>
          </w:p>
        </w:tc>
        <w:tc>
          <w:tcPr>
            <w:tcW w:w="1675" w:type="dxa"/>
            <w:tcBorders>
              <w:top w:val="nil"/>
              <w:left w:val="nil"/>
              <w:bottom w:val="nil"/>
              <w:right w:val="nil"/>
            </w:tcBorders>
          </w:tcPr>
          <w:p w14:paraId="70F33F12" w14:textId="77777777" w:rsidR="00A84F40" w:rsidRPr="000C3507" w:rsidRDefault="00A84F40" w:rsidP="008925B5">
            <w:pPr>
              <w:spacing w:after="0" w:line="240" w:lineRule="auto"/>
              <w:rPr>
                <w:rFonts w:ascii="Calibri" w:eastAsia="Times New Roman" w:hAnsi="Calibri" w:cs="Times New Roman"/>
                <w:color w:val="000000"/>
                <w:sz w:val="18"/>
                <w:szCs w:val="18"/>
                <w:lang w:eastAsia="nl-NL" w:bidi="ar-SA"/>
              </w:rPr>
            </w:pPr>
            <w:r w:rsidRPr="00571B75">
              <w:rPr>
                <w:rFonts w:asciiTheme="minorHAnsi" w:eastAsia="Times New Roman" w:hAnsiTheme="minorHAnsi" w:cs="Times New Roman"/>
                <w:color w:val="000000"/>
                <w:sz w:val="18"/>
                <w:szCs w:val="18"/>
                <w:lang w:eastAsia="nl-NL"/>
              </w:rPr>
              <w:t xml:space="preserve">Total value </w:t>
            </w:r>
            <w:r>
              <w:rPr>
                <w:rFonts w:asciiTheme="minorHAnsi" w:eastAsia="Times New Roman" w:hAnsiTheme="minorHAnsi" w:cs="Times New Roman"/>
                <w:color w:val="000000"/>
                <w:sz w:val="18"/>
                <w:szCs w:val="18"/>
                <w:lang w:eastAsia="nl-NL"/>
              </w:rPr>
              <w:t>of farm equipment and structure</w:t>
            </w:r>
            <w:r w:rsidRPr="00571B75">
              <w:rPr>
                <w:rFonts w:asciiTheme="minorHAnsi" w:eastAsia="Times New Roman" w:hAnsiTheme="minorHAnsi" w:cs="Times New Roman"/>
                <w:color w:val="000000"/>
                <w:sz w:val="18"/>
                <w:szCs w:val="18"/>
                <w:lang w:eastAsia="nl-NL"/>
              </w:rPr>
              <w:t xml:space="preserve"> in Tsh</w:t>
            </w:r>
            <w:r>
              <w:rPr>
                <w:rFonts w:asciiTheme="minorHAnsi" w:eastAsia="Times New Roman" w:hAnsiTheme="minorHAnsi" w:cs="Times New Roman"/>
                <w:color w:val="000000"/>
                <w:sz w:val="18"/>
                <w:szCs w:val="18"/>
                <w:lang w:eastAsia="nl-NL"/>
              </w:rPr>
              <w:t xml:space="preserve"> divided by 100.000</w:t>
            </w:r>
          </w:p>
        </w:tc>
        <w:tc>
          <w:tcPr>
            <w:tcW w:w="863" w:type="dxa"/>
            <w:tcBorders>
              <w:top w:val="nil"/>
              <w:left w:val="nil"/>
              <w:bottom w:val="nil"/>
              <w:right w:val="nil"/>
            </w:tcBorders>
            <w:shd w:val="clear" w:color="auto" w:fill="auto"/>
            <w:hideMark/>
          </w:tcPr>
          <w:p w14:paraId="3EC77FDD"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197.677</w:t>
            </w:r>
          </w:p>
        </w:tc>
        <w:tc>
          <w:tcPr>
            <w:tcW w:w="1211" w:type="dxa"/>
            <w:gridSpan w:val="2"/>
            <w:tcBorders>
              <w:top w:val="nil"/>
              <w:left w:val="nil"/>
              <w:bottom w:val="nil"/>
              <w:right w:val="nil"/>
            </w:tcBorders>
            <w:shd w:val="clear" w:color="auto" w:fill="auto"/>
            <w:hideMark/>
          </w:tcPr>
          <w:p w14:paraId="0681118A"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6,865.489</w:t>
            </w:r>
          </w:p>
        </w:tc>
        <w:tc>
          <w:tcPr>
            <w:tcW w:w="863" w:type="dxa"/>
            <w:tcBorders>
              <w:top w:val="nil"/>
              <w:left w:val="nil"/>
              <w:bottom w:val="nil"/>
              <w:right w:val="nil"/>
            </w:tcBorders>
            <w:shd w:val="clear" w:color="auto" w:fill="auto"/>
            <w:hideMark/>
          </w:tcPr>
          <w:p w14:paraId="208A7CDA"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0.00000</w:t>
            </w:r>
          </w:p>
        </w:tc>
        <w:tc>
          <w:tcPr>
            <w:tcW w:w="1260" w:type="dxa"/>
            <w:tcBorders>
              <w:top w:val="nil"/>
              <w:left w:val="nil"/>
              <w:bottom w:val="nil"/>
              <w:right w:val="nil"/>
            </w:tcBorders>
            <w:shd w:val="clear" w:color="auto" w:fill="auto"/>
            <w:hideMark/>
          </w:tcPr>
          <w:p w14:paraId="7BE486FE"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571,162.300</w:t>
            </w:r>
          </w:p>
        </w:tc>
        <w:tc>
          <w:tcPr>
            <w:tcW w:w="834" w:type="dxa"/>
            <w:gridSpan w:val="2"/>
            <w:tcBorders>
              <w:top w:val="nil"/>
              <w:left w:val="nil"/>
              <w:bottom w:val="nil"/>
              <w:right w:val="nil"/>
            </w:tcBorders>
            <w:shd w:val="clear" w:color="auto" w:fill="auto"/>
            <w:hideMark/>
          </w:tcPr>
          <w:p w14:paraId="091BA946"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74.727</w:t>
            </w:r>
          </w:p>
        </w:tc>
        <w:tc>
          <w:tcPr>
            <w:tcW w:w="739" w:type="dxa"/>
            <w:gridSpan w:val="2"/>
            <w:tcBorders>
              <w:top w:val="nil"/>
              <w:left w:val="nil"/>
              <w:bottom w:val="nil"/>
              <w:right w:val="nil"/>
            </w:tcBorders>
            <w:shd w:val="clear" w:color="auto" w:fill="auto"/>
            <w:hideMark/>
          </w:tcPr>
          <w:p w14:paraId="0539A498"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8,013</w:t>
            </w:r>
          </w:p>
        </w:tc>
      </w:tr>
      <w:tr w:rsidR="00A84F40" w:rsidRPr="009857EB" w14:paraId="079D2433" w14:textId="77777777" w:rsidTr="008925B5">
        <w:trPr>
          <w:gridAfter w:val="1"/>
          <w:wAfter w:w="6" w:type="dxa"/>
          <w:trHeight w:val="300"/>
        </w:trPr>
        <w:tc>
          <w:tcPr>
            <w:tcW w:w="1581" w:type="dxa"/>
            <w:gridSpan w:val="2"/>
            <w:tcBorders>
              <w:top w:val="nil"/>
              <w:left w:val="nil"/>
              <w:bottom w:val="nil"/>
              <w:right w:val="nil"/>
            </w:tcBorders>
            <w:shd w:val="clear" w:color="auto" w:fill="auto"/>
            <w:hideMark/>
          </w:tcPr>
          <w:p w14:paraId="41B89A9A" w14:textId="77777777" w:rsidR="00A84F40" w:rsidRPr="009857EB" w:rsidRDefault="00A84F40" w:rsidP="008925B5">
            <w:pPr>
              <w:spacing w:after="0" w:line="240" w:lineRule="auto"/>
              <w:rPr>
                <w:rFonts w:ascii="Calibri" w:eastAsia="Times New Roman" w:hAnsi="Calibri" w:cs="Times New Roman"/>
                <w:color w:val="000000"/>
                <w:sz w:val="18"/>
                <w:szCs w:val="18"/>
                <w:lang w:eastAsia="nl-NL" w:bidi="ar-SA"/>
              </w:rPr>
            </w:pPr>
            <w:r>
              <w:rPr>
                <w:rFonts w:ascii="Calibri" w:eastAsia="Times New Roman" w:hAnsi="Calibri" w:cs="Times New Roman"/>
                <w:color w:val="000000"/>
                <w:sz w:val="18"/>
                <w:szCs w:val="18"/>
                <w:lang w:eastAsia="nl-NL" w:bidi="ar-SA"/>
              </w:rPr>
              <w:t>Tropical livestock</w:t>
            </w:r>
          </w:p>
        </w:tc>
        <w:tc>
          <w:tcPr>
            <w:tcW w:w="1675" w:type="dxa"/>
            <w:tcBorders>
              <w:top w:val="nil"/>
              <w:left w:val="nil"/>
              <w:bottom w:val="nil"/>
              <w:right w:val="nil"/>
            </w:tcBorders>
          </w:tcPr>
          <w:p w14:paraId="620FD0DF" w14:textId="77777777" w:rsidR="00A84F40" w:rsidRPr="000C3507" w:rsidRDefault="00A84F40" w:rsidP="008925B5">
            <w:pPr>
              <w:spacing w:after="0" w:line="240" w:lineRule="auto"/>
              <w:rPr>
                <w:rFonts w:ascii="Calibri" w:eastAsia="Times New Roman" w:hAnsi="Calibri" w:cs="Times New Roman"/>
                <w:color w:val="000000"/>
                <w:sz w:val="18"/>
                <w:szCs w:val="18"/>
                <w:lang w:eastAsia="nl-NL" w:bidi="ar-SA"/>
              </w:rPr>
            </w:pPr>
            <w:r>
              <w:rPr>
                <w:rFonts w:asciiTheme="minorHAnsi" w:eastAsia="Times New Roman" w:hAnsiTheme="minorHAnsi" w:cs="Times New Roman"/>
                <w:color w:val="000000"/>
                <w:sz w:val="18"/>
                <w:szCs w:val="18"/>
                <w:lang w:eastAsia="nl-NL"/>
              </w:rPr>
              <w:t>Tropical Livesto</w:t>
            </w:r>
            <w:r w:rsidRPr="00571B75">
              <w:rPr>
                <w:rFonts w:asciiTheme="minorHAnsi" w:eastAsia="Times New Roman" w:hAnsiTheme="minorHAnsi" w:cs="Times New Roman"/>
                <w:color w:val="000000"/>
                <w:sz w:val="18"/>
                <w:szCs w:val="18"/>
                <w:lang w:eastAsia="nl-NL"/>
              </w:rPr>
              <w:t>ck Unit</w:t>
            </w:r>
          </w:p>
        </w:tc>
        <w:tc>
          <w:tcPr>
            <w:tcW w:w="863" w:type="dxa"/>
            <w:tcBorders>
              <w:top w:val="nil"/>
              <w:left w:val="nil"/>
              <w:bottom w:val="nil"/>
              <w:right w:val="nil"/>
            </w:tcBorders>
            <w:shd w:val="clear" w:color="auto" w:fill="auto"/>
            <w:hideMark/>
          </w:tcPr>
          <w:p w14:paraId="13CCED6E"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3.179</w:t>
            </w:r>
          </w:p>
        </w:tc>
        <w:tc>
          <w:tcPr>
            <w:tcW w:w="1211" w:type="dxa"/>
            <w:gridSpan w:val="2"/>
            <w:tcBorders>
              <w:top w:val="nil"/>
              <w:left w:val="nil"/>
              <w:bottom w:val="nil"/>
              <w:right w:val="nil"/>
            </w:tcBorders>
            <w:shd w:val="clear" w:color="auto" w:fill="auto"/>
            <w:hideMark/>
          </w:tcPr>
          <w:p w14:paraId="37BD5673"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12.625</w:t>
            </w:r>
          </w:p>
        </w:tc>
        <w:tc>
          <w:tcPr>
            <w:tcW w:w="863" w:type="dxa"/>
            <w:tcBorders>
              <w:top w:val="nil"/>
              <w:left w:val="nil"/>
              <w:bottom w:val="nil"/>
              <w:right w:val="nil"/>
            </w:tcBorders>
            <w:shd w:val="clear" w:color="auto" w:fill="auto"/>
            <w:hideMark/>
          </w:tcPr>
          <w:p w14:paraId="75AA4A2C"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0</w:t>
            </w:r>
          </w:p>
        </w:tc>
        <w:tc>
          <w:tcPr>
            <w:tcW w:w="1260" w:type="dxa"/>
            <w:tcBorders>
              <w:top w:val="nil"/>
              <w:left w:val="nil"/>
              <w:bottom w:val="nil"/>
              <w:right w:val="nil"/>
            </w:tcBorders>
            <w:shd w:val="clear" w:color="auto" w:fill="auto"/>
            <w:hideMark/>
          </w:tcPr>
          <w:p w14:paraId="20EC765E"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632.100</w:t>
            </w:r>
          </w:p>
        </w:tc>
        <w:tc>
          <w:tcPr>
            <w:tcW w:w="834" w:type="dxa"/>
            <w:gridSpan w:val="2"/>
            <w:tcBorders>
              <w:top w:val="nil"/>
              <w:left w:val="nil"/>
              <w:bottom w:val="nil"/>
              <w:right w:val="nil"/>
            </w:tcBorders>
            <w:shd w:val="clear" w:color="auto" w:fill="auto"/>
            <w:hideMark/>
          </w:tcPr>
          <w:p w14:paraId="2A85BBB5"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25.642</w:t>
            </w:r>
          </w:p>
        </w:tc>
        <w:tc>
          <w:tcPr>
            <w:tcW w:w="739" w:type="dxa"/>
            <w:gridSpan w:val="2"/>
            <w:tcBorders>
              <w:top w:val="nil"/>
              <w:left w:val="nil"/>
              <w:bottom w:val="nil"/>
              <w:right w:val="nil"/>
            </w:tcBorders>
            <w:shd w:val="clear" w:color="auto" w:fill="auto"/>
            <w:hideMark/>
          </w:tcPr>
          <w:p w14:paraId="677ED423"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5,878</w:t>
            </w:r>
          </w:p>
        </w:tc>
      </w:tr>
      <w:tr w:rsidR="00A84F40" w:rsidRPr="009857EB" w14:paraId="3AF70E81" w14:textId="77777777" w:rsidTr="008925B5">
        <w:trPr>
          <w:gridAfter w:val="1"/>
          <w:wAfter w:w="6" w:type="dxa"/>
          <w:trHeight w:val="300"/>
        </w:trPr>
        <w:tc>
          <w:tcPr>
            <w:tcW w:w="1581" w:type="dxa"/>
            <w:gridSpan w:val="2"/>
            <w:tcBorders>
              <w:top w:val="nil"/>
              <w:left w:val="nil"/>
              <w:bottom w:val="nil"/>
              <w:right w:val="nil"/>
            </w:tcBorders>
            <w:shd w:val="clear" w:color="auto" w:fill="auto"/>
            <w:hideMark/>
          </w:tcPr>
          <w:p w14:paraId="32827811" w14:textId="77777777" w:rsidR="00A84F40" w:rsidRPr="009857EB" w:rsidRDefault="00A84F40" w:rsidP="008925B5">
            <w:pPr>
              <w:spacing w:after="0" w:line="240" w:lineRule="auto"/>
              <w:rPr>
                <w:rFonts w:ascii="Calibri" w:eastAsia="Times New Roman" w:hAnsi="Calibri" w:cs="Times New Roman"/>
                <w:color w:val="000000"/>
                <w:sz w:val="18"/>
                <w:szCs w:val="18"/>
                <w:lang w:eastAsia="nl-NL" w:bidi="ar-SA"/>
              </w:rPr>
            </w:pPr>
            <w:r>
              <w:rPr>
                <w:rFonts w:ascii="Calibri" w:eastAsia="Times New Roman" w:hAnsi="Calibri" w:cs="Times New Roman"/>
                <w:color w:val="000000"/>
                <w:sz w:val="18"/>
                <w:szCs w:val="18"/>
                <w:lang w:eastAsia="nl-NL" w:bidi="ar-SA"/>
              </w:rPr>
              <w:t>Credit or saving group</w:t>
            </w:r>
          </w:p>
        </w:tc>
        <w:tc>
          <w:tcPr>
            <w:tcW w:w="1675" w:type="dxa"/>
            <w:tcBorders>
              <w:top w:val="nil"/>
              <w:left w:val="nil"/>
              <w:bottom w:val="nil"/>
              <w:right w:val="nil"/>
            </w:tcBorders>
          </w:tcPr>
          <w:p w14:paraId="5244FF36" w14:textId="77777777" w:rsidR="00A84F40" w:rsidRPr="000C3507" w:rsidRDefault="00A84F40" w:rsidP="008925B5">
            <w:pPr>
              <w:spacing w:after="0" w:line="240" w:lineRule="auto"/>
              <w:rPr>
                <w:rFonts w:ascii="Calibri" w:eastAsia="Times New Roman" w:hAnsi="Calibri" w:cs="Times New Roman"/>
                <w:color w:val="000000"/>
                <w:sz w:val="18"/>
                <w:szCs w:val="18"/>
                <w:lang w:eastAsia="nl-NL" w:bidi="ar-SA"/>
              </w:rPr>
            </w:pPr>
            <w:r w:rsidRPr="00571B75">
              <w:rPr>
                <w:rFonts w:asciiTheme="minorHAnsi" w:eastAsia="Times New Roman" w:hAnsiTheme="minorHAnsi" w:cs="Times New Roman"/>
                <w:color w:val="000000"/>
                <w:sz w:val="18"/>
                <w:szCs w:val="18"/>
                <w:lang w:eastAsia="nl-NL"/>
              </w:rPr>
              <w:t>1 if at least one household member is member of a credit association (SACCO), 0 if not</w:t>
            </w:r>
          </w:p>
        </w:tc>
        <w:tc>
          <w:tcPr>
            <w:tcW w:w="863" w:type="dxa"/>
            <w:tcBorders>
              <w:top w:val="nil"/>
              <w:left w:val="nil"/>
              <w:bottom w:val="nil"/>
              <w:right w:val="nil"/>
            </w:tcBorders>
            <w:shd w:val="clear" w:color="auto" w:fill="auto"/>
            <w:hideMark/>
          </w:tcPr>
          <w:p w14:paraId="3BFFAF0E"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0.058</w:t>
            </w:r>
          </w:p>
        </w:tc>
        <w:tc>
          <w:tcPr>
            <w:tcW w:w="1211" w:type="dxa"/>
            <w:gridSpan w:val="2"/>
            <w:tcBorders>
              <w:top w:val="nil"/>
              <w:left w:val="nil"/>
              <w:bottom w:val="nil"/>
              <w:right w:val="nil"/>
            </w:tcBorders>
            <w:shd w:val="clear" w:color="auto" w:fill="auto"/>
            <w:hideMark/>
          </w:tcPr>
          <w:p w14:paraId="5AEB9044"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0.234</w:t>
            </w:r>
          </w:p>
        </w:tc>
        <w:tc>
          <w:tcPr>
            <w:tcW w:w="863" w:type="dxa"/>
            <w:tcBorders>
              <w:top w:val="nil"/>
              <w:left w:val="nil"/>
              <w:bottom w:val="nil"/>
              <w:right w:val="nil"/>
            </w:tcBorders>
            <w:shd w:val="clear" w:color="auto" w:fill="auto"/>
            <w:hideMark/>
          </w:tcPr>
          <w:p w14:paraId="1A0A54ED"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0</w:t>
            </w:r>
          </w:p>
        </w:tc>
        <w:tc>
          <w:tcPr>
            <w:tcW w:w="1260" w:type="dxa"/>
            <w:tcBorders>
              <w:top w:val="nil"/>
              <w:left w:val="nil"/>
              <w:bottom w:val="nil"/>
              <w:right w:val="nil"/>
            </w:tcBorders>
            <w:shd w:val="clear" w:color="auto" w:fill="auto"/>
            <w:hideMark/>
          </w:tcPr>
          <w:p w14:paraId="1968C1DF"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1</w:t>
            </w:r>
          </w:p>
        </w:tc>
        <w:tc>
          <w:tcPr>
            <w:tcW w:w="834" w:type="dxa"/>
            <w:gridSpan w:val="2"/>
            <w:tcBorders>
              <w:top w:val="nil"/>
              <w:left w:val="nil"/>
              <w:bottom w:val="nil"/>
              <w:right w:val="nil"/>
            </w:tcBorders>
            <w:shd w:val="clear" w:color="auto" w:fill="auto"/>
            <w:hideMark/>
          </w:tcPr>
          <w:p w14:paraId="62E23D36"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3.778</w:t>
            </w:r>
          </w:p>
        </w:tc>
        <w:tc>
          <w:tcPr>
            <w:tcW w:w="739" w:type="dxa"/>
            <w:gridSpan w:val="2"/>
            <w:tcBorders>
              <w:top w:val="nil"/>
              <w:left w:val="nil"/>
              <w:bottom w:val="nil"/>
              <w:right w:val="nil"/>
            </w:tcBorders>
            <w:shd w:val="clear" w:color="auto" w:fill="auto"/>
            <w:hideMark/>
          </w:tcPr>
          <w:p w14:paraId="1C53191C" w14:textId="77777777" w:rsidR="00A84F40" w:rsidRPr="009857EB" w:rsidRDefault="00A84F40" w:rsidP="008925B5">
            <w:pPr>
              <w:spacing w:after="0" w:line="240" w:lineRule="auto"/>
              <w:rPr>
                <w:rFonts w:asciiTheme="minorHAnsi" w:eastAsia="Times New Roman" w:hAnsiTheme="minorHAnsi" w:cs="Times New Roman"/>
                <w:color w:val="000000"/>
                <w:sz w:val="18"/>
                <w:szCs w:val="18"/>
                <w:lang w:eastAsia="nl-NL"/>
              </w:rPr>
            </w:pPr>
            <w:r w:rsidRPr="001A4B8A">
              <w:rPr>
                <w:rFonts w:asciiTheme="minorHAnsi" w:eastAsia="Times New Roman" w:hAnsiTheme="minorHAnsi" w:cs="Times New Roman"/>
                <w:color w:val="000000"/>
                <w:sz w:val="18"/>
                <w:szCs w:val="18"/>
                <w:lang w:eastAsia="nl-NL"/>
              </w:rPr>
              <w:t>12,199</w:t>
            </w:r>
          </w:p>
        </w:tc>
      </w:tr>
    </w:tbl>
    <w:p w14:paraId="32F441B5" w14:textId="77777777" w:rsidR="00A84F40" w:rsidRPr="000C3507" w:rsidRDefault="00A84F40" w:rsidP="00A84F40"/>
    <w:p w14:paraId="5F89843C" w14:textId="77777777" w:rsidR="00A84F40" w:rsidRDefault="00A84F40" w:rsidP="00A84F40">
      <w:pPr>
        <w:spacing w:after="0" w:line="360" w:lineRule="auto"/>
        <w:jc w:val="both"/>
        <w:rPr>
          <w:rFonts w:asciiTheme="minorHAnsi" w:hAnsiTheme="minorHAnsi"/>
          <w:lang w:bidi="ar-SA"/>
        </w:rPr>
      </w:pPr>
      <w:r>
        <w:rPr>
          <w:rFonts w:asciiTheme="minorHAnsi" w:hAnsiTheme="minorHAnsi"/>
          <w:lang w:bidi="ar-SA"/>
        </w:rPr>
        <w:t>Then, we</w:t>
      </w:r>
      <w:r w:rsidRPr="00F175B3">
        <w:rPr>
          <w:rFonts w:asciiTheme="minorHAnsi" w:hAnsiTheme="minorHAnsi"/>
          <w:lang w:bidi="ar-SA"/>
        </w:rPr>
        <w:t xml:space="preserve"> </w:t>
      </w:r>
      <w:r>
        <w:rPr>
          <w:rFonts w:asciiTheme="minorHAnsi" w:hAnsiTheme="minorHAnsi"/>
          <w:lang w:bidi="ar-SA"/>
        </w:rPr>
        <w:t>include</w:t>
      </w:r>
      <w:r w:rsidRPr="00F175B3">
        <w:rPr>
          <w:rFonts w:asciiTheme="minorHAnsi" w:hAnsiTheme="minorHAnsi"/>
          <w:lang w:bidi="ar-SA"/>
        </w:rPr>
        <w:t xml:space="preserve"> different region</w:t>
      </w:r>
      <w:r>
        <w:rPr>
          <w:rFonts w:asciiTheme="minorHAnsi" w:hAnsiTheme="minorHAnsi"/>
          <w:lang w:bidi="ar-SA"/>
        </w:rPr>
        <w:t>al zones</w:t>
      </w:r>
      <w:r w:rsidRPr="00F175B3">
        <w:rPr>
          <w:rFonts w:asciiTheme="minorHAnsi" w:hAnsiTheme="minorHAnsi"/>
          <w:lang w:bidi="ar-SA"/>
        </w:rPr>
        <w:t xml:space="preserve"> within Tanzania</w:t>
      </w:r>
      <w:r>
        <w:rPr>
          <w:rFonts w:asciiTheme="minorHAnsi" w:hAnsiTheme="minorHAnsi"/>
          <w:lang w:bidi="ar-SA"/>
        </w:rPr>
        <w:t xml:space="preserve"> in our regressions, to control for regional differences that might influence the outcome variables. We divide Tanzania in nine zones:  the northern zone, the eastern zone, the southern zone, the western zone, the central zone, the southern highlands, the lake zone and the island Zanzibar. We use the Central zone as the reference zone in our analyses. Figure 5 shows a map of the zones. </w:t>
      </w:r>
      <w:r w:rsidRPr="00F175B3">
        <w:rPr>
          <w:rFonts w:asciiTheme="minorHAnsi" w:hAnsiTheme="minorHAnsi"/>
          <w:lang w:bidi="ar-SA"/>
        </w:rPr>
        <w:t>Similarly,</w:t>
      </w:r>
      <w:r>
        <w:rPr>
          <w:rFonts w:asciiTheme="minorHAnsi" w:hAnsiTheme="minorHAnsi"/>
          <w:lang w:bidi="ar-SA"/>
        </w:rPr>
        <w:t xml:space="preserve"> we</w:t>
      </w:r>
      <w:r w:rsidRPr="00F175B3">
        <w:rPr>
          <w:rFonts w:asciiTheme="minorHAnsi" w:hAnsiTheme="minorHAnsi"/>
          <w:lang w:bidi="ar-SA"/>
        </w:rPr>
        <w:t xml:space="preserve"> control for average annual weather conditions, more specifically temperature and rainfall. Lastly, we have included the distance from the household  to nearest town and to the nearest market in our analysis.</w:t>
      </w:r>
    </w:p>
    <w:p w14:paraId="39A2D693" w14:textId="77777777" w:rsidR="00A84F40" w:rsidRDefault="00A84F40" w:rsidP="00A84F40">
      <w:pPr>
        <w:spacing w:after="0" w:line="360" w:lineRule="auto"/>
        <w:jc w:val="both"/>
        <w:rPr>
          <w:rFonts w:asciiTheme="minorHAnsi" w:hAnsiTheme="minorHAnsi"/>
          <w:lang w:bidi="ar-SA"/>
        </w:rPr>
      </w:pPr>
    </w:p>
    <w:p w14:paraId="370EAB02" w14:textId="77777777" w:rsidR="00A84F40" w:rsidRDefault="00A84F40" w:rsidP="00A84F40">
      <w:pPr>
        <w:pStyle w:val="Bijschrift"/>
        <w:keepNext/>
      </w:pPr>
      <w:r>
        <w:t>Tabel 7 geographical- and climate variables</w:t>
      </w:r>
    </w:p>
    <w:tbl>
      <w:tblPr>
        <w:tblW w:w="11610" w:type="dxa"/>
        <w:tblCellMar>
          <w:left w:w="70" w:type="dxa"/>
          <w:right w:w="70" w:type="dxa"/>
        </w:tblCellMar>
        <w:tblLook w:val="04A0" w:firstRow="1" w:lastRow="0" w:firstColumn="1" w:lastColumn="0" w:noHBand="0" w:noVBand="1"/>
      </w:tblPr>
      <w:tblGrid>
        <w:gridCol w:w="1517"/>
        <w:gridCol w:w="2358"/>
        <w:gridCol w:w="1095"/>
        <w:gridCol w:w="1299"/>
        <w:gridCol w:w="663"/>
        <w:gridCol w:w="924"/>
        <w:gridCol w:w="938"/>
        <w:gridCol w:w="869"/>
        <w:gridCol w:w="1947"/>
      </w:tblGrid>
      <w:tr w:rsidR="00A84F40" w:rsidRPr="00571B75" w14:paraId="5FDD43C3" w14:textId="77777777" w:rsidTr="008925B5">
        <w:trPr>
          <w:gridAfter w:val="1"/>
          <w:wAfter w:w="1947" w:type="dxa"/>
          <w:trHeight w:val="97"/>
        </w:trPr>
        <w:tc>
          <w:tcPr>
            <w:tcW w:w="1517" w:type="dxa"/>
            <w:tcBorders>
              <w:top w:val="nil"/>
              <w:left w:val="nil"/>
              <w:bottom w:val="nil"/>
              <w:right w:val="nil"/>
            </w:tcBorders>
            <w:shd w:val="clear" w:color="auto" w:fill="auto"/>
            <w:hideMark/>
          </w:tcPr>
          <w:p w14:paraId="48C32AE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Variable</w:t>
            </w:r>
          </w:p>
        </w:tc>
        <w:tc>
          <w:tcPr>
            <w:tcW w:w="2358" w:type="dxa"/>
            <w:tcBorders>
              <w:top w:val="nil"/>
              <w:left w:val="nil"/>
              <w:bottom w:val="nil"/>
              <w:right w:val="nil"/>
            </w:tcBorders>
            <w:shd w:val="clear" w:color="auto" w:fill="auto"/>
            <w:hideMark/>
          </w:tcPr>
          <w:p w14:paraId="02514B6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Description</w:t>
            </w:r>
          </w:p>
        </w:tc>
        <w:tc>
          <w:tcPr>
            <w:tcW w:w="1095" w:type="dxa"/>
            <w:tcBorders>
              <w:top w:val="nil"/>
              <w:left w:val="nil"/>
              <w:bottom w:val="nil"/>
              <w:right w:val="nil"/>
            </w:tcBorders>
            <w:shd w:val="clear" w:color="auto" w:fill="auto"/>
            <w:hideMark/>
          </w:tcPr>
          <w:p w14:paraId="03C5F7A6"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Mean</w:t>
            </w:r>
          </w:p>
        </w:tc>
        <w:tc>
          <w:tcPr>
            <w:tcW w:w="1299" w:type="dxa"/>
            <w:tcBorders>
              <w:top w:val="nil"/>
              <w:left w:val="nil"/>
              <w:bottom w:val="nil"/>
              <w:right w:val="nil"/>
            </w:tcBorders>
            <w:shd w:val="clear" w:color="auto" w:fill="auto"/>
            <w:hideMark/>
          </w:tcPr>
          <w:p w14:paraId="5CBA574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St. Deviation</w:t>
            </w:r>
          </w:p>
        </w:tc>
        <w:tc>
          <w:tcPr>
            <w:tcW w:w="663" w:type="dxa"/>
            <w:tcBorders>
              <w:top w:val="nil"/>
              <w:left w:val="nil"/>
              <w:bottom w:val="nil"/>
              <w:right w:val="nil"/>
            </w:tcBorders>
            <w:shd w:val="clear" w:color="auto" w:fill="auto"/>
            <w:hideMark/>
          </w:tcPr>
          <w:p w14:paraId="73B208B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Min</w:t>
            </w:r>
          </w:p>
        </w:tc>
        <w:tc>
          <w:tcPr>
            <w:tcW w:w="924" w:type="dxa"/>
            <w:tcBorders>
              <w:top w:val="nil"/>
              <w:left w:val="nil"/>
              <w:bottom w:val="nil"/>
              <w:right w:val="nil"/>
            </w:tcBorders>
            <w:shd w:val="clear" w:color="auto" w:fill="auto"/>
            <w:hideMark/>
          </w:tcPr>
          <w:p w14:paraId="1004E9D7"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Max</w:t>
            </w:r>
          </w:p>
        </w:tc>
        <w:tc>
          <w:tcPr>
            <w:tcW w:w="938" w:type="dxa"/>
            <w:tcBorders>
              <w:top w:val="nil"/>
              <w:left w:val="nil"/>
              <w:bottom w:val="nil"/>
              <w:right w:val="nil"/>
            </w:tcBorders>
            <w:shd w:val="clear" w:color="auto" w:fill="auto"/>
            <w:hideMark/>
          </w:tcPr>
          <w:p w14:paraId="278B87BE"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Skew</w:t>
            </w:r>
          </w:p>
        </w:tc>
        <w:tc>
          <w:tcPr>
            <w:tcW w:w="869" w:type="dxa"/>
            <w:tcBorders>
              <w:top w:val="nil"/>
              <w:left w:val="nil"/>
              <w:bottom w:val="nil"/>
              <w:right w:val="nil"/>
            </w:tcBorders>
            <w:shd w:val="clear" w:color="auto" w:fill="auto"/>
            <w:hideMark/>
          </w:tcPr>
          <w:p w14:paraId="2EE3451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Valid N</w:t>
            </w:r>
          </w:p>
        </w:tc>
      </w:tr>
      <w:tr w:rsidR="00A84F40" w:rsidRPr="00571B75" w14:paraId="576E05CD" w14:textId="77777777" w:rsidTr="008925B5">
        <w:trPr>
          <w:trHeight w:val="51"/>
        </w:trPr>
        <w:tc>
          <w:tcPr>
            <w:tcW w:w="11610" w:type="dxa"/>
            <w:gridSpan w:val="9"/>
            <w:tcBorders>
              <w:top w:val="nil"/>
              <w:left w:val="nil"/>
              <w:bottom w:val="single" w:sz="8" w:space="0" w:color="000000"/>
              <w:right w:val="nil"/>
            </w:tcBorders>
            <w:shd w:val="clear" w:color="auto" w:fill="auto"/>
            <w:hideMark/>
          </w:tcPr>
          <w:p w14:paraId="467D7E9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71B75" w14:paraId="2BA9CDFE" w14:textId="77777777" w:rsidTr="008925B5">
        <w:trPr>
          <w:gridAfter w:val="1"/>
          <w:wAfter w:w="1947" w:type="dxa"/>
          <w:trHeight w:val="293"/>
        </w:trPr>
        <w:tc>
          <w:tcPr>
            <w:tcW w:w="1517" w:type="dxa"/>
            <w:tcBorders>
              <w:top w:val="nil"/>
              <w:left w:val="nil"/>
              <w:bottom w:val="nil"/>
              <w:right w:val="nil"/>
            </w:tcBorders>
            <w:shd w:val="clear" w:color="auto" w:fill="auto"/>
            <w:noWrap/>
            <w:hideMark/>
          </w:tcPr>
          <w:p w14:paraId="32E163FD"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Central Zone</w:t>
            </w:r>
          </w:p>
        </w:tc>
        <w:tc>
          <w:tcPr>
            <w:tcW w:w="2358" w:type="dxa"/>
            <w:tcBorders>
              <w:top w:val="nil"/>
              <w:left w:val="nil"/>
              <w:bottom w:val="nil"/>
              <w:right w:val="nil"/>
            </w:tcBorders>
            <w:shd w:val="clear" w:color="auto" w:fill="auto"/>
            <w:hideMark/>
          </w:tcPr>
          <w:p w14:paraId="0BC5A493"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1 if the household lives in the central zone, 0 if not</w:t>
            </w:r>
          </w:p>
        </w:tc>
        <w:tc>
          <w:tcPr>
            <w:tcW w:w="1095" w:type="dxa"/>
            <w:tcBorders>
              <w:top w:val="nil"/>
              <w:left w:val="nil"/>
              <w:bottom w:val="nil"/>
              <w:right w:val="nil"/>
            </w:tcBorders>
            <w:shd w:val="clear" w:color="auto" w:fill="auto"/>
            <w:hideMark/>
          </w:tcPr>
          <w:p w14:paraId="38474FB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0.045</w:t>
            </w:r>
          </w:p>
        </w:tc>
        <w:tc>
          <w:tcPr>
            <w:tcW w:w="1299" w:type="dxa"/>
            <w:tcBorders>
              <w:top w:val="nil"/>
              <w:left w:val="nil"/>
              <w:bottom w:val="nil"/>
              <w:right w:val="nil"/>
            </w:tcBorders>
            <w:shd w:val="clear" w:color="auto" w:fill="auto"/>
            <w:hideMark/>
          </w:tcPr>
          <w:p w14:paraId="22C97DFD"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0.208</w:t>
            </w:r>
          </w:p>
        </w:tc>
        <w:tc>
          <w:tcPr>
            <w:tcW w:w="663" w:type="dxa"/>
            <w:tcBorders>
              <w:top w:val="nil"/>
              <w:left w:val="nil"/>
              <w:bottom w:val="nil"/>
              <w:right w:val="nil"/>
            </w:tcBorders>
            <w:shd w:val="clear" w:color="auto" w:fill="auto"/>
            <w:hideMark/>
          </w:tcPr>
          <w:p w14:paraId="26F3255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58EC003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w:t>
            </w:r>
          </w:p>
        </w:tc>
        <w:tc>
          <w:tcPr>
            <w:tcW w:w="938" w:type="dxa"/>
            <w:tcBorders>
              <w:top w:val="nil"/>
              <w:left w:val="nil"/>
              <w:bottom w:val="nil"/>
              <w:right w:val="nil"/>
            </w:tcBorders>
            <w:shd w:val="clear" w:color="auto" w:fill="auto"/>
            <w:hideMark/>
          </w:tcPr>
          <w:p w14:paraId="70D17C7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4.372</w:t>
            </w:r>
          </w:p>
        </w:tc>
        <w:tc>
          <w:tcPr>
            <w:tcW w:w="869" w:type="dxa"/>
            <w:tcBorders>
              <w:top w:val="nil"/>
              <w:left w:val="nil"/>
              <w:bottom w:val="nil"/>
              <w:right w:val="nil"/>
            </w:tcBorders>
            <w:shd w:val="clear" w:color="auto" w:fill="auto"/>
            <w:hideMark/>
          </w:tcPr>
          <w:p w14:paraId="2FA01747"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12,199</w:t>
            </w:r>
          </w:p>
        </w:tc>
      </w:tr>
      <w:tr w:rsidR="00A84F40" w:rsidRPr="00571B75" w14:paraId="4F37E058" w14:textId="77777777" w:rsidTr="008925B5">
        <w:trPr>
          <w:gridAfter w:val="1"/>
          <w:wAfter w:w="1947" w:type="dxa"/>
          <w:trHeight w:val="293"/>
        </w:trPr>
        <w:tc>
          <w:tcPr>
            <w:tcW w:w="1517" w:type="dxa"/>
            <w:tcBorders>
              <w:top w:val="nil"/>
              <w:left w:val="nil"/>
              <w:bottom w:val="nil"/>
              <w:right w:val="nil"/>
            </w:tcBorders>
            <w:shd w:val="clear" w:color="auto" w:fill="auto"/>
            <w:noWrap/>
            <w:hideMark/>
          </w:tcPr>
          <w:p w14:paraId="2C5062E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Eastern Zone</w:t>
            </w:r>
          </w:p>
        </w:tc>
        <w:tc>
          <w:tcPr>
            <w:tcW w:w="2358" w:type="dxa"/>
            <w:tcBorders>
              <w:top w:val="nil"/>
              <w:left w:val="nil"/>
              <w:bottom w:val="nil"/>
              <w:right w:val="nil"/>
            </w:tcBorders>
            <w:shd w:val="clear" w:color="auto" w:fill="auto"/>
            <w:hideMark/>
          </w:tcPr>
          <w:p w14:paraId="22EE819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1 if the household lives in the eastern zone, 0 if not</w:t>
            </w:r>
          </w:p>
        </w:tc>
        <w:tc>
          <w:tcPr>
            <w:tcW w:w="1095" w:type="dxa"/>
            <w:tcBorders>
              <w:top w:val="nil"/>
              <w:left w:val="nil"/>
              <w:bottom w:val="nil"/>
              <w:right w:val="nil"/>
            </w:tcBorders>
            <w:shd w:val="clear" w:color="auto" w:fill="auto"/>
            <w:hideMark/>
          </w:tcPr>
          <w:p w14:paraId="32EE89F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0.220</w:t>
            </w:r>
          </w:p>
        </w:tc>
        <w:tc>
          <w:tcPr>
            <w:tcW w:w="1299" w:type="dxa"/>
            <w:tcBorders>
              <w:top w:val="nil"/>
              <w:left w:val="nil"/>
              <w:bottom w:val="nil"/>
              <w:right w:val="nil"/>
            </w:tcBorders>
            <w:shd w:val="clear" w:color="auto" w:fill="auto"/>
            <w:hideMark/>
          </w:tcPr>
          <w:p w14:paraId="042FE29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0.414</w:t>
            </w:r>
          </w:p>
        </w:tc>
        <w:tc>
          <w:tcPr>
            <w:tcW w:w="663" w:type="dxa"/>
            <w:tcBorders>
              <w:top w:val="nil"/>
              <w:left w:val="nil"/>
              <w:bottom w:val="nil"/>
              <w:right w:val="nil"/>
            </w:tcBorders>
            <w:shd w:val="clear" w:color="auto" w:fill="auto"/>
            <w:hideMark/>
          </w:tcPr>
          <w:p w14:paraId="3C135E4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4E143A2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w:t>
            </w:r>
          </w:p>
        </w:tc>
        <w:tc>
          <w:tcPr>
            <w:tcW w:w="938" w:type="dxa"/>
            <w:tcBorders>
              <w:top w:val="nil"/>
              <w:left w:val="nil"/>
              <w:bottom w:val="nil"/>
              <w:right w:val="nil"/>
            </w:tcBorders>
            <w:shd w:val="clear" w:color="auto" w:fill="auto"/>
            <w:hideMark/>
          </w:tcPr>
          <w:p w14:paraId="7907059C"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1.352</w:t>
            </w:r>
          </w:p>
        </w:tc>
        <w:tc>
          <w:tcPr>
            <w:tcW w:w="869" w:type="dxa"/>
            <w:tcBorders>
              <w:top w:val="nil"/>
              <w:left w:val="nil"/>
              <w:bottom w:val="nil"/>
              <w:right w:val="nil"/>
            </w:tcBorders>
            <w:shd w:val="clear" w:color="auto" w:fill="auto"/>
            <w:hideMark/>
          </w:tcPr>
          <w:p w14:paraId="1D6F3B0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12,199</w:t>
            </w:r>
          </w:p>
        </w:tc>
      </w:tr>
      <w:tr w:rsidR="00A84F40" w:rsidRPr="00571B75" w14:paraId="0AEA96F1" w14:textId="77777777" w:rsidTr="008925B5">
        <w:trPr>
          <w:gridAfter w:val="1"/>
          <w:wAfter w:w="1947" w:type="dxa"/>
          <w:trHeight w:val="293"/>
        </w:trPr>
        <w:tc>
          <w:tcPr>
            <w:tcW w:w="1517" w:type="dxa"/>
            <w:tcBorders>
              <w:top w:val="nil"/>
              <w:left w:val="nil"/>
              <w:bottom w:val="nil"/>
              <w:right w:val="nil"/>
            </w:tcBorders>
            <w:shd w:val="clear" w:color="auto" w:fill="auto"/>
            <w:noWrap/>
            <w:hideMark/>
          </w:tcPr>
          <w:p w14:paraId="2DA66C4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Lake Zone</w:t>
            </w:r>
          </w:p>
        </w:tc>
        <w:tc>
          <w:tcPr>
            <w:tcW w:w="2358" w:type="dxa"/>
            <w:tcBorders>
              <w:top w:val="nil"/>
              <w:left w:val="nil"/>
              <w:bottom w:val="nil"/>
              <w:right w:val="nil"/>
            </w:tcBorders>
            <w:shd w:val="clear" w:color="auto" w:fill="auto"/>
            <w:hideMark/>
          </w:tcPr>
          <w:p w14:paraId="6494D79A"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1 if the household lives in the Lake Zone, o if not</w:t>
            </w:r>
          </w:p>
        </w:tc>
        <w:tc>
          <w:tcPr>
            <w:tcW w:w="1095" w:type="dxa"/>
            <w:tcBorders>
              <w:top w:val="nil"/>
              <w:left w:val="nil"/>
              <w:bottom w:val="nil"/>
              <w:right w:val="nil"/>
            </w:tcBorders>
            <w:shd w:val="clear" w:color="auto" w:fill="auto"/>
            <w:hideMark/>
          </w:tcPr>
          <w:p w14:paraId="3D2019CB"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0.110</w:t>
            </w:r>
          </w:p>
        </w:tc>
        <w:tc>
          <w:tcPr>
            <w:tcW w:w="1299" w:type="dxa"/>
            <w:tcBorders>
              <w:top w:val="nil"/>
              <w:left w:val="nil"/>
              <w:bottom w:val="nil"/>
              <w:right w:val="nil"/>
            </w:tcBorders>
            <w:shd w:val="clear" w:color="auto" w:fill="auto"/>
            <w:hideMark/>
          </w:tcPr>
          <w:p w14:paraId="138A5B56"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0.312</w:t>
            </w:r>
          </w:p>
        </w:tc>
        <w:tc>
          <w:tcPr>
            <w:tcW w:w="663" w:type="dxa"/>
            <w:tcBorders>
              <w:top w:val="nil"/>
              <w:left w:val="nil"/>
              <w:bottom w:val="nil"/>
              <w:right w:val="nil"/>
            </w:tcBorders>
            <w:shd w:val="clear" w:color="auto" w:fill="auto"/>
            <w:hideMark/>
          </w:tcPr>
          <w:p w14:paraId="3DDEBCDF"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25008D8E"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w:t>
            </w:r>
          </w:p>
        </w:tc>
        <w:tc>
          <w:tcPr>
            <w:tcW w:w="938" w:type="dxa"/>
            <w:tcBorders>
              <w:top w:val="nil"/>
              <w:left w:val="nil"/>
              <w:bottom w:val="nil"/>
              <w:right w:val="nil"/>
            </w:tcBorders>
            <w:shd w:val="clear" w:color="auto" w:fill="auto"/>
            <w:hideMark/>
          </w:tcPr>
          <w:p w14:paraId="2143528F"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2.501</w:t>
            </w:r>
          </w:p>
        </w:tc>
        <w:tc>
          <w:tcPr>
            <w:tcW w:w="869" w:type="dxa"/>
            <w:tcBorders>
              <w:top w:val="nil"/>
              <w:left w:val="nil"/>
              <w:bottom w:val="nil"/>
              <w:right w:val="nil"/>
            </w:tcBorders>
            <w:shd w:val="clear" w:color="auto" w:fill="auto"/>
            <w:hideMark/>
          </w:tcPr>
          <w:p w14:paraId="2EC306DA"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12,199</w:t>
            </w:r>
          </w:p>
        </w:tc>
      </w:tr>
      <w:tr w:rsidR="00A84F40" w:rsidRPr="00571B75" w14:paraId="527BE1FE" w14:textId="77777777" w:rsidTr="008925B5">
        <w:trPr>
          <w:gridAfter w:val="1"/>
          <w:wAfter w:w="1947" w:type="dxa"/>
          <w:trHeight w:val="296"/>
        </w:trPr>
        <w:tc>
          <w:tcPr>
            <w:tcW w:w="1517" w:type="dxa"/>
            <w:tcBorders>
              <w:top w:val="nil"/>
              <w:left w:val="nil"/>
              <w:bottom w:val="nil"/>
              <w:right w:val="nil"/>
            </w:tcBorders>
            <w:shd w:val="clear" w:color="auto" w:fill="auto"/>
            <w:noWrap/>
            <w:hideMark/>
          </w:tcPr>
          <w:p w14:paraId="64AD427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Northern Zone</w:t>
            </w:r>
          </w:p>
        </w:tc>
        <w:tc>
          <w:tcPr>
            <w:tcW w:w="2358" w:type="dxa"/>
            <w:tcBorders>
              <w:top w:val="nil"/>
              <w:left w:val="nil"/>
              <w:bottom w:val="nil"/>
              <w:right w:val="nil"/>
            </w:tcBorders>
            <w:shd w:val="clear" w:color="auto" w:fill="auto"/>
            <w:hideMark/>
          </w:tcPr>
          <w:p w14:paraId="65DAA6F1"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1 if the household lives in the Northern Zone, 0 if not</w:t>
            </w:r>
          </w:p>
        </w:tc>
        <w:tc>
          <w:tcPr>
            <w:tcW w:w="1095" w:type="dxa"/>
            <w:tcBorders>
              <w:top w:val="nil"/>
              <w:left w:val="nil"/>
              <w:bottom w:val="nil"/>
              <w:right w:val="nil"/>
            </w:tcBorders>
            <w:shd w:val="clear" w:color="auto" w:fill="auto"/>
            <w:hideMark/>
          </w:tcPr>
          <w:p w14:paraId="104346BE"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0.114</w:t>
            </w:r>
          </w:p>
        </w:tc>
        <w:tc>
          <w:tcPr>
            <w:tcW w:w="1299" w:type="dxa"/>
            <w:tcBorders>
              <w:top w:val="nil"/>
              <w:left w:val="nil"/>
              <w:bottom w:val="nil"/>
              <w:right w:val="nil"/>
            </w:tcBorders>
            <w:shd w:val="clear" w:color="auto" w:fill="auto"/>
            <w:hideMark/>
          </w:tcPr>
          <w:p w14:paraId="7FFD9CAB"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0.317</w:t>
            </w:r>
          </w:p>
        </w:tc>
        <w:tc>
          <w:tcPr>
            <w:tcW w:w="663" w:type="dxa"/>
            <w:tcBorders>
              <w:top w:val="nil"/>
              <w:left w:val="nil"/>
              <w:bottom w:val="nil"/>
              <w:right w:val="nil"/>
            </w:tcBorders>
            <w:shd w:val="clear" w:color="auto" w:fill="auto"/>
            <w:hideMark/>
          </w:tcPr>
          <w:p w14:paraId="3F704E6C"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527D5A47"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w:t>
            </w:r>
          </w:p>
        </w:tc>
        <w:tc>
          <w:tcPr>
            <w:tcW w:w="938" w:type="dxa"/>
            <w:tcBorders>
              <w:top w:val="nil"/>
              <w:left w:val="nil"/>
              <w:bottom w:val="nil"/>
              <w:right w:val="nil"/>
            </w:tcBorders>
            <w:shd w:val="clear" w:color="auto" w:fill="auto"/>
            <w:hideMark/>
          </w:tcPr>
          <w:p w14:paraId="2DFD35DA"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2.434</w:t>
            </w:r>
          </w:p>
        </w:tc>
        <w:tc>
          <w:tcPr>
            <w:tcW w:w="869" w:type="dxa"/>
            <w:tcBorders>
              <w:top w:val="nil"/>
              <w:left w:val="nil"/>
              <w:bottom w:val="nil"/>
              <w:right w:val="nil"/>
            </w:tcBorders>
            <w:shd w:val="clear" w:color="auto" w:fill="auto"/>
            <w:hideMark/>
          </w:tcPr>
          <w:p w14:paraId="6607C0CA"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12,199</w:t>
            </w:r>
          </w:p>
        </w:tc>
      </w:tr>
      <w:tr w:rsidR="00A84F40" w:rsidRPr="00571B75" w14:paraId="5945398E" w14:textId="77777777" w:rsidTr="008925B5">
        <w:trPr>
          <w:gridAfter w:val="1"/>
          <w:wAfter w:w="1947" w:type="dxa"/>
          <w:trHeight w:val="357"/>
        </w:trPr>
        <w:tc>
          <w:tcPr>
            <w:tcW w:w="1517" w:type="dxa"/>
            <w:tcBorders>
              <w:top w:val="nil"/>
              <w:left w:val="nil"/>
              <w:bottom w:val="nil"/>
              <w:right w:val="nil"/>
            </w:tcBorders>
            <w:shd w:val="clear" w:color="auto" w:fill="auto"/>
            <w:noWrap/>
            <w:hideMark/>
          </w:tcPr>
          <w:p w14:paraId="7599BA97"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Southern Zone</w:t>
            </w:r>
          </w:p>
        </w:tc>
        <w:tc>
          <w:tcPr>
            <w:tcW w:w="2358" w:type="dxa"/>
            <w:tcBorders>
              <w:top w:val="nil"/>
              <w:left w:val="nil"/>
              <w:bottom w:val="nil"/>
              <w:right w:val="nil"/>
            </w:tcBorders>
            <w:shd w:val="clear" w:color="auto" w:fill="auto"/>
            <w:hideMark/>
          </w:tcPr>
          <w:p w14:paraId="25983396"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1 of the household lives in the Southern Zone, 0 if not</w:t>
            </w:r>
          </w:p>
        </w:tc>
        <w:tc>
          <w:tcPr>
            <w:tcW w:w="1095" w:type="dxa"/>
            <w:tcBorders>
              <w:top w:val="nil"/>
              <w:left w:val="nil"/>
              <w:bottom w:val="nil"/>
              <w:right w:val="nil"/>
            </w:tcBorders>
            <w:shd w:val="clear" w:color="auto" w:fill="auto"/>
            <w:hideMark/>
          </w:tcPr>
          <w:p w14:paraId="5AFFB75D"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0.150</w:t>
            </w:r>
          </w:p>
        </w:tc>
        <w:tc>
          <w:tcPr>
            <w:tcW w:w="1299" w:type="dxa"/>
            <w:tcBorders>
              <w:top w:val="nil"/>
              <w:left w:val="nil"/>
              <w:bottom w:val="nil"/>
              <w:right w:val="nil"/>
            </w:tcBorders>
            <w:shd w:val="clear" w:color="auto" w:fill="auto"/>
            <w:hideMark/>
          </w:tcPr>
          <w:p w14:paraId="1F2A5BA1"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0.357</w:t>
            </w:r>
          </w:p>
        </w:tc>
        <w:tc>
          <w:tcPr>
            <w:tcW w:w="663" w:type="dxa"/>
            <w:tcBorders>
              <w:top w:val="nil"/>
              <w:left w:val="nil"/>
              <w:bottom w:val="nil"/>
              <w:right w:val="nil"/>
            </w:tcBorders>
            <w:shd w:val="clear" w:color="auto" w:fill="auto"/>
            <w:hideMark/>
          </w:tcPr>
          <w:p w14:paraId="3709F81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147F8AEF"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w:t>
            </w:r>
          </w:p>
        </w:tc>
        <w:tc>
          <w:tcPr>
            <w:tcW w:w="938" w:type="dxa"/>
            <w:tcBorders>
              <w:top w:val="nil"/>
              <w:left w:val="nil"/>
              <w:bottom w:val="nil"/>
              <w:right w:val="nil"/>
            </w:tcBorders>
            <w:shd w:val="clear" w:color="auto" w:fill="auto"/>
            <w:hideMark/>
          </w:tcPr>
          <w:p w14:paraId="7C01C0F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1.960</w:t>
            </w:r>
          </w:p>
        </w:tc>
        <w:tc>
          <w:tcPr>
            <w:tcW w:w="869" w:type="dxa"/>
            <w:tcBorders>
              <w:top w:val="nil"/>
              <w:left w:val="nil"/>
              <w:bottom w:val="nil"/>
              <w:right w:val="nil"/>
            </w:tcBorders>
            <w:shd w:val="clear" w:color="auto" w:fill="auto"/>
            <w:hideMark/>
          </w:tcPr>
          <w:p w14:paraId="6A54FB9A"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12,199</w:t>
            </w:r>
          </w:p>
        </w:tc>
      </w:tr>
      <w:tr w:rsidR="00A84F40" w:rsidRPr="00571B75" w14:paraId="1A50DB45" w14:textId="77777777" w:rsidTr="008925B5">
        <w:trPr>
          <w:gridAfter w:val="1"/>
          <w:wAfter w:w="1947" w:type="dxa"/>
          <w:trHeight w:val="312"/>
        </w:trPr>
        <w:tc>
          <w:tcPr>
            <w:tcW w:w="1517" w:type="dxa"/>
            <w:tcBorders>
              <w:top w:val="nil"/>
              <w:left w:val="nil"/>
              <w:bottom w:val="nil"/>
              <w:right w:val="nil"/>
            </w:tcBorders>
            <w:shd w:val="clear" w:color="auto" w:fill="auto"/>
            <w:noWrap/>
            <w:hideMark/>
          </w:tcPr>
          <w:p w14:paraId="4FBDEB0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Southern Highlands</w:t>
            </w:r>
          </w:p>
        </w:tc>
        <w:tc>
          <w:tcPr>
            <w:tcW w:w="2358" w:type="dxa"/>
            <w:tcBorders>
              <w:top w:val="nil"/>
              <w:left w:val="nil"/>
              <w:bottom w:val="nil"/>
              <w:right w:val="nil"/>
            </w:tcBorders>
            <w:shd w:val="clear" w:color="auto" w:fill="auto"/>
            <w:hideMark/>
          </w:tcPr>
          <w:p w14:paraId="43EE61B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1 if the household lives in the Southern Highlands, 0 if not</w:t>
            </w:r>
          </w:p>
        </w:tc>
        <w:tc>
          <w:tcPr>
            <w:tcW w:w="1095" w:type="dxa"/>
            <w:tcBorders>
              <w:top w:val="nil"/>
              <w:left w:val="nil"/>
              <w:bottom w:val="nil"/>
              <w:right w:val="nil"/>
            </w:tcBorders>
            <w:shd w:val="clear" w:color="auto" w:fill="auto"/>
            <w:hideMark/>
          </w:tcPr>
          <w:p w14:paraId="2B27216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0.105</w:t>
            </w:r>
          </w:p>
        </w:tc>
        <w:tc>
          <w:tcPr>
            <w:tcW w:w="1299" w:type="dxa"/>
            <w:tcBorders>
              <w:top w:val="nil"/>
              <w:left w:val="nil"/>
              <w:bottom w:val="nil"/>
              <w:right w:val="nil"/>
            </w:tcBorders>
            <w:shd w:val="clear" w:color="auto" w:fill="auto"/>
            <w:hideMark/>
          </w:tcPr>
          <w:p w14:paraId="1738BB7E"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0.306</w:t>
            </w:r>
          </w:p>
        </w:tc>
        <w:tc>
          <w:tcPr>
            <w:tcW w:w="663" w:type="dxa"/>
            <w:tcBorders>
              <w:top w:val="nil"/>
              <w:left w:val="nil"/>
              <w:bottom w:val="nil"/>
              <w:right w:val="nil"/>
            </w:tcBorders>
            <w:shd w:val="clear" w:color="auto" w:fill="auto"/>
            <w:hideMark/>
          </w:tcPr>
          <w:p w14:paraId="767D932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4A83633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w:t>
            </w:r>
          </w:p>
        </w:tc>
        <w:tc>
          <w:tcPr>
            <w:tcW w:w="938" w:type="dxa"/>
            <w:tcBorders>
              <w:top w:val="nil"/>
              <w:left w:val="nil"/>
              <w:bottom w:val="nil"/>
              <w:right w:val="nil"/>
            </w:tcBorders>
            <w:shd w:val="clear" w:color="auto" w:fill="auto"/>
            <w:hideMark/>
          </w:tcPr>
          <w:p w14:paraId="2D80F371"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2.579</w:t>
            </w:r>
          </w:p>
        </w:tc>
        <w:tc>
          <w:tcPr>
            <w:tcW w:w="869" w:type="dxa"/>
            <w:tcBorders>
              <w:top w:val="nil"/>
              <w:left w:val="nil"/>
              <w:bottom w:val="nil"/>
              <w:right w:val="nil"/>
            </w:tcBorders>
            <w:shd w:val="clear" w:color="auto" w:fill="auto"/>
            <w:hideMark/>
          </w:tcPr>
          <w:p w14:paraId="4708091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12,199</w:t>
            </w:r>
          </w:p>
        </w:tc>
      </w:tr>
      <w:tr w:rsidR="00A84F40" w:rsidRPr="00571B75" w14:paraId="56F602CD" w14:textId="77777777" w:rsidTr="008925B5">
        <w:trPr>
          <w:gridAfter w:val="1"/>
          <w:wAfter w:w="1947" w:type="dxa"/>
          <w:trHeight w:val="276"/>
        </w:trPr>
        <w:tc>
          <w:tcPr>
            <w:tcW w:w="1517" w:type="dxa"/>
            <w:tcBorders>
              <w:top w:val="nil"/>
              <w:left w:val="nil"/>
              <w:bottom w:val="nil"/>
              <w:right w:val="nil"/>
            </w:tcBorders>
            <w:shd w:val="clear" w:color="auto" w:fill="auto"/>
            <w:noWrap/>
            <w:hideMark/>
          </w:tcPr>
          <w:p w14:paraId="2AF8B6D7"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Western Zone</w:t>
            </w:r>
          </w:p>
        </w:tc>
        <w:tc>
          <w:tcPr>
            <w:tcW w:w="2358" w:type="dxa"/>
            <w:tcBorders>
              <w:top w:val="nil"/>
              <w:left w:val="nil"/>
              <w:bottom w:val="nil"/>
              <w:right w:val="nil"/>
            </w:tcBorders>
            <w:shd w:val="clear" w:color="auto" w:fill="auto"/>
            <w:hideMark/>
          </w:tcPr>
          <w:p w14:paraId="228B289B"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1 if the household lives in the Western Zone, 0 if not</w:t>
            </w:r>
          </w:p>
        </w:tc>
        <w:tc>
          <w:tcPr>
            <w:tcW w:w="1095" w:type="dxa"/>
            <w:tcBorders>
              <w:top w:val="nil"/>
              <w:left w:val="nil"/>
              <w:bottom w:val="nil"/>
              <w:right w:val="nil"/>
            </w:tcBorders>
            <w:shd w:val="clear" w:color="auto" w:fill="auto"/>
            <w:hideMark/>
          </w:tcPr>
          <w:p w14:paraId="4FA1754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0.125</w:t>
            </w:r>
          </w:p>
        </w:tc>
        <w:tc>
          <w:tcPr>
            <w:tcW w:w="1299" w:type="dxa"/>
            <w:tcBorders>
              <w:top w:val="nil"/>
              <w:left w:val="nil"/>
              <w:bottom w:val="nil"/>
              <w:right w:val="nil"/>
            </w:tcBorders>
            <w:shd w:val="clear" w:color="auto" w:fill="auto"/>
            <w:hideMark/>
          </w:tcPr>
          <w:p w14:paraId="001C529A"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0.330</w:t>
            </w:r>
          </w:p>
        </w:tc>
        <w:tc>
          <w:tcPr>
            <w:tcW w:w="663" w:type="dxa"/>
            <w:tcBorders>
              <w:top w:val="nil"/>
              <w:left w:val="nil"/>
              <w:bottom w:val="nil"/>
              <w:right w:val="nil"/>
            </w:tcBorders>
            <w:shd w:val="clear" w:color="auto" w:fill="auto"/>
            <w:hideMark/>
          </w:tcPr>
          <w:p w14:paraId="5999877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71EE5F1B"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w:t>
            </w:r>
          </w:p>
        </w:tc>
        <w:tc>
          <w:tcPr>
            <w:tcW w:w="938" w:type="dxa"/>
            <w:tcBorders>
              <w:top w:val="nil"/>
              <w:left w:val="nil"/>
              <w:bottom w:val="nil"/>
              <w:right w:val="nil"/>
            </w:tcBorders>
            <w:shd w:val="clear" w:color="auto" w:fill="auto"/>
            <w:hideMark/>
          </w:tcPr>
          <w:p w14:paraId="60C3819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2.274</w:t>
            </w:r>
          </w:p>
        </w:tc>
        <w:tc>
          <w:tcPr>
            <w:tcW w:w="869" w:type="dxa"/>
            <w:tcBorders>
              <w:top w:val="nil"/>
              <w:left w:val="nil"/>
              <w:bottom w:val="nil"/>
              <w:right w:val="nil"/>
            </w:tcBorders>
            <w:shd w:val="clear" w:color="auto" w:fill="auto"/>
            <w:hideMark/>
          </w:tcPr>
          <w:p w14:paraId="474FAEE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12,199</w:t>
            </w:r>
          </w:p>
        </w:tc>
      </w:tr>
      <w:tr w:rsidR="00A84F40" w:rsidRPr="00571B75" w14:paraId="7994EBFD" w14:textId="77777777" w:rsidTr="008925B5">
        <w:trPr>
          <w:gridAfter w:val="1"/>
          <w:wAfter w:w="1947" w:type="dxa"/>
          <w:trHeight w:val="293"/>
        </w:trPr>
        <w:tc>
          <w:tcPr>
            <w:tcW w:w="1517" w:type="dxa"/>
            <w:tcBorders>
              <w:top w:val="nil"/>
              <w:left w:val="nil"/>
              <w:bottom w:val="nil"/>
              <w:right w:val="nil"/>
            </w:tcBorders>
            <w:shd w:val="clear" w:color="auto" w:fill="auto"/>
            <w:noWrap/>
            <w:hideMark/>
          </w:tcPr>
          <w:p w14:paraId="36D64A5D"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Zanzibar</w:t>
            </w:r>
          </w:p>
        </w:tc>
        <w:tc>
          <w:tcPr>
            <w:tcW w:w="2358" w:type="dxa"/>
            <w:tcBorders>
              <w:top w:val="nil"/>
              <w:left w:val="nil"/>
              <w:bottom w:val="nil"/>
              <w:right w:val="nil"/>
            </w:tcBorders>
            <w:shd w:val="clear" w:color="auto" w:fill="auto"/>
            <w:hideMark/>
          </w:tcPr>
          <w:p w14:paraId="55EFAE1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1 if the household lives on Zanzibar, 0 if not</w:t>
            </w:r>
          </w:p>
        </w:tc>
        <w:tc>
          <w:tcPr>
            <w:tcW w:w="1095" w:type="dxa"/>
            <w:tcBorders>
              <w:top w:val="nil"/>
              <w:left w:val="nil"/>
              <w:bottom w:val="nil"/>
              <w:right w:val="nil"/>
            </w:tcBorders>
            <w:shd w:val="clear" w:color="auto" w:fill="auto"/>
            <w:hideMark/>
          </w:tcPr>
          <w:p w14:paraId="66F6C687"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0.132</w:t>
            </w:r>
          </w:p>
        </w:tc>
        <w:tc>
          <w:tcPr>
            <w:tcW w:w="1299" w:type="dxa"/>
            <w:tcBorders>
              <w:top w:val="nil"/>
              <w:left w:val="nil"/>
              <w:bottom w:val="nil"/>
              <w:right w:val="nil"/>
            </w:tcBorders>
            <w:shd w:val="clear" w:color="auto" w:fill="auto"/>
            <w:hideMark/>
          </w:tcPr>
          <w:p w14:paraId="242B13E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0.338</w:t>
            </w:r>
          </w:p>
        </w:tc>
        <w:tc>
          <w:tcPr>
            <w:tcW w:w="663" w:type="dxa"/>
            <w:tcBorders>
              <w:top w:val="nil"/>
              <w:left w:val="nil"/>
              <w:bottom w:val="nil"/>
              <w:right w:val="nil"/>
            </w:tcBorders>
            <w:shd w:val="clear" w:color="auto" w:fill="auto"/>
            <w:hideMark/>
          </w:tcPr>
          <w:p w14:paraId="23A6EC6B"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55C88F8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w:t>
            </w:r>
          </w:p>
        </w:tc>
        <w:tc>
          <w:tcPr>
            <w:tcW w:w="938" w:type="dxa"/>
            <w:tcBorders>
              <w:top w:val="nil"/>
              <w:left w:val="nil"/>
              <w:bottom w:val="nil"/>
              <w:right w:val="nil"/>
            </w:tcBorders>
            <w:shd w:val="clear" w:color="auto" w:fill="auto"/>
            <w:hideMark/>
          </w:tcPr>
          <w:p w14:paraId="0A35F80C"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2.176</w:t>
            </w:r>
          </w:p>
        </w:tc>
        <w:tc>
          <w:tcPr>
            <w:tcW w:w="869" w:type="dxa"/>
            <w:tcBorders>
              <w:top w:val="nil"/>
              <w:left w:val="nil"/>
              <w:bottom w:val="nil"/>
              <w:right w:val="nil"/>
            </w:tcBorders>
            <w:shd w:val="clear" w:color="auto" w:fill="auto"/>
            <w:hideMark/>
          </w:tcPr>
          <w:p w14:paraId="53798FF7"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12,199</w:t>
            </w:r>
          </w:p>
        </w:tc>
      </w:tr>
      <w:tr w:rsidR="00A84F40" w:rsidRPr="00571B75" w14:paraId="18440956" w14:textId="77777777" w:rsidTr="008925B5">
        <w:trPr>
          <w:gridAfter w:val="1"/>
          <w:wAfter w:w="1947" w:type="dxa"/>
          <w:trHeight w:val="391"/>
        </w:trPr>
        <w:tc>
          <w:tcPr>
            <w:tcW w:w="1517" w:type="dxa"/>
            <w:tcBorders>
              <w:top w:val="nil"/>
              <w:left w:val="nil"/>
              <w:bottom w:val="nil"/>
              <w:right w:val="nil"/>
            </w:tcBorders>
            <w:shd w:val="clear" w:color="auto" w:fill="auto"/>
            <w:noWrap/>
            <w:hideMark/>
          </w:tcPr>
          <w:p w14:paraId="612E536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lastRenderedPageBreak/>
              <w:t>Total annual rainfall</w:t>
            </w:r>
          </w:p>
        </w:tc>
        <w:tc>
          <w:tcPr>
            <w:tcW w:w="2358" w:type="dxa"/>
            <w:tcBorders>
              <w:top w:val="nil"/>
              <w:left w:val="nil"/>
              <w:bottom w:val="nil"/>
              <w:right w:val="nil"/>
            </w:tcBorders>
            <w:shd w:val="clear" w:color="auto" w:fill="auto"/>
            <w:hideMark/>
          </w:tcPr>
          <w:p w14:paraId="49417D7D"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Total annual precipitation, from monthly climatology in mm</w:t>
            </w:r>
          </w:p>
        </w:tc>
        <w:tc>
          <w:tcPr>
            <w:tcW w:w="1095" w:type="dxa"/>
            <w:tcBorders>
              <w:top w:val="nil"/>
              <w:left w:val="nil"/>
              <w:bottom w:val="nil"/>
              <w:right w:val="nil"/>
            </w:tcBorders>
            <w:shd w:val="clear" w:color="auto" w:fill="auto"/>
            <w:hideMark/>
          </w:tcPr>
          <w:p w14:paraId="707808A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1,115.479</w:t>
            </w:r>
          </w:p>
        </w:tc>
        <w:tc>
          <w:tcPr>
            <w:tcW w:w="1299" w:type="dxa"/>
            <w:tcBorders>
              <w:top w:val="nil"/>
              <w:left w:val="nil"/>
              <w:bottom w:val="nil"/>
              <w:right w:val="nil"/>
            </w:tcBorders>
            <w:shd w:val="clear" w:color="auto" w:fill="auto"/>
            <w:hideMark/>
          </w:tcPr>
          <w:p w14:paraId="47F13CF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307.001</w:t>
            </w:r>
          </w:p>
        </w:tc>
        <w:tc>
          <w:tcPr>
            <w:tcW w:w="663" w:type="dxa"/>
            <w:tcBorders>
              <w:top w:val="nil"/>
              <w:left w:val="nil"/>
              <w:bottom w:val="nil"/>
              <w:right w:val="nil"/>
            </w:tcBorders>
            <w:shd w:val="clear" w:color="auto" w:fill="auto"/>
            <w:hideMark/>
          </w:tcPr>
          <w:p w14:paraId="0CBBEC01"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462</w:t>
            </w:r>
          </w:p>
        </w:tc>
        <w:tc>
          <w:tcPr>
            <w:tcW w:w="924" w:type="dxa"/>
            <w:tcBorders>
              <w:top w:val="nil"/>
              <w:left w:val="nil"/>
              <w:bottom w:val="nil"/>
              <w:right w:val="nil"/>
            </w:tcBorders>
            <w:shd w:val="clear" w:color="auto" w:fill="auto"/>
            <w:hideMark/>
          </w:tcPr>
          <w:p w14:paraId="20599EE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2,377</w:t>
            </w:r>
          </w:p>
        </w:tc>
        <w:tc>
          <w:tcPr>
            <w:tcW w:w="938" w:type="dxa"/>
            <w:tcBorders>
              <w:top w:val="nil"/>
              <w:left w:val="nil"/>
              <w:bottom w:val="nil"/>
              <w:right w:val="nil"/>
            </w:tcBorders>
            <w:shd w:val="clear" w:color="auto" w:fill="auto"/>
            <w:hideMark/>
          </w:tcPr>
          <w:p w14:paraId="2931FB21"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0.777</w:t>
            </w:r>
          </w:p>
        </w:tc>
        <w:tc>
          <w:tcPr>
            <w:tcW w:w="869" w:type="dxa"/>
            <w:tcBorders>
              <w:top w:val="nil"/>
              <w:left w:val="nil"/>
              <w:bottom w:val="nil"/>
              <w:right w:val="nil"/>
            </w:tcBorders>
            <w:shd w:val="clear" w:color="auto" w:fill="auto"/>
            <w:hideMark/>
          </w:tcPr>
          <w:p w14:paraId="7D7BFA73"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11,596</w:t>
            </w:r>
          </w:p>
        </w:tc>
      </w:tr>
      <w:tr w:rsidR="00A84F40" w:rsidRPr="00571B75" w14:paraId="551CE0C2" w14:textId="77777777" w:rsidTr="008925B5">
        <w:trPr>
          <w:gridAfter w:val="1"/>
          <w:wAfter w:w="1947" w:type="dxa"/>
          <w:trHeight w:val="532"/>
        </w:trPr>
        <w:tc>
          <w:tcPr>
            <w:tcW w:w="1517" w:type="dxa"/>
            <w:tcBorders>
              <w:top w:val="nil"/>
              <w:left w:val="nil"/>
              <w:bottom w:val="nil"/>
              <w:right w:val="nil"/>
            </w:tcBorders>
            <w:shd w:val="clear" w:color="auto" w:fill="auto"/>
            <w:noWrap/>
            <w:hideMark/>
          </w:tcPr>
          <w:p w14:paraId="0526EFF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Average annual temperature</w:t>
            </w:r>
          </w:p>
        </w:tc>
        <w:tc>
          <w:tcPr>
            <w:tcW w:w="2358" w:type="dxa"/>
            <w:tcBorders>
              <w:top w:val="nil"/>
              <w:left w:val="nil"/>
              <w:bottom w:val="nil"/>
              <w:right w:val="nil"/>
            </w:tcBorders>
            <w:shd w:val="clear" w:color="auto" w:fill="auto"/>
            <w:hideMark/>
          </w:tcPr>
          <w:p w14:paraId="41D0109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Average annual temperature calculated from monthly climatology, multiplied by 10 in °C</w:t>
            </w:r>
          </w:p>
        </w:tc>
        <w:tc>
          <w:tcPr>
            <w:tcW w:w="1095" w:type="dxa"/>
            <w:tcBorders>
              <w:top w:val="nil"/>
              <w:left w:val="nil"/>
              <w:bottom w:val="nil"/>
              <w:right w:val="nil"/>
            </w:tcBorders>
            <w:shd w:val="clear" w:color="auto" w:fill="auto"/>
            <w:hideMark/>
          </w:tcPr>
          <w:p w14:paraId="661996D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234.373</w:t>
            </w:r>
          </w:p>
        </w:tc>
        <w:tc>
          <w:tcPr>
            <w:tcW w:w="1299" w:type="dxa"/>
            <w:tcBorders>
              <w:top w:val="nil"/>
              <w:left w:val="nil"/>
              <w:bottom w:val="nil"/>
              <w:right w:val="nil"/>
            </w:tcBorders>
            <w:shd w:val="clear" w:color="auto" w:fill="auto"/>
            <w:hideMark/>
          </w:tcPr>
          <w:p w14:paraId="7EBBDCF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26.788</w:t>
            </w:r>
          </w:p>
        </w:tc>
        <w:tc>
          <w:tcPr>
            <w:tcW w:w="663" w:type="dxa"/>
            <w:tcBorders>
              <w:top w:val="nil"/>
              <w:left w:val="nil"/>
              <w:bottom w:val="nil"/>
              <w:right w:val="nil"/>
            </w:tcBorders>
            <w:shd w:val="clear" w:color="auto" w:fill="auto"/>
            <w:hideMark/>
          </w:tcPr>
          <w:p w14:paraId="0817DD8D"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127</w:t>
            </w:r>
          </w:p>
        </w:tc>
        <w:tc>
          <w:tcPr>
            <w:tcW w:w="924" w:type="dxa"/>
            <w:tcBorders>
              <w:top w:val="nil"/>
              <w:left w:val="nil"/>
              <w:bottom w:val="nil"/>
              <w:right w:val="nil"/>
            </w:tcBorders>
            <w:shd w:val="clear" w:color="auto" w:fill="auto"/>
            <w:hideMark/>
          </w:tcPr>
          <w:p w14:paraId="169B0F2A"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278</w:t>
            </w:r>
          </w:p>
        </w:tc>
        <w:tc>
          <w:tcPr>
            <w:tcW w:w="938" w:type="dxa"/>
            <w:tcBorders>
              <w:top w:val="nil"/>
              <w:left w:val="nil"/>
              <w:bottom w:val="nil"/>
              <w:right w:val="nil"/>
            </w:tcBorders>
            <w:shd w:val="clear" w:color="auto" w:fill="auto"/>
            <w:hideMark/>
          </w:tcPr>
          <w:p w14:paraId="55A186CA"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-0.642</w:t>
            </w:r>
          </w:p>
        </w:tc>
        <w:tc>
          <w:tcPr>
            <w:tcW w:w="869" w:type="dxa"/>
            <w:tcBorders>
              <w:top w:val="nil"/>
              <w:left w:val="nil"/>
              <w:bottom w:val="nil"/>
              <w:right w:val="nil"/>
            </w:tcBorders>
            <w:shd w:val="clear" w:color="auto" w:fill="auto"/>
            <w:hideMark/>
          </w:tcPr>
          <w:p w14:paraId="30BCC6A1"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11,596</w:t>
            </w:r>
          </w:p>
        </w:tc>
      </w:tr>
      <w:tr w:rsidR="00A84F40" w:rsidRPr="00571B75" w14:paraId="78783C94" w14:textId="77777777" w:rsidTr="008925B5">
        <w:trPr>
          <w:gridAfter w:val="1"/>
          <w:wAfter w:w="1947" w:type="dxa"/>
          <w:trHeight w:val="97"/>
        </w:trPr>
        <w:tc>
          <w:tcPr>
            <w:tcW w:w="1517" w:type="dxa"/>
            <w:tcBorders>
              <w:top w:val="nil"/>
              <w:left w:val="nil"/>
              <w:bottom w:val="nil"/>
              <w:right w:val="nil"/>
            </w:tcBorders>
            <w:shd w:val="clear" w:color="auto" w:fill="auto"/>
            <w:noWrap/>
            <w:hideMark/>
          </w:tcPr>
          <w:p w14:paraId="4FE75D4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town</w:t>
            </w:r>
          </w:p>
        </w:tc>
        <w:tc>
          <w:tcPr>
            <w:tcW w:w="2358" w:type="dxa"/>
            <w:tcBorders>
              <w:top w:val="nil"/>
              <w:left w:val="nil"/>
              <w:bottom w:val="nil"/>
              <w:right w:val="nil"/>
            </w:tcBorders>
            <w:shd w:val="clear" w:color="auto" w:fill="auto"/>
            <w:noWrap/>
            <w:hideMark/>
          </w:tcPr>
          <w:p w14:paraId="79F133DE"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the population centre with +20,000 people  in kilometres</w:t>
            </w:r>
          </w:p>
        </w:tc>
        <w:tc>
          <w:tcPr>
            <w:tcW w:w="1095" w:type="dxa"/>
            <w:tcBorders>
              <w:top w:val="nil"/>
              <w:left w:val="nil"/>
              <w:bottom w:val="nil"/>
              <w:right w:val="nil"/>
            </w:tcBorders>
            <w:shd w:val="clear" w:color="auto" w:fill="auto"/>
            <w:hideMark/>
          </w:tcPr>
          <w:p w14:paraId="355FC0C3"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26.929</w:t>
            </w:r>
          </w:p>
        </w:tc>
        <w:tc>
          <w:tcPr>
            <w:tcW w:w="1299" w:type="dxa"/>
            <w:tcBorders>
              <w:top w:val="nil"/>
              <w:left w:val="nil"/>
              <w:bottom w:val="nil"/>
              <w:right w:val="nil"/>
            </w:tcBorders>
            <w:shd w:val="clear" w:color="auto" w:fill="auto"/>
            <w:hideMark/>
          </w:tcPr>
          <w:p w14:paraId="3572CF1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33.502</w:t>
            </w:r>
          </w:p>
        </w:tc>
        <w:tc>
          <w:tcPr>
            <w:tcW w:w="663" w:type="dxa"/>
            <w:tcBorders>
              <w:top w:val="nil"/>
              <w:left w:val="nil"/>
              <w:bottom w:val="nil"/>
              <w:right w:val="nil"/>
            </w:tcBorders>
            <w:shd w:val="clear" w:color="auto" w:fill="auto"/>
            <w:hideMark/>
          </w:tcPr>
          <w:p w14:paraId="107F351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w:t>
            </w:r>
          </w:p>
        </w:tc>
        <w:tc>
          <w:tcPr>
            <w:tcW w:w="924" w:type="dxa"/>
            <w:tcBorders>
              <w:top w:val="nil"/>
              <w:left w:val="nil"/>
              <w:bottom w:val="nil"/>
              <w:right w:val="nil"/>
            </w:tcBorders>
            <w:shd w:val="clear" w:color="auto" w:fill="auto"/>
            <w:hideMark/>
          </w:tcPr>
          <w:p w14:paraId="7B2492BC"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200</w:t>
            </w:r>
          </w:p>
        </w:tc>
        <w:tc>
          <w:tcPr>
            <w:tcW w:w="938" w:type="dxa"/>
            <w:tcBorders>
              <w:top w:val="nil"/>
              <w:left w:val="nil"/>
              <w:bottom w:val="nil"/>
              <w:right w:val="nil"/>
            </w:tcBorders>
            <w:shd w:val="clear" w:color="auto" w:fill="auto"/>
            <w:hideMark/>
          </w:tcPr>
          <w:p w14:paraId="451E3F4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1.865</w:t>
            </w:r>
          </w:p>
        </w:tc>
        <w:tc>
          <w:tcPr>
            <w:tcW w:w="869" w:type="dxa"/>
            <w:tcBorders>
              <w:top w:val="nil"/>
              <w:left w:val="nil"/>
              <w:bottom w:val="nil"/>
              <w:right w:val="nil"/>
            </w:tcBorders>
            <w:shd w:val="clear" w:color="auto" w:fill="auto"/>
            <w:hideMark/>
          </w:tcPr>
          <w:p w14:paraId="346DEF0B"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11,711</w:t>
            </w:r>
          </w:p>
        </w:tc>
      </w:tr>
      <w:tr w:rsidR="00A84F40" w:rsidRPr="00571B75" w14:paraId="7F6DAB0A" w14:textId="77777777" w:rsidTr="008925B5">
        <w:trPr>
          <w:gridAfter w:val="1"/>
          <w:wAfter w:w="1947" w:type="dxa"/>
          <w:trHeight w:val="97"/>
        </w:trPr>
        <w:tc>
          <w:tcPr>
            <w:tcW w:w="1517" w:type="dxa"/>
            <w:tcBorders>
              <w:top w:val="nil"/>
              <w:left w:val="nil"/>
              <w:bottom w:val="nil"/>
              <w:right w:val="nil"/>
            </w:tcBorders>
            <w:shd w:val="clear" w:color="auto" w:fill="auto"/>
            <w:noWrap/>
            <w:hideMark/>
          </w:tcPr>
          <w:p w14:paraId="37B8F3D3"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market</w:t>
            </w:r>
          </w:p>
        </w:tc>
        <w:tc>
          <w:tcPr>
            <w:tcW w:w="2358" w:type="dxa"/>
            <w:tcBorders>
              <w:top w:val="nil"/>
              <w:left w:val="nil"/>
              <w:bottom w:val="nil"/>
              <w:right w:val="nil"/>
            </w:tcBorders>
            <w:shd w:val="clear" w:color="auto" w:fill="auto"/>
            <w:noWrap/>
            <w:hideMark/>
          </w:tcPr>
          <w:p w14:paraId="4D6EBB7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market in kilometres</w:t>
            </w:r>
          </w:p>
        </w:tc>
        <w:tc>
          <w:tcPr>
            <w:tcW w:w="1095" w:type="dxa"/>
            <w:tcBorders>
              <w:top w:val="nil"/>
              <w:left w:val="nil"/>
              <w:bottom w:val="nil"/>
              <w:right w:val="nil"/>
            </w:tcBorders>
            <w:shd w:val="clear" w:color="auto" w:fill="auto"/>
            <w:hideMark/>
          </w:tcPr>
          <w:p w14:paraId="2C19DD6E"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52.238</w:t>
            </w:r>
          </w:p>
        </w:tc>
        <w:tc>
          <w:tcPr>
            <w:tcW w:w="1299" w:type="dxa"/>
            <w:tcBorders>
              <w:top w:val="nil"/>
              <w:left w:val="nil"/>
              <w:bottom w:val="nil"/>
              <w:right w:val="nil"/>
            </w:tcBorders>
            <w:shd w:val="clear" w:color="auto" w:fill="auto"/>
            <w:hideMark/>
          </w:tcPr>
          <w:p w14:paraId="775096B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49.439</w:t>
            </w:r>
          </w:p>
        </w:tc>
        <w:tc>
          <w:tcPr>
            <w:tcW w:w="663" w:type="dxa"/>
            <w:tcBorders>
              <w:top w:val="nil"/>
              <w:left w:val="nil"/>
              <w:bottom w:val="nil"/>
              <w:right w:val="nil"/>
            </w:tcBorders>
            <w:shd w:val="clear" w:color="auto" w:fill="auto"/>
            <w:hideMark/>
          </w:tcPr>
          <w:p w14:paraId="69B27E1C"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0.300</w:t>
            </w:r>
          </w:p>
        </w:tc>
        <w:tc>
          <w:tcPr>
            <w:tcW w:w="924" w:type="dxa"/>
            <w:tcBorders>
              <w:top w:val="nil"/>
              <w:left w:val="nil"/>
              <w:bottom w:val="nil"/>
              <w:right w:val="nil"/>
            </w:tcBorders>
            <w:shd w:val="clear" w:color="auto" w:fill="auto"/>
            <w:hideMark/>
          </w:tcPr>
          <w:p w14:paraId="7F9CE8C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257.100</w:t>
            </w:r>
          </w:p>
        </w:tc>
        <w:tc>
          <w:tcPr>
            <w:tcW w:w="938" w:type="dxa"/>
            <w:tcBorders>
              <w:top w:val="nil"/>
              <w:left w:val="nil"/>
              <w:bottom w:val="nil"/>
              <w:right w:val="nil"/>
            </w:tcBorders>
            <w:shd w:val="clear" w:color="auto" w:fill="auto"/>
            <w:hideMark/>
          </w:tcPr>
          <w:p w14:paraId="419B677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1.099</w:t>
            </w:r>
          </w:p>
        </w:tc>
        <w:tc>
          <w:tcPr>
            <w:tcW w:w="869" w:type="dxa"/>
            <w:tcBorders>
              <w:top w:val="nil"/>
              <w:left w:val="nil"/>
              <w:bottom w:val="nil"/>
              <w:right w:val="nil"/>
            </w:tcBorders>
            <w:shd w:val="clear" w:color="auto" w:fill="auto"/>
            <w:hideMark/>
          </w:tcPr>
          <w:p w14:paraId="01DC672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sidRPr="00114D46">
              <w:rPr>
                <w:rFonts w:asciiTheme="minorHAnsi" w:eastAsia="Times New Roman" w:hAnsiTheme="minorHAnsi" w:cs="Times New Roman"/>
                <w:color w:val="000000"/>
                <w:sz w:val="18"/>
                <w:szCs w:val="18"/>
                <w:lang w:eastAsia="nl-NL"/>
              </w:rPr>
              <w:t>11,711</w:t>
            </w:r>
          </w:p>
        </w:tc>
      </w:tr>
    </w:tbl>
    <w:p w14:paraId="2D478C1B" w14:textId="77777777" w:rsidR="00A84F40" w:rsidRDefault="00A84F40" w:rsidP="00A84F40">
      <w:pPr>
        <w:spacing w:after="0" w:line="360" w:lineRule="auto"/>
        <w:jc w:val="both"/>
        <w:rPr>
          <w:rFonts w:asciiTheme="minorHAnsi" w:hAnsiTheme="minorHAnsi"/>
          <w:lang w:bidi="ar-SA"/>
        </w:rPr>
      </w:pPr>
    </w:p>
    <w:p w14:paraId="2CD6C0C0" w14:textId="77777777" w:rsidR="00A84F40" w:rsidRPr="00763DCB" w:rsidRDefault="00A84F40" w:rsidP="00A84F40">
      <w:pPr>
        <w:rPr>
          <w:rFonts w:asciiTheme="minorHAnsi" w:hAnsiTheme="minorHAnsi"/>
          <w:b/>
          <w:sz w:val="20"/>
          <w:szCs w:val="20"/>
          <w:lang w:bidi="ar-SA"/>
        </w:rPr>
      </w:pPr>
      <w:r w:rsidRPr="00763DCB">
        <w:rPr>
          <w:rFonts w:asciiTheme="minorHAnsi" w:hAnsiTheme="minorHAnsi"/>
          <w:b/>
          <w:sz w:val="20"/>
          <w:szCs w:val="20"/>
          <w:lang w:bidi="ar-SA"/>
        </w:rPr>
        <w:t xml:space="preserve">Figure 5 </w:t>
      </w:r>
      <w:r w:rsidRPr="00763DCB">
        <w:rPr>
          <w:rFonts w:asciiTheme="minorHAnsi" w:hAnsiTheme="minorHAnsi"/>
          <w:i/>
          <w:sz w:val="20"/>
          <w:szCs w:val="20"/>
          <w:lang w:bidi="ar-SA"/>
        </w:rPr>
        <w:t>Map of Agricultural Research and Development Agro-Ecological Zones of Tanzania</w:t>
      </w:r>
    </w:p>
    <w:p w14:paraId="45AD5087" w14:textId="77777777" w:rsidR="00A84F40" w:rsidRDefault="00A84F40" w:rsidP="00A84F40">
      <w:r>
        <w:rPr>
          <w:noProof/>
          <w:lang w:val="nl-NL" w:eastAsia="nl-NL" w:bidi="ar-SA"/>
        </w:rPr>
        <w:drawing>
          <wp:inline distT="0" distB="0" distL="0" distR="0" wp14:anchorId="5C6B1CAA" wp14:editId="1437939B">
            <wp:extent cx="6124354" cy="2795090"/>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175" t="45027" r="34180" b="20354"/>
                    <a:stretch/>
                  </pic:blipFill>
                  <pic:spPr bwMode="auto">
                    <a:xfrm>
                      <a:off x="0" y="0"/>
                      <a:ext cx="6144575" cy="2804319"/>
                    </a:xfrm>
                    <a:prstGeom prst="rect">
                      <a:avLst/>
                    </a:prstGeom>
                    <a:ln>
                      <a:noFill/>
                    </a:ln>
                    <a:extLst>
                      <a:ext uri="{53640926-AAD7-44D8-BBD7-CCE9431645EC}">
                        <a14:shadowObscured xmlns:a14="http://schemas.microsoft.com/office/drawing/2010/main"/>
                      </a:ext>
                    </a:extLst>
                  </pic:spPr>
                </pic:pic>
              </a:graphicData>
            </a:graphic>
          </wp:inline>
        </w:drawing>
      </w:r>
    </w:p>
    <w:p w14:paraId="24F72F86" w14:textId="77777777" w:rsidR="00A84F40" w:rsidRDefault="00A84F40" w:rsidP="00A84F40">
      <w:pPr>
        <w:pStyle w:val="Geenafstand"/>
        <w:rPr>
          <w:lang w:bidi="ar-SA"/>
        </w:rPr>
      </w:pPr>
      <w:r>
        <w:rPr>
          <w:lang w:bidi="ar-SA"/>
        </w:rPr>
        <w:t xml:space="preserve">Source: Reprinted from </w:t>
      </w:r>
      <w:r>
        <w:rPr>
          <w:lang w:bidi="ar-SA"/>
        </w:rPr>
        <w:fldChar w:fldCharType="begin"/>
      </w:r>
      <w:r>
        <w:rPr>
          <w:lang w:bidi="ar-SA"/>
        </w:rPr>
        <w:instrText xml:space="preserve"> ADDIN ZOTERO_ITEM CSL_CITATION {"citationID":"2oro2cu1sf","properties":{"formattedCitation":"(Google Maps, n.d.)","plainCitation":"(Google Maps, n.d.)"},"citationItems":[{"id":216,"uris":["http://zotero.org/groups/450117/items/AAIVVHXK"],"uri":["http://zotero.org/groups/450117/items/AAIVVHXK"],"itemData":{"id":216,"type":"webpage","title":"Agricultural Research and Development Agro-Ecological Zones of Tanzania","abstract":"Agricultural Research and Development Agro-Ecological Zones of Tanzania","URL":"https://www.google.com/maps/d/viewer?mid=1MxVca4fZUNFhcS02p-69RbIWqQ8&amp;hl=en_US","author":[{"family":"Google Maps","given":""}],"accessed":{"date-parts":[["2016",8,21]]}}}],"schema":"https://github.com/citation-style-language/schema/raw/master/csl-citation.json"} </w:instrText>
      </w:r>
      <w:r>
        <w:rPr>
          <w:lang w:bidi="ar-SA"/>
        </w:rPr>
        <w:fldChar w:fldCharType="separate"/>
      </w:r>
      <w:r>
        <w:rPr>
          <w:rFonts w:ascii="Cambria" w:hAnsi="Cambria"/>
        </w:rPr>
        <w:t>Google Maps (</w:t>
      </w:r>
      <w:r w:rsidRPr="00271FC0">
        <w:rPr>
          <w:rFonts w:ascii="Cambria" w:hAnsi="Cambria"/>
        </w:rPr>
        <w:t>n.d.)</w:t>
      </w:r>
      <w:r>
        <w:rPr>
          <w:lang w:bidi="ar-SA"/>
        </w:rPr>
        <w:fldChar w:fldCharType="end"/>
      </w:r>
    </w:p>
    <w:p w14:paraId="39E6F169" w14:textId="77777777" w:rsidR="00A84F40" w:rsidRDefault="00A84F40" w:rsidP="00A84F40">
      <w:r>
        <w:t xml:space="preserve"> </w:t>
      </w:r>
    </w:p>
    <w:p w14:paraId="6BC818CA" w14:textId="77777777" w:rsidR="00A84F40" w:rsidRDefault="00A84F40" w:rsidP="00A84F40">
      <w:pPr>
        <w:pStyle w:val="Kop2"/>
        <w:rPr>
          <w:lang w:bidi="ar-SA"/>
        </w:rPr>
      </w:pPr>
      <w:bookmarkStart w:id="85" w:name="_Toc459598205"/>
      <w:r>
        <w:rPr>
          <w:lang w:bidi="ar-SA"/>
        </w:rPr>
        <w:t>5.3 Descriptive analysis</w:t>
      </w:r>
      <w:bookmarkEnd w:id="85"/>
    </w:p>
    <w:p w14:paraId="766C00CE" w14:textId="7F0ED234" w:rsidR="00A84F40" w:rsidRPr="00EC6736" w:rsidRDefault="00A84F40" w:rsidP="00A84F40">
      <w:pPr>
        <w:spacing w:after="0" w:line="360" w:lineRule="auto"/>
        <w:jc w:val="both"/>
        <w:rPr>
          <w:rFonts w:asciiTheme="minorHAnsi" w:hAnsiTheme="minorHAnsi"/>
          <w:lang w:bidi="ar-SA"/>
        </w:rPr>
      </w:pPr>
      <w:r w:rsidRPr="00EC6736">
        <w:rPr>
          <w:rFonts w:asciiTheme="minorHAnsi" w:hAnsiTheme="minorHAnsi"/>
          <w:lang w:bidi="ar-SA"/>
        </w:rPr>
        <w:t xml:space="preserve">Before we start our estimation, we will discuss the details concerning our sample. </w:t>
      </w:r>
      <w:commentRangeStart w:id="86"/>
      <w:r w:rsidRPr="00EC6736">
        <w:rPr>
          <w:rFonts w:asciiTheme="minorHAnsi" w:hAnsiTheme="minorHAnsi"/>
          <w:lang w:bidi="ar-SA"/>
        </w:rPr>
        <w:t xml:space="preserve">We select only maize farmers for our analysis. </w:t>
      </w:r>
      <w:commentRangeEnd w:id="86"/>
      <w:r>
        <w:rPr>
          <w:rStyle w:val="Verwijzingopmerking"/>
        </w:rPr>
        <w:commentReference w:id="86"/>
      </w:r>
      <w:r>
        <w:rPr>
          <w:rFonts w:asciiTheme="minorHAnsi" w:hAnsiTheme="minorHAnsi"/>
          <w:lang w:bidi="ar-SA"/>
        </w:rPr>
        <w:t>We select maize farming households based on whether they dedicated one or more plots to m</w:t>
      </w:r>
      <w:r w:rsidR="00CF2773">
        <w:rPr>
          <w:rFonts w:asciiTheme="minorHAnsi" w:hAnsiTheme="minorHAnsi"/>
          <w:lang w:bidi="ar-SA"/>
        </w:rPr>
        <w:t>aize in the survey year. Table 8</w:t>
      </w:r>
      <w:r w:rsidRPr="00EC6736">
        <w:rPr>
          <w:rFonts w:asciiTheme="minorHAnsi" w:hAnsiTheme="minorHAnsi"/>
          <w:lang w:bidi="ar-SA"/>
        </w:rPr>
        <w:t xml:space="preserve"> shows how our maize farmers compare to the total sample. Our subsample appears to be consistent with the total sample, on most accounts. </w:t>
      </w:r>
      <w:r>
        <w:rPr>
          <w:rFonts w:asciiTheme="minorHAnsi" w:hAnsiTheme="minorHAnsi"/>
          <w:lang w:bidi="ar-SA"/>
        </w:rPr>
        <w:t>Fertiliser use is with 35</w:t>
      </w:r>
      <w:r w:rsidRPr="00EC6736">
        <w:rPr>
          <w:rFonts w:asciiTheme="minorHAnsi" w:hAnsiTheme="minorHAnsi"/>
          <w:lang w:bidi="ar-SA"/>
        </w:rPr>
        <w:t>% much higher amongst maize farmers</w:t>
      </w:r>
      <w:r>
        <w:rPr>
          <w:rFonts w:asciiTheme="minorHAnsi" w:hAnsiTheme="minorHAnsi"/>
          <w:lang w:bidi="ar-SA"/>
        </w:rPr>
        <w:t xml:space="preserve"> compared to the average of 1.8</w:t>
      </w:r>
      <w:r w:rsidRPr="00EC6736">
        <w:rPr>
          <w:rFonts w:asciiTheme="minorHAnsi" w:hAnsiTheme="minorHAnsi"/>
          <w:lang w:bidi="ar-SA"/>
        </w:rPr>
        <w:t>%, which could be explained by the fact that not everyone in the to</w:t>
      </w:r>
      <w:r>
        <w:rPr>
          <w:rFonts w:asciiTheme="minorHAnsi" w:hAnsiTheme="minorHAnsi"/>
          <w:lang w:bidi="ar-SA"/>
        </w:rPr>
        <w:t>tal sample is farmer.  With 40.3</w:t>
      </w:r>
      <w:r w:rsidRPr="00EC6736">
        <w:rPr>
          <w:rFonts w:asciiTheme="minorHAnsi" w:hAnsiTheme="minorHAnsi"/>
          <w:lang w:bidi="ar-SA"/>
        </w:rPr>
        <w:t>%, hybrid seed use is slightly higher for maize farmer</w:t>
      </w:r>
      <w:r>
        <w:rPr>
          <w:rFonts w:asciiTheme="minorHAnsi" w:hAnsiTheme="minorHAnsi"/>
          <w:lang w:bidi="ar-SA"/>
        </w:rPr>
        <w:t xml:space="preserve">s than the total average of 2. Maize farmers consume on average items out of 7.9 different food groups out of the twelve groups of the dietary diversity score. This is somewhat lower than the average of 8.1. The food variety score and the food consumption score are also on average slightly lower for maize farmers. Surprisingly, this is not reflected in coping behaviour: the coping strategy index is even slightly lower. </w:t>
      </w:r>
    </w:p>
    <w:p w14:paraId="2867CFC1" w14:textId="06928851" w:rsidR="00A84F40" w:rsidRDefault="00A84F40" w:rsidP="00A84F40">
      <w:pPr>
        <w:pStyle w:val="Bijschrift"/>
        <w:keepNext/>
      </w:pPr>
      <w:r>
        <w:lastRenderedPageBreak/>
        <w:t>T</w:t>
      </w:r>
      <w:r w:rsidR="00CF2773">
        <w:t>abel 8</w:t>
      </w:r>
      <w:r>
        <w:t xml:space="preserve"> </w:t>
      </w:r>
      <w:r>
        <w:rPr>
          <w:lang w:bidi="ar-SA"/>
        </w:rPr>
        <w:t xml:space="preserve">Maize farmers compared to other total </w:t>
      </w:r>
      <w:commentRangeStart w:id="87"/>
      <w:r>
        <w:rPr>
          <w:lang w:bidi="ar-SA"/>
        </w:rPr>
        <w:t>sample</w:t>
      </w:r>
      <w:commentRangeEnd w:id="87"/>
      <w:r w:rsidR="000B7431">
        <w:rPr>
          <w:rStyle w:val="Verwijzingopmerking"/>
          <w:caps w:val="0"/>
          <w:spacing w:val="0"/>
        </w:rPr>
        <w:commentReference w:id="87"/>
      </w:r>
    </w:p>
    <w:tbl>
      <w:tblPr>
        <w:tblW w:w="15518" w:type="dxa"/>
        <w:tblCellMar>
          <w:left w:w="70" w:type="dxa"/>
          <w:right w:w="70" w:type="dxa"/>
        </w:tblCellMar>
        <w:tblLook w:val="04A0" w:firstRow="1" w:lastRow="0" w:firstColumn="1" w:lastColumn="0" w:noHBand="0" w:noVBand="1"/>
      </w:tblPr>
      <w:tblGrid>
        <w:gridCol w:w="2365"/>
        <w:gridCol w:w="2365"/>
        <w:gridCol w:w="1017"/>
        <w:gridCol w:w="1376"/>
        <w:gridCol w:w="1376"/>
        <w:gridCol w:w="1376"/>
        <w:gridCol w:w="1376"/>
        <w:gridCol w:w="1376"/>
        <w:gridCol w:w="1481"/>
        <w:gridCol w:w="1410"/>
      </w:tblGrid>
      <w:tr w:rsidR="00A84F40" w:rsidRPr="00CA4A65" w14:paraId="052CD346" w14:textId="77777777" w:rsidTr="008925B5">
        <w:trPr>
          <w:trHeight w:val="277"/>
        </w:trPr>
        <w:tc>
          <w:tcPr>
            <w:tcW w:w="2365" w:type="dxa"/>
            <w:tcBorders>
              <w:top w:val="single" w:sz="4" w:space="0" w:color="auto"/>
            </w:tcBorders>
          </w:tcPr>
          <w:p w14:paraId="3199EEC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single" w:sz="4" w:space="0" w:color="auto"/>
            </w:tcBorders>
            <w:shd w:val="clear" w:color="auto" w:fill="auto"/>
            <w:noWrap/>
          </w:tcPr>
          <w:p w14:paraId="79698BE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3769" w:type="dxa"/>
            <w:gridSpan w:val="3"/>
            <w:tcBorders>
              <w:top w:val="single" w:sz="4" w:space="0" w:color="auto"/>
            </w:tcBorders>
            <w:shd w:val="clear" w:color="auto" w:fill="auto"/>
            <w:noWrap/>
          </w:tcPr>
          <w:p w14:paraId="6128E75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Total sample – maize farmers N=7567</w:t>
            </w:r>
          </w:p>
        </w:tc>
        <w:tc>
          <w:tcPr>
            <w:tcW w:w="4128" w:type="dxa"/>
            <w:gridSpan w:val="3"/>
            <w:tcBorders>
              <w:top w:val="single" w:sz="4" w:space="0" w:color="auto"/>
            </w:tcBorders>
            <w:shd w:val="clear" w:color="auto" w:fill="auto"/>
            <w:noWrap/>
          </w:tcPr>
          <w:p w14:paraId="793F1CD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Maize farmers N= 4632 (37,9%)</w:t>
            </w:r>
          </w:p>
        </w:tc>
        <w:tc>
          <w:tcPr>
            <w:tcW w:w="1481" w:type="dxa"/>
            <w:tcBorders>
              <w:top w:val="single" w:sz="4" w:space="0" w:color="auto"/>
            </w:tcBorders>
            <w:shd w:val="clear" w:color="auto" w:fill="auto"/>
            <w:noWrap/>
          </w:tcPr>
          <w:p w14:paraId="05432F9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single" w:sz="4" w:space="0" w:color="auto"/>
            </w:tcBorders>
            <w:shd w:val="clear" w:color="auto" w:fill="auto"/>
            <w:noWrap/>
          </w:tcPr>
          <w:p w14:paraId="7D857D8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75648287" w14:textId="77777777" w:rsidTr="008925B5">
        <w:trPr>
          <w:trHeight w:val="277"/>
        </w:trPr>
        <w:tc>
          <w:tcPr>
            <w:tcW w:w="2365" w:type="dxa"/>
            <w:tcBorders>
              <w:left w:val="nil"/>
              <w:bottom w:val="single" w:sz="4" w:space="0" w:color="auto"/>
              <w:right w:val="nil"/>
            </w:tcBorders>
          </w:tcPr>
          <w:p w14:paraId="23B1DF6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left w:val="nil"/>
              <w:bottom w:val="single" w:sz="4" w:space="0" w:color="auto"/>
              <w:right w:val="nil"/>
            </w:tcBorders>
            <w:shd w:val="clear" w:color="auto" w:fill="auto"/>
            <w:noWrap/>
            <w:hideMark/>
          </w:tcPr>
          <w:p w14:paraId="79D4240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017" w:type="dxa"/>
            <w:tcBorders>
              <w:left w:val="nil"/>
              <w:bottom w:val="single" w:sz="4" w:space="0" w:color="auto"/>
              <w:right w:val="nil"/>
            </w:tcBorders>
            <w:shd w:val="clear" w:color="auto" w:fill="auto"/>
            <w:noWrap/>
            <w:hideMark/>
          </w:tcPr>
          <w:p w14:paraId="5A76B71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Mean</w:t>
            </w:r>
          </w:p>
        </w:tc>
        <w:tc>
          <w:tcPr>
            <w:tcW w:w="1376" w:type="dxa"/>
            <w:tcBorders>
              <w:left w:val="nil"/>
              <w:bottom w:val="single" w:sz="4" w:space="0" w:color="auto"/>
              <w:right w:val="nil"/>
            </w:tcBorders>
            <w:shd w:val="clear" w:color="auto" w:fill="auto"/>
            <w:noWrap/>
            <w:hideMark/>
          </w:tcPr>
          <w:p w14:paraId="175B077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Std</w:t>
            </w:r>
          </w:p>
        </w:tc>
        <w:tc>
          <w:tcPr>
            <w:tcW w:w="1376" w:type="dxa"/>
            <w:tcBorders>
              <w:left w:val="nil"/>
              <w:bottom w:val="single" w:sz="4" w:space="0" w:color="auto"/>
              <w:right w:val="nil"/>
            </w:tcBorders>
            <w:shd w:val="clear" w:color="auto" w:fill="auto"/>
            <w:noWrap/>
            <w:hideMark/>
          </w:tcPr>
          <w:p w14:paraId="1A3AEBE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N</w:t>
            </w:r>
          </w:p>
        </w:tc>
        <w:tc>
          <w:tcPr>
            <w:tcW w:w="1376" w:type="dxa"/>
            <w:tcBorders>
              <w:left w:val="nil"/>
              <w:bottom w:val="single" w:sz="4" w:space="0" w:color="auto"/>
              <w:right w:val="nil"/>
            </w:tcBorders>
            <w:shd w:val="clear" w:color="auto" w:fill="auto"/>
            <w:noWrap/>
            <w:hideMark/>
          </w:tcPr>
          <w:p w14:paraId="6177C35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Mean</w:t>
            </w:r>
          </w:p>
        </w:tc>
        <w:tc>
          <w:tcPr>
            <w:tcW w:w="1376" w:type="dxa"/>
            <w:tcBorders>
              <w:left w:val="nil"/>
              <w:bottom w:val="single" w:sz="4" w:space="0" w:color="auto"/>
              <w:right w:val="nil"/>
            </w:tcBorders>
            <w:shd w:val="clear" w:color="auto" w:fill="auto"/>
            <w:noWrap/>
            <w:hideMark/>
          </w:tcPr>
          <w:p w14:paraId="4A8CFD8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Std</w:t>
            </w:r>
          </w:p>
        </w:tc>
        <w:tc>
          <w:tcPr>
            <w:tcW w:w="1376" w:type="dxa"/>
            <w:tcBorders>
              <w:left w:val="nil"/>
              <w:bottom w:val="single" w:sz="4" w:space="0" w:color="auto"/>
              <w:right w:val="nil"/>
            </w:tcBorders>
            <w:shd w:val="clear" w:color="auto" w:fill="auto"/>
            <w:noWrap/>
            <w:hideMark/>
          </w:tcPr>
          <w:p w14:paraId="1DE7DF1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N</w:t>
            </w:r>
          </w:p>
        </w:tc>
        <w:tc>
          <w:tcPr>
            <w:tcW w:w="1481" w:type="dxa"/>
            <w:tcBorders>
              <w:left w:val="nil"/>
              <w:bottom w:val="single" w:sz="4" w:space="0" w:color="auto"/>
              <w:right w:val="nil"/>
            </w:tcBorders>
            <w:shd w:val="clear" w:color="auto" w:fill="auto"/>
            <w:noWrap/>
            <w:hideMark/>
          </w:tcPr>
          <w:p w14:paraId="6367540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Χ2</w:t>
            </w:r>
          </w:p>
        </w:tc>
        <w:tc>
          <w:tcPr>
            <w:tcW w:w="1410" w:type="dxa"/>
            <w:tcBorders>
              <w:left w:val="nil"/>
              <w:bottom w:val="single" w:sz="4" w:space="0" w:color="auto"/>
              <w:right w:val="nil"/>
            </w:tcBorders>
            <w:shd w:val="clear" w:color="auto" w:fill="auto"/>
            <w:noWrap/>
            <w:hideMark/>
          </w:tcPr>
          <w:p w14:paraId="0E0F20A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t</w:t>
            </w:r>
          </w:p>
        </w:tc>
      </w:tr>
      <w:tr w:rsidR="00A84F40" w:rsidRPr="00F84EC5" w14:paraId="413A2F55" w14:textId="77777777" w:rsidTr="008925B5">
        <w:trPr>
          <w:trHeight w:val="277"/>
        </w:trPr>
        <w:tc>
          <w:tcPr>
            <w:tcW w:w="2365" w:type="dxa"/>
            <w:tcBorders>
              <w:top w:val="single" w:sz="4" w:space="0" w:color="auto"/>
              <w:left w:val="nil"/>
              <w:bottom w:val="nil"/>
              <w:right w:val="nil"/>
            </w:tcBorders>
          </w:tcPr>
          <w:p w14:paraId="2BF0696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Input use</w:t>
            </w:r>
          </w:p>
        </w:tc>
        <w:tc>
          <w:tcPr>
            <w:tcW w:w="2365" w:type="dxa"/>
            <w:tcBorders>
              <w:top w:val="single" w:sz="4" w:space="0" w:color="auto"/>
              <w:left w:val="nil"/>
              <w:bottom w:val="nil"/>
              <w:right w:val="nil"/>
            </w:tcBorders>
            <w:shd w:val="clear" w:color="auto" w:fill="auto"/>
            <w:noWrap/>
            <w:hideMark/>
          </w:tcPr>
          <w:p w14:paraId="4108981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Hybrid seed use</w:t>
            </w:r>
          </w:p>
        </w:tc>
        <w:tc>
          <w:tcPr>
            <w:tcW w:w="1017" w:type="dxa"/>
            <w:tcBorders>
              <w:top w:val="single" w:sz="4" w:space="0" w:color="auto"/>
              <w:left w:val="nil"/>
              <w:bottom w:val="nil"/>
              <w:right w:val="nil"/>
            </w:tcBorders>
            <w:shd w:val="clear" w:color="auto" w:fill="auto"/>
            <w:noWrap/>
            <w:vAlign w:val="bottom"/>
            <w:hideMark/>
          </w:tcPr>
          <w:p w14:paraId="01BEA37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0,020</w:t>
            </w:r>
          </w:p>
        </w:tc>
        <w:tc>
          <w:tcPr>
            <w:tcW w:w="1376" w:type="dxa"/>
            <w:tcBorders>
              <w:top w:val="single" w:sz="4" w:space="0" w:color="auto"/>
              <w:left w:val="nil"/>
              <w:bottom w:val="nil"/>
              <w:right w:val="nil"/>
            </w:tcBorders>
            <w:shd w:val="clear" w:color="auto" w:fill="auto"/>
            <w:noWrap/>
            <w:vAlign w:val="bottom"/>
            <w:hideMark/>
          </w:tcPr>
          <w:p w14:paraId="0992A7B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0,140</w:t>
            </w:r>
          </w:p>
        </w:tc>
        <w:tc>
          <w:tcPr>
            <w:tcW w:w="1376" w:type="dxa"/>
            <w:tcBorders>
              <w:top w:val="single" w:sz="4" w:space="0" w:color="auto"/>
              <w:left w:val="nil"/>
              <w:bottom w:val="nil"/>
              <w:right w:val="nil"/>
            </w:tcBorders>
            <w:shd w:val="clear" w:color="auto" w:fill="auto"/>
            <w:noWrap/>
            <w:vAlign w:val="bottom"/>
            <w:hideMark/>
          </w:tcPr>
          <w:p w14:paraId="5A37C40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single" w:sz="4" w:space="0" w:color="auto"/>
              <w:left w:val="nil"/>
              <w:bottom w:val="nil"/>
              <w:right w:val="nil"/>
            </w:tcBorders>
            <w:shd w:val="clear" w:color="auto" w:fill="auto"/>
            <w:noWrap/>
            <w:vAlign w:val="bottom"/>
            <w:hideMark/>
          </w:tcPr>
          <w:p w14:paraId="2868677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0,208</w:t>
            </w:r>
          </w:p>
        </w:tc>
        <w:tc>
          <w:tcPr>
            <w:tcW w:w="1376" w:type="dxa"/>
            <w:tcBorders>
              <w:top w:val="single" w:sz="4" w:space="0" w:color="auto"/>
              <w:left w:val="nil"/>
              <w:bottom w:val="nil"/>
              <w:right w:val="nil"/>
            </w:tcBorders>
            <w:shd w:val="clear" w:color="auto" w:fill="auto"/>
            <w:noWrap/>
            <w:vAlign w:val="bottom"/>
            <w:hideMark/>
          </w:tcPr>
          <w:p w14:paraId="4856722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0,403</w:t>
            </w:r>
          </w:p>
        </w:tc>
        <w:tc>
          <w:tcPr>
            <w:tcW w:w="1376" w:type="dxa"/>
            <w:tcBorders>
              <w:top w:val="single" w:sz="4" w:space="0" w:color="auto"/>
              <w:left w:val="nil"/>
              <w:bottom w:val="nil"/>
              <w:right w:val="nil"/>
            </w:tcBorders>
            <w:shd w:val="clear" w:color="auto" w:fill="auto"/>
            <w:noWrap/>
            <w:vAlign w:val="bottom"/>
            <w:hideMark/>
          </w:tcPr>
          <w:p w14:paraId="37675E2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single" w:sz="4" w:space="0" w:color="auto"/>
              <w:left w:val="nil"/>
              <w:bottom w:val="nil"/>
              <w:right w:val="nil"/>
            </w:tcBorders>
            <w:shd w:val="clear" w:color="auto" w:fill="auto"/>
            <w:noWrap/>
            <w:hideMark/>
          </w:tcPr>
          <w:p w14:paraId="1392BE6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1192,197</w:t>
            </w:r>
            <w:r>
              <w:rPr>
                <w:rFonts w:asciiTheme="minorHAnsi" w:eastAsia="Times New Roman" w:hAnsiTheme="minorHAnsi" w:cs="Times New Roman"/>
                <w:color w:val="000000"/>
                <w:sz w:val="18"/>
                <w:szCs w:val="18"/>
                <w:lang w:eastAsia="nl-NL"/>
              </w:rPr>
              <w:t>***</w:t>
            </w:r>
          </w:p>
        </w:tc>
        <w:tc>
          <w:tcPr>
            <w:tcW w:w="1410" w:type="dxa"/>
            <w:tcBorders>
              <w:top w:val="single" w:sz="4" w:space="0" w:color="auto"/>
              <w:left w:val="nil"/>
              <w:bottom w:val="nil"/>
              <w:right w:val="nil"/>
            </w:tcBorders>
            <w:shd w:val="clear" w:color="auto" w:fill="auto"/>
            <w:noWrap/>
          </w:tcPr>
          <w:p w14:paraId="7FA03C6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191F2F66" w14:textId="77777777" w:rsidTr="008925B5">
        <w:trPr>
          <w:trHeight w:val="277"/>
        </w:trPr>
        <w:tc>
          <w:tcPr>
            <w:tcW w:w="2365" w:type="dxa"/>
            <w:tcBorders>
              <w:top w:val="nil"/>
              <w:left w:val="nil"/>
              <w:bottom w:val="nil"/>
              <w:right w:val="nil"/>
            </w:tcBorders>
          </w:tcPr>
          <w:p w14:paraId="7036A9B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7C19C98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Fertiliser use</w:t>
            </w:r>
          </w:p>
        </w:tc>
        <w:tc>
          <w:tcPr>
            <w:tcW w:w="1017" w:type="dxa"/>
            <w:tcBorders>
              <w:top w:val="nil"/>
              <w:left w:val="nil"/>
              <w:bottom w:val="nil"/>
              <w:right w:val="nil"/>
            </w:tcBorders>
            <w:shd w:val="clear" w:color="auto" w:fill="auto"/>
            <w:noWrap/>
            <w:vAlign w:val="bottom"/>
            <w:hideMark/>
          </w:tcPr>
          <w:p w14:paraId="0454A67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0,018</w:t>
            </w:r>
          </w:p>
        </w:tc>
        <w:tc>
          <w:tcPr>
            <w:tcW w:w="1376" w:type="dxa"/>
            <w:tcBorders>
              <w:top w:val="nil"/>
              <w:left w:val="nil"/>
              <w:bottom w:val="nil"/>
              <w:right w:val="nil"/>
            </w:tcBorders>
            <w:shd w:val="clear" w:color="auto" w:fill="auto"/>
            <w:noWrap/>
            <w:vAlign w:val="bottom"/>
            <w:hideMark/>
          </w:tcPr>
          <w:p w14:paraId="3E840C0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0,132</w:t>
            </w:r>
          </w:p>
        </w:tc>
        <w:tc>
          <w:tcPr>
            <w:tcW w:w="1376" w:type="dxa"/>
            <w:tcBorders>
              <w:top w:val="nil"/>
              <w:left w:val="nil"/>
              <w:bottom w:val="nil"/>
              <w:right w:val="nil"/>
            </w:tcBorders>
            <w:shd w:val="clear" w:color="auto" w:fill="auto"/>
            <w:noWrap/>
            <w:vAlign w:val="bottom"/>
            <w:hideMark/>
          </w:tcPr>
          <w:p w14:paraId="6ACD999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6C893EA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0,144</w:t>
            </w:r>
          </w:p>
        </w:tc>
        <w:tc>
          <w:tcPr>
            <w:tcW w:w="1376" w:type="dxa"/>
            <w:tcBorders>
              <w:top w:val="nil"/>
              <w:left w:val="nil"/>
              <w:bottom w:val="nil"/>
              <w:right w:val="nil"/>
            </w:tcBorders>
            <w:shd w:val="clear" w:color="auto" w:fill="auto"/>
            <w:noWrap/>
            <w:vAlign w:val="bottom"/>
            <w:hideMark/>
          </w:tcPr>
          <w:p w14:paraId="68351A3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0,351</w:t>
            </w:r>
          </w:p>
        </w:tc>
        <w:tc>
          <w:tcPr>
            <w:tcW w:w="1376" w:type="dxa"/>
            <w:tcBorders>
              <w:top w:val="nil"/>
              <w:left w:val="nil"/>
              <w:bottom w:val="nil"/>
              <w:right w:val="nil"/>
            </w:tcBorders>
            <w:shd w:val="clear" w:color="auto" w:fill="auto"/>
            <w:noWrap/>
            <w:vAlign w:val="bottom"/>
            <w:hideMark/>
          </w:tcPr>
          <w:p w14:paraId="583C1EA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156FCE1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743,578</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7D43479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6663D792" w14:textId="77777777" w:rsidTr="008925B5">
        <w:trPr>
          <w:trHeight w:val="277"/>
        </w:trPr>
        <w:tc>
          <w:tcPr>
            <w:tcW w:w="2365" w:type="dxa"/>
            <w:tcBorders>
              <w:top w:val="nil"/>
              <w:left w:val="nil"/>
              <w:bottom w:val="nil"/>
              <w:right w:val="nil"/>
            </w:tcBorders>
          </w:tcPr>
          <w:p w14:paraId="5C6A1C1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Household characteristics</w:t>
            </w:r>
          </w:p>
        </w:tc>
        <w:tc>
          <w:tcPr>
            <w:tcW w:w="2365" w:type="dxa"/>
            <w:tcBorders>
              <w:top w:val="nil"/>
              <w:left w:val="nil"/>
              <w:bottom w:val="nil"/>
              <w:right w:val="nil"/>
            </w:tcBorders>
            <w:shd w:val="clear" w:color="auto" w:fill="auto"/>
            <w:noWrap/>
            <w:hideMark/>
          </w:tcPr>
          <w:p w14:paraId="6DC5905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Female headship</w:t>
            </w:r>
          </w:p>
        </w:tc>
        <w:tc>
          <w:tcPr>
            <w:tcW w:w="1017" w:type="dxa"/>
            <w:tcBorders>
              <w:top w:val="nil"/>
              <w:left w:val="nil"/>
              <w:bottom w:val="nil"/>
              <w:right w:val="nil"/>
            </w:tcBorders>
            <w:shd w:val="clear" w:color="auto" w:fill="auto"/>
            <w:noWrap/>
            <w:vAlign w:val="bottom"/>
            <w:hideMark/>
          </w:tcPr>
          <w:p w14:paraId="4F3FA44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0,256</w:t>
            </w:r>
          </w:p>
        </w:tc>
        <w:tc>
          <w:tcPr>
            <w:tcW w:w="1376" w:type="dxa"/>
            <w:tcBorders>
              <w:top w:val="nil"/>
              <w:left w:val="nil"/>
              <w:bottom w:val="nil"/>
              <w:right w:val="nil"/>
            </w:tcBorders>
            <w:shd w:val="clear" w:color="auto" w:fill="auto"/>
            <w:noWrap/>
            <w:vAlign w:val="bottom"/>
            <w:hideMark/>
          </w:tcPr>
          <w:p w14:paraId="578E6B6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0,436</w:t>
            </w:r>
          </w:p>
        </w:tc>
        <w:tc>
          <w:tcPr>
            <w:tcW w:w="1376" w:type="dxa"/>
            <w:tcBorders>
              <w:top w:val="nil"/>
              <w:left w:val="nil"/>
              <w:bottom w:val="nil"/>
              <w:right w:val="nil"/>
            </w:tcBorders>
            <w:shd w:val="clear" w:color="auto" w:fill="auto"/>
            <w:noWrap/>
            <w:vAlign w:val="bottom"/>
            <w:hideMark/>
          </w:tcPr>
          <w:p w14:paraId="0DBAEA9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56C6881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0,234</w:t>
            </w:r>
          </w:p>
        </w:tc>
        <w:tc>
          <w:tcPr>
            <w:tcW w:w="1376" w:type="dxa"/>
            <w:tcBorders>
              <w:top w:val="nil"/>
              <w:left w:val="nil"/>
              <w:bottom w:val="nil"/>
              <w:right w:val="nil"/>
            </w:tcBorders>
            <w:shd w:val="clear" w:color="auto" w:fill="auto"/>
            <w:noWrap/>
            <w:vAlign w:val="bottom"/>
            <w:hideMark/>
          </w:tcPr>
          <w:p w14:paraId="195F76A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0,424</w:t>
            </w:r>
          </w:p>
        </w:tc>
        <w:tc>
          <w:tcPr>
            <w:tcW w:w="1376" w:type="dxa"/>
            <w:tcBorders>
              <w:top w:val="nil"/>
              <w:left w:val="nil"/>
              <w:bottom w:val="nil"/>
              <w:right w:val="nil"/>
            </w:tcBorders>
            <w:shd w:val="clear" w:color="auto" w:fill="auto"/>
            <w:noWrap/>
            <w:vAlign w:val="bottom"/>
            <w:hideMark/>
          </w:tcPr>
          <w:p w14:paraId="7E58BE0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2D7E59E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6,885</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634B9A1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2FFE5F07" w14:textId="77777777" w:rsidTr="008925B5">
        <w:trPr>
          <w:trHeight w:val="277"/>
        </w:trPr>
        <w:tc>
          <w:tcPr>
            <w:tcW w:w="2365" w:type="dxa"/>
            <w:tcBorders>
              <w:top w:val="nil"/>
              <w:left w:val="nil"/>
              <w:bottom w:val="nil"/>
              <w:right w:val="nil"/>
            </w:tcBorders>
          </w:tcPr>
          <w:p w14:paraId="1F51ED1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2502025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Education head</w:t>
            </w:r>
          </w:p>
        </w:tc>
        <w:tc>
          <w:tcPr>
            <w:tcW w:w="1017" w:type="dxa"/>
            <w:tcBorders>
              <w:top w:val="nil"/>
              <w:left w:val="nil"/>
              <w:bottom w:val="nil"/>
              <w:right w:val="nil"/>
            </w:tcBorders>
            <w:shd w:val="clear" w:color="auto" w:fill="auto"/>
            <w:noWrap/>
            <w:vAlign w:val="bottom"/>
            <w:hideMark/>
          </w:tcPr>
          <w:p w14:paraId="591FD1A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0,807</w:t>
            </w:r>
          </w:p>
        </w:tc>
        <w:tc>
          <w:tcPr>
            <w:tcW w:w="1376" w:type="dxa"/>
            <w:tcBorders>
              <w:top w:val="nil"/>
              <w:left w:val="nil"/>
              <w:bottom w:val="nil"/>
              <w:right w:val="nil"/>
            </w:tcBorders>
            <w:shd w:val="clear" w:color="auto" w:fill="auto"/>
            <w:noWrap/>
            <w:vAlign w:val="bottom"/>
            <w:hideMark/>
          </w:tcPr>
          <w:p w14:paraId="34BA4FD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0,395</w:t>
            </w:r>
          </w:p>
        </w:tc>
        <w:tc>
          <w:tcPr>
            <w:tcW w:w="1376" w:type="dxa"/>
            <w:tcBorders>
              <w:top w:val="nil"/>
              <w:left w:val="nil"/>
              <w:bottom w:val="nil"/>
              <w:right w:val="nil"/>
            </w:tcBorders>
            <w:shd w:val="clear" w:color="auto" w:fill="auto"/>
            <w:noWrap/>
            <w:vAlign w:val="bottom"/>
            <w:hideMark/>
          </w:tcPr>
          <w:p w14:paraId="6A963EC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7511</w:t>
            </w:r>
          </w:p>
        </w:tc>
        <w:tc>
          <w:tcPr>
            <w:tcW w:w="1376" w:type="dxa"/>
            <w:tcBorders>
              <w:top w:val="nil"/>
              <w:left w:val="nil"/>
              <w:bottom w:val="nil"/>
              <w:right w:val="nil"/>
            </w:tcBorders>
            <w:shd w:val="clear" w:color="auto" w:fill="auto"/>
            <w:noWrap/>
            <w:vAlign w:val="bottom"/>
            <w:hideMark/>
          </w:tcPr>
          <w:p w14:paraId="20F3374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0,743</w:t>
            </w:r>
          </w:p>
        </w:tc>
        <w:tc>
          <w:tcPr>
            <w:tcW w:w="1376" w:type="dxa"/>
            <w:tcBorders>
              <w:top w:val="nil"/>
              <w:left w:val="nil"/>
              <w:bottom w:val="nil"/>
              <w:right w:val="nil"/>
            </w:tcBorders>
            <w:shd w:val="clear" w:color="auto" w:fill="auto"/>
            <w:noWrap/>
            <w:vAlign w:val="bottom"/>
            <w:hideMark/>
          </w:tcPr>
          <w:p w14:paraId="2D9D6B1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0,437</w:t>
            </w:r>
          </w:p>
        </w:tc>
        <w:tc>
          <w:tcPr>
            <w:tcW w:w="1376" w:type="dxa"/>
            <w:tcBorders>
              <w:top w:val="nil"/>
              <w:left w:val="nil"/>
              <w:bottom w:val="nil"/>
              <w:right w:val="nil"/>
            </w:tcBorders>
            <w:shd w:val="clear" w:color="auto" w:fill="auto"/>
            <w:noWrap/>
            <w:vAlign w:val="bottom"/>
            <w:hideMark/>
          </w:tcPr>
          <w:p w14:paraId="0B228E0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4598</w:t>
            </w:r>
          </w:p>
        </w:tc>
        <w:tc>
          <w:tcPr>
            <w:tcW w:w="1481" w:type="dxa"/>
            <w:tcBorders>
              <w:top w:val="nil"/>
              <w:left w:val="nil"/>
              <w:bottom w:val="nil"/>
              <w:right w:val="nil"/>
            </w:tcBorders>
            <w:shd w:val="clear" w:color="auto" w:fill="auto"/>
            <w:noWrap/>
            <w:hideMark/>
          </w:tcPr>
          <w:p w14:paraId="47AF644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68,465</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2EA5F6E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623F8BA6" w14:textId="77777777" w:rsidTr="008925B5">
        <w:trPr>
          <w:trHeight w:val="277"/>
        </w:trPr>
        <w:tc>
          <w:tcPr>
            <w:tcW w:w="2365" w:type="dxa"/>
            <w:tcBorders>
              <w:top w:val="nil"/>
              <w:left w:val="nil"/>
              <w:bottom w:val="nil"/>
              <w:right w:val="nil"/>
            </w:tcBorders>
          </w:tcPr>
          <w:p w14:paraId="4C90583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589563E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Years in community</w:t>
            </w:r>
          </w:p>
        </w:tc>
        <w:tc>
          <w:tcPr>
            <w:tcW w:w="1017" w:type="dxa"/>
            <w:tcBorders>
              <w:top w:val="nil"/>
              <w:left w:val="nil"/>
              <w:bottom w:val="nil"/>
              <w:right w:val="nil"/>
            </w:tcBorders>
            <w:shd w:val="clear" w:color="auto" w:fill="auto"/>
            <w:noWrap/>
            <w:vAlign w:val="bottom"/>
            <w:hideMark/>
          </w:tcPr>
          <w:p w14:paraId="7625EBD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27,717</w:t>
            </w:r>
          </w:p>
        </w:tc>
        <w:tc>
          <w:tcPr>
            <w:tcW w:w="1376" w:type="dxa"/>
            <w:tcBorders>
              <w:top w:val="nil"/>
              <w:left w:val="nil"/>
              <w:bottom w:val="nil"/>
              <w:right w:val="nil"/>
            </w:tcBorders>
            <w:shd w:val="clear" w:color="auto" w:fill="auto"/>
            <w:noWrap/>
            <w:vAlign w:val="bottom"/>
            <w:hideMark/>
          </w:tcPr>
          <w:p w14:paraId="27D61C1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22,012</w:t>
            </w:r>
          </w:p>
        </w:tc>
        <w:tc>
          <w:tcPr>
            <w:tcW w:w="1376" w:type="dxa"/>
            <w:tcBorders>
              <w:top w:val="nil"/>
              <w:left w:val="nil"/>
              <w:bottom w:val="nil"/>
              <w:right w:val="nil"/>
            </w:tcBorders>
            <w:shd w:val="clear" w:color="auto" w:fill="auto"/>
            <w:noWrap/>
            <w:vAlign w:val="bottom"/>
            <w:hideMark/>
          </w:tcPr>
          <w:p w14:paraId="5C001E4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4723</w:t>
            </w:r>
          </w:p>
        </w:tc>
        <w:tc>
          <w:tcPr>
            <w:tcW w:w="1376" w:type="dxa"/>
            <w:tcBorders>
              <w:top w:val="nil"/>
              <w:left w:val="nil"/>
              <w:bottom w:val="nil"/>
              <w:right w:val="nil"/>
            </w:tcBorders>
            <w:shd w:val="clear" w:color="auto" w:fill="auto"/>
            <w:noWrap/>
            <w:vAlign w:val="bottom"/>
            <w:hideMark/>
          </w:tcPr>
          <w:p w14:paraId="0B96830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35,849</w:t>
            </w:r>
          </w:p>
        </w:tc>
        <w:tc>
          <w:tcPr>
            <w:tcW w:w="1376" w:type="dxa"/>
            <w:tcBorders>
              <w:top w:val="nil"/>
              <w:left w:val="nil"/>
              <w:bottom w:val="nil"/>
              <w:right w:val="nil"/>
            </w:tcBorders>
            <w:shd w:val="clear" w:color="auto" w:fill="auto"/>
            <w:noWrap/>
            <w:vAlign w:val="bottom"/>
            <w:hideMark/>
          </w:tcPr>
          <w:p w14:paraId="282D795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20,595</w:t>
            </w:r>
          </w:p>
        </w:tc>
        <w:tc>
          <w:tcPr>
            <w:tcW w:w="1376" w:type="dxa"/>
            <w:tcBorders>
              <w:top w:val="nil"/>
              <w:left w:val="nil"/>
              <w:bottom w:val="nil"/>
              <w:right w:val="nil"/>
            </w:tcBorders>
            <w:shd w:val="clear" w:color="auto" w:fill="auto"/>
            <w:noWrap/>
            <w:vAlign w:val="bottom"/>
            <w:hideMark/>
          </w:tcPr>
          <w:p w14:paraId="7394B14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2891</w:t>
            </w:r>
          </w:p>
        </w:tc>
        <w:tc>
          <w:tcPr>
            <w:tcW w:w="1481" w:type="dxa"/>
            <w:tcBorders>
              <w:top w:val="nil"/>
              <w:left w:val="nil"/>
              <w:bottom w:val="nil"/>
              <w:right w:val="nil"/>
            </w:tcBorders>
            <w:shd w:val="clear" w:color="auto" w:fill="auto"/>
            <w:noWrap/>
          </w:tcPr>
          <w:p w14:paraId="2A6102B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66B253A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-16,288</w:t>
            </w:r>
            <w:r>
              <w:rPr>
                <w:rFonts w:asciiTheme="minorHAnsi" w:eastAsia="Times New Roman" w:hAnsiTheme="minorHAnsi" w:cs="Times New Roman"/>
                <w:color w:val="000000"/>
                <w:sz w:val="18"/>
                <w:szCs w:val="18"/>
                <w:lang w:eastAsia="nl-NL"/>
              </w:rPr>
              <w:t>***</w:t>
            </w:r>
          </w:p>
        </w:tc>
      </w:tr>
      <w:tr w:rsidR="00A84F40" w:rsidRPr="00F84EC5" w14:paraId="548B1DB2" w14:textId="77777777" w:rsidTr="008925B5">
        <w:trPr>
          <w:trHeight w:val="277"/>
        </w:trPr>
        <w:tc>
          <w:tcPr>
            <w:tcW w:w="2365" w:type="dxa"/>
            <w:tcBorders>
              <w:top w:val="nil"/>
              <w:left w:val="nil"/>
              <w:bottom w:val="nil"/>
              <w:right w:val="nil"/>
            </w:tcBorders>
          </w:tcPr>
          <w:p w14:paraId="3ADD4DA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56F9AEA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Household size</w:t>
            </w:r>
          </w:p>
        </w:tc>
        <w:tc>
          <w:tcPr>
            <w:tcW w:w="1017" w:type="dxa"/>
            <w:tcBorders>
              <w:top w:val="nil"/>
              <w:left w:val="nil"/>
              <w:bottom w:val="nil"/>
              <w:right w:val="nil"/>
            </w:tcBorders>
            <w:shd w:val="clear" w:color="auto" w:fill="auto"/>
            <w:noWrap/>
            <w:vAlign w:val="bottom"/>
            <w:hideMark/>
          </w:tcPr>
          <w:p w14:paraId="43AF11F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4,851</w:t>
            </w:r>
          </w:p>
        </w:tc>
        <w:tc>
          <w:tcPr>
            <w:tcW w:w="1376" w:type="dxa"/>
            <w:tcBorders>
              <w:top w:val="nil"/>
              <w:left w:val="nil"/>
              <w:bottom w:val="nil"/>
              <w:right w:val="nil"/>
            </w:tcBorders>
            <w:shd w:val="clear" w:color="auto" w:fill="auto"/>
            <w:noWrap/>
            <w:vAlign w:val="bottom"/>
            <w:hideMark/>
          </w:tcPr>
          <w:p w14:paraId="2E5118E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2,946</w:t>
            </w:r>
          </w:p>
        </w:tc>
        <w:tc>
          <w:tcPr>
            <w:tcW w:w="1376" w:type="dxa"/>
            <w:tcBorders>
              <w:top w:val="nil"/>
              <w:left w:val="nil"/>
              <w:bottom w:val="nil"/>
              <w:right w:val="nil"/>
            </w:tcBorders>
            <w:shd w:val="clear" w:color="auto" w:fill="auto"/>
            <w:noWrap/>
            <w:vAlign w:val="bottom"/>
            <w:hideMark/>
          </w:tcPr>
          <w:p w14:paraId="78345C0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0BBAA4A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5,606</w:t>
            </w:r>
          </w:p>
        </w:tc>
        <w:tc>
          <w:tcPr>
            <w:tcW w:w="1376" w:type="dxa"/>
            <w:tcBorders>
              <w:top w:val="nil"/>
              <w:left w:val="nil"/>
              <w:bottom w:val="nil"/>
              <w:right w:val="nil"/>
            </w:tcBorders>
            <w:shd w:val="clear" w:color="auto" w:fill="auto"/>
            <w:noWrap/>
            <w:vAlign w:val="bottom"/>
            <w:hideMark/>
          </w:tcPr>
          <w:p w14:paraId="124A572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3,225</w:t>
            </w:r>
          </w:p>
        </w:tc>
        <w:tc>
          <w:tcPr>
            <w:tcW w:w="1376" w:type="dxa"/>
            <w:tcBorders>
              <w:top w:val="nil"/>
              <w:left w:val="nil"/>
              <w:bottom w:val="nil"/>
              <w:right w:val="nil"/>
            </w:tcBorders>
            <w:shd w:val="clear" w:color="auto" w:fill="auto"/>
            <w:noWrap/>
            <w:vAlign w:val="bottom"/>
            <w:hideMark/>
          </w:tcPr>
          <w:p w14:paraId="48FF5D5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tcPr>
          <w:p w14:paraId="07ADE14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34A90E0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-12,967</w:t>
            </w:r>
            <w:r>
              <w:rPr>
                <w:rFonts w:asciiTheme="minorHAnsi" w:eastAsia="Times New Roman" w:hAnsiTheme="minorHAnsi" w:cs="Times New Roman"/>
                <w:color w:val="000000"/>
                <w:sz w:val="18"/>
                <w:szCs w:val="18"/>
                <w:lang w:eastAsia="nl-NL"/>
              </w:rPr>
              <w:t>***</w:t>
            </w:r>
          </w:p>
        </w:tc>
      </w:tr>
      <w:tr w:rsidR="00A84F40" w:rsidRPr="00F84EC5" w14:paraId="1D2E9B99" w14:textId="77777777" w:rsidTr="008925B5">
        <w:trPr>
          <w:trHeight w:val="277"/>
        </w:trPr>
        <w:tc>
          <w:tcPr>
            <w:tcW w:w="2365" w:type="dxa"/>
            <w:tcBorders>
              <w:top w:val="nil"/>
              <w:left w:val="nil"/>
              <w:bottom w:val="nil"/>
              <w:right w:val="nil"/>
            </w:tcBorders>
          </w:tcPr>
          <w:p w14:paraId="77FF0DA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0EBABCC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Dependency ratio</w:t>
            </w:r>
          </w:p>
        </w:tc>
        <w:tc>
          <w:tcPr>
            <w:tcW w:w="1017" w:type="dxa"/>
            <w:tcBorders>
              <w:top w:val="nil"/>
              <w:left w:val="nil"/>
              <w:bottom w:val="nil"/>
              <w:right w:val="nil"/>
            </w:tcBorders>
            <w:shd w:val="clear" w:color="auto" w:fill="auto"/>
            <w:noWrap/>
            <w:vAlign w:val="bottom"/>
            <w:hideMark/>
          </w:tcPr>
          <w:p w14:paraId="2CE89EF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38,116</w:t>
            </w:r>
          </w:p>
        </w:tc>
        <w:tc>
          <w:tcPr>
            <w:tcW w:w="1376" w:type="dxa"/>
            <w:tcBorders>
              <w:top w:val="nil"/>
              <w:left w:val="nil"/>
              <w:bottom w:val="nil"/>
              <w:right w:val="nil"/>
            </w:tcBorders>
            <w:shd w:val="clear" w:color="auto" w:fill="auto"/>
            <w:noWrap/>
            <w:vAlign w:val="bottom"/>
            <w:hideMark/>
          </w:tcPr>
          <w:p w14:paraId="73275BE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25,397</w:t>
            </w:r>
          </w:p>
        </w:tc>
        <w:tc>
          <w:tcPr>
            <w:tcW w:w="1376" w:type="dxa"/>
            <w:tcBorders>
              <w:top w:val="nil"/>
              <w:left w:val="nil"/>
              <w:bottom w:val="nil"/>
              <w:right w:val="nil"/>
            </w:tcBorders>
            <w:shd w:val="clear" w:color="auto" w:fill="auto"/>
            <w:noWrap/>
            <w:vAlign w:val="bottom"/>
            <w:hideMark/>
          </w:tcPr>
          <w:p w14:paraId="47FE3FA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7FDDD30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46,551</w:t>
            </w:r>
          </w:p>
        </w:tc>
        <w:tc>
          <w:tcPr>
            <w:tcW w:w="1376" w:type="dxa"/>
            <w:tcBorders>
              <w:top w:val="nil"/>
              <w:left w:val="nil"/>
              <w:bottom w:val="nil"/>
              <w:right w:val="nil"/>
            </w:tcBorders>
            <w:shd w:val="clear" w:color="auto" w:fill="auto"/>
            <w:noWrap/>
            <w:vAlign w:val="bottom"/>
            <w:hideMark/>
          </w:tcPr>
          <w:p w14:paraId="7BF64F3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23,513</w:t>
            </w:r>
          </w:p>
        </w:tc>
        <w:tc>
          <w:tcPr>
            <w:tcW w:w="1376" w:type="dxa"/>
            <w:tcBorders>
              <w:top w:val="nil"/>
              <w:left w:val="nil"/>
              <w:bottom w:val="nil"/>
              <w:right w:val="nil"/>
            </w:tcBorders>
            <w:shd w:val="clear" w:color="auto" w:fill="auto"/>
            <w:noWrap/>
            <w:vAlign w:val="bottom"/>
            <w:hideMark/>
          </w:tcPr>
          <w:p w14:paraId="334A0BD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tcPr>
          <w:p w14:paraId="3AB5BBC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68F1BEB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-18,647</w:t>
            </w:r>
            <w:r>
              <w:rPr>
                <w:rFonts w:asciiTheme="minorHAnsi" w:eastAsia="Times New Roman" w:hAnsiTheme="minorHAnsi" w:cs="Times New Roman"/>
                <w:color w:val="000000"/>
                <w:sz w:val="18"/>
                <w:szCs w:val="18"/>
                <w:lang w:eastAsia="nl-NL"/>
              </w:rPr>
              <w:t>***</w:t>
            </w:r>
          </w:p>
        </w:tc>
      </w:tr>
      <w:tr w:rsidR="00A84F40" w:rsidRPr="00F84EC5" w14:paraId="22690DE3" w14:textId="77777777" w:rsidTr="008925B5">
        <w:trPr>
          <w:trHeight w:val="277"/>
        </w:trPr>
        <w:tc>
          <w:tcPr>
            <w:tcW w:w="2365" w:type="dxa"/>
            <w:tcBorders>
              <w:top w:val="nil"/>
              <w:left w:val="nil"/>
              <w:bottom w:val="nil"/>
              <w:right w:val="nil"/>
            </w:tcBorders>
          </w:tcPr>
          <w:p w14:paraId="2013EEA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37B6A39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Housing quality index</w:t>
            </w:r>
          </w:p>
        </w:tc>
        <w:tc>
          <w:tcPr>
            <w:tcW w:w="1017" w:type="dxa"/>
            <w:tcBorders>
              <w:top w:val="nil"/>
              <w:left w:val="nil"/>
              <w:bottom w:val="nil"/>
              <w:right w:val="nil"/>
            </w:tcBorders>
            <w:shd w:val="clear" w:color="auto" w:fill="auto"/>
            <w:noWrap/>
            <w:vAlign w:val="bottom"/>
            <w:hideMark/>
          </w:tcPr>
          <w:p w14:paraId="74AE3FB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4,106</w:t>
            </w:r>
          </w:p>
        </w:tc>
        <w:tc>
          <w:tcPr>
            <w:tcW w:w="1376" w:type="dxa"/>
            <w:tcBorders>
              <w:top w:val="nil"/>
              <w:left w:val="nil"/>
              <w:bottom w:val="nil"/>
              <w:right w:val="nil"/>
            </w:tcBorders>
            <w:shd w:val="clear" w:color="auto" w:fill="auto"/>
            <w:noWrap/>
            <w:vAlign w:val="bottom"/>
            <w:hideMark/>
          </w:tcPr>
          <w:p w14:paraId="5BCFB00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0,803</w:t>
            </w:r>
          </w:p>
        </w:tc>
        <w:tc>
          <w:tcPr>
            <w:tcW w:w="1376" w:type="dxa"/>
            <w:tcBorders>
              <w:top w:val="nil"/>
              <w:left w:val="nil"/>
              <w:bottom w:val="nil"/>
              <w:right w:val="nil"/>
            </w:tcBorders>
            <w:shd w:val="clear" w:color="auto" w:fill="auto"/>
            <w:noWrap/>
            <w:vAlign w:val="bottom"/>
            <w:hideMark/>
          </w:tcPr>
          <w:p w14:paraId="49A1580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7227</w:t>
            </w:r>
          </w:p>
        </w:tc>
        <w:tc>
          <w:tcPr>
            <w:tcW w:w="1376" w:type="dxa"/>
            <w:tcBorders>
              <w:top w:val="nil"/>
              <w:left w:val="nil"/>
              <w:bottom w:val="nil"/>
              <w:right w:val="nil"/>
            </w:tcBorders>
            <w:shd w:val="clear" w:color="auto" w:fill="auto"/>
            <w:noWrap/>
            <w:vAlign w:val="bottom"/>
            <w:hideMark/>
          </w:tcPr>
          <w:p w14:paraId="4DBA1F8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3,582</w:t>
            </w:r>
          </w:p>
        </w:tc>
        <w:tc>
          <w:tcPr>
            <w:tcW w:w="1376" w:type="dxa"/>
            <w:tcBorders>
              <w:top w:val="nil"/>
              <w:left w:val="nil"/>
              <w:bottom w:val="nil"/>
              <w:right w:val="nil"/>
            </w:tcBorders>
            <w:shd w:val="clear" w:color="auto" w:fill="auto"/>
            <w:noWrap/>
            <w:vAlign w:val="bottom"/>
            <w:hideMark/>
          </w:tcPr>
          <w:p w14:paraId="7858D0A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0,561</w:t>
            </w:r>
          </w:p>
        </w:tc>
        <w:tc>
          <w:tcPr>
            <w:tcW w:w="1376" w:type="dxa"/>
            <w:tcBorders>
              <w:top w:val="nil"/>
              <w:left w:val="nil"/>
              <w:bottom w:val="nil"/>
              <w:right w:val="nil"/>
            </w:tcBorders>
            <w:shd w:val="clear" w:color="auto" w:fill="auto"/>
            <w:noWrap/>
            <w:vAlign w:val="bottom"/>
            <w:hideMark/>
          </w:tcPr>
          <w:p w14:paraId="0249FA4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4093</w:t>
            </w:r>
          </w:p>
        </w:tc>
        <w:tc>
          <w:tcPr>
            <w:tcW w:w="1481" w:type="dxa"/>
            <w:tcBorders>
              <w:top w:val="nil"/>
              <w:left w:val="nil"/>
              <w:bottom w:val="nil"/>
              <w:right w:val="nil"/>
            </w:tcBorders>
            <w:shd w:val="clear" w:color="auto" w:fill="auto"/>
            <w:noWrap/>
          </w:tcPr>
          <w:p w14:paraId="6B142F3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0064499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40,688</w:t>
            </w:r>
            <w:r>
              <w:rPr>
                <w:rFonts w:asciiTheme="minorHAnsi" w:eastAsia="Times New Roman" w:hAnsiTheme="minorHAnsi" w:cs="Times New Roman"/>
                <w:color w:val="000000"/>
                <w:sz w:val="18"/>
                <w:szCs w:val="18"/>
                <w:lang w:eastAsia="nl-NL"/>
              </w:rPr>
              <w:t>***</w:t>
            </w:r>
          </w:p>
        </w:tc>
      </w:tr>
      <w:tr w:rsidR="00A84F40" w:rsidRPr="00F84EC5" w14:paraId="641C276D" w14:textId="77777777" w:rsidTr="008925B5">
        <w:trPr>
          <w:trHeight w:val="277"/>
        </w:trPr>
        <w:tc>
          <w:tcPr>
            <w:tcW w:w="2365" w:type="dxa"/>
            <w:tcBorders>
              <w:top w:val="nil"/>
              <w:left w:val="nil"/>
              <w:bottom w:val="nil"/>
              <w:right w:val="nil"/>
            </w:tcBorders>
          </w:tcPr>
          <w:p w14:paraId="33468EF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Income</w:t>
            </w:r>
          </w:p>
        </w:tc>
        <w:tc>
          <w:tcPr>
            <w:tcW w:w="2365" w:type="dxa"/>
            <w:tcBorders>
              <w:top w:val="nil"/>
              <w:left w:val="nil"/>
              <w:bottom w:val="nil"/>
              <w:right w:val="nil"/>
            </w:tcBorders>
            <w:shd w:val="clear" w:color="auto" w:fill="auto"/>
            <w:noWrap/>
            <w:hideMark/>
          </w:tcPr>
          <w:p w14:paraId="34E859C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Farm income</w:t>
            </w:r>
          </w:p>
        </w:tc>
        <w:tc>
          <w:tcPr>
            <w:tcW w:w="1017" w:type="dxa"/>
            <w:tcBorders>
              <w:top w:val="nil"/>
              <w:left w:val="nil"/>
              <w:bottom w:val="nil"/>
              <w:right w:val="nil"/>
            </w:tcBorders>
            <w:shd w:val="clear" w:color="auto" w:fill="auto"/>
            <w:noWrap/>
            <w:vAlign w:val="bottom"/>
            <w:hideMark/>
          </w:tcPr>
          <w:p w14:paraId="50C7EC6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59,838</w:t>
            </w:r>
          </w:p>
        </w:tc>
        <w:tc>
          <w:tcPr>
            <w:tcW w:w="1376" w:type="dxa"/>
            <w:tcBorders>
              <w:top w:val="nil"/>
              <w:left w:val="nil"/>
              <w:bottom w:val="nil"/>
              <w:right w:val="nil"/>
            </w:tcBorders>
            <w:shd w:val="clear" w:color="auto" w:fill="auto"/>
            <w:noWrap/>
            <w:vAlign w:val="bottom"/>
            <w:hideMark/>
          </w:tcPr>
          <w:p w14:paraId="20C5C4A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351,941</w:t>
            </w:r>
          </w:p>
        </w:tc>
        <w:tc>
          <w:tcPr>
            <w:tcW w:w="1376" w:type="dxa"/>
            <w:tcBorders>
              <w:top w:val="nil"/>
              <w:left w:val="nil"/>
              <w:bottom w:val="nil"/>
              <w:right w:val="nil"/>
            </w:tcBorders>
            <w:shd w:val="clear" w:color="auto" w:fill="auto"/>
            <w:noWrap/>
            <w:vAlign w:val="bottom"/>
            <w:hideMark/>
          </w:tcPr>
          <w:p w14:paraId="5E14FC5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6678</w:t>
            </w:r>
          </w:p>
        </w:tc>
        <w:tc>
          <w:tcPr>
            <w:tcW w:w="1376" w:type="dxa"/>
            <w:tcBorders>
              <w:top w:val="nil"/>
              <w:left w:val="nil"/>
              <w:bottom w:val="nil"/>
              <w:right w:val="nil"/>
            </w:tcBorders>
            <w:shd w:val="clear" w:color="auto" w:fill="auto"/>
            <w:noWrap/>
            <w:vAlign w:val="bottom"/>
            <w:hideMark/>
          </w:tcPr>
          <w:p w14:paraId="6621D47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19,229</w:t>
            </w:r>
          </w:p>
        </w:tc>
        <w:tc>
          <w:tcPr>
            <w:tcW w:w="1376" w:type="dxa"/>
            <w:tcBorders>
              <w:top w:val="nil"/>
              <w:left w:val="nil"/>
              <w:bottom w:val="nil"/>
              <w:right w:val="nil"/>
            </w:tcBorders>
            <w:shd w:val="clear" w:color="auto" w:fill="auto"/>
            <w:noWrap/>
            <w:vAlign w:val="bottom"/>
            <w:hideMark/>
          </w:tcPr>
          <w:p w14:paraId="3AE00BC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118,084</w:t>
            </w:r>
          </w:p>
        </w:tc>
        <w:tc>
          <w:tcPr>
            <w:tcW w:w="1376" w:type="dxa"/>
            <w:tcBorders>
              <w:top w:val="nil"/>
              <w:left w:val="nil"/>
              <w:bottom w:val="nil"/>
              <w:right w:val="nil"/>
            </w:tcBorders>
            <w:shd w:val="clear" w:color="auto" w:fill="auto"/>
            <w:noWrap/>
            <w:vAlign w:val="bottom"/>
            <w:hideMark/>
          </w:tcPr>
          <w:p w14:paraId="402FCBF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tcPr>
          <w:p w14:paraId="04B1CA2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33A5362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8,746</w:t>
            </w:r>
            <w:r>
              <w:rPr>
                <w:rFonts w:asciiTheme="minorHAnsi" w:eastAsia="Times New Roman" w:hAnsiTheme="minorHAnsi" w:cs="Times New Roman"/>
                <w:color w:val="000000"/>
                <w:sz w:val="18"/>
                <w:szCs w:val="18"/>
                <w:lang w:eastAsia="nl-NL"/>
              </w:rPr>
              <w:t>***</w:t>
            </w:r>
          </w:p>
        </w:tc>
      </w:tr>
      <w:tr w:rsidR="00A84F40" w:rsidRPr="00F84EC5" w14:paraId="6B76A7B1" w14:textId="77777777" w:rsidTr="008925B5">
        <w:trPr>
          <w:trHeight w:val="277"/>
        </w:trPr>
        <w:tc>
          <w:tcPr>
            <w:tcW w:w="2365" w:type="dxa"/>
            <w:tcBorders>
              <w:top w:val="nil"/>
              <w:left w:val="nil"/>
              <w:bottom w:val="nil"/>
              <w:right w:val="nil"/>
            </w:tcBorders>
          </w:tcPr>
          <w:p w14:paraId="27215A9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459D0C1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Off farm income</w:t>
            </w:r>
          </w:p>
        </w:tc>
        <w:tc>
          <w:tcPr>
            <w:tcW w:w="1017" w:type="dxa"/>
            <w:tcBorders>
              <w:top w:val="nil"/>
              <w:left w:val="nil"/>
              <w:bottom w:val="nil"/>
              <w:right w:val="nil"/>
            </w:tcBorders>
            <w:shd w:val="clear" w:color="auto" w:fill="auto"/>
            <w:noWrap/>
            <w:vAlign w:val="bottom"/>
            <w:hideMark/>
          </w:tcPr>
          <w:p w14:paraId="34E6129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68,948</w:t>
            </w:r>
          </w:p>
        </w:tc>
        <w:tc>
          <w:tcPr>
            <w:tcW w:w="1376" w:type="dxa"/>
            <w:tcBorders>
              <w:top w:val="nil"/>
              <w:left w:val="nil"/>
              <w:bottom w:val="nil"/>
              <w:right w:val="nil"/>
            </w:tcBorders>
            <w:shd w:val="clear" w:color="auto" w:fill="auto"/>
            <w:noWrap/>
            <w:vAlign w:val="bottom"/>
            <w:hideMark/>
          </w:tcPr>
          <w:p w14:paraId="7964203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382,554</w:t>
            </w:r>
          </w:p>
        </w:tc>
        <w:tc>
          <w:tcPr>
            <w:tcW w:w="1376" w:type="dxa"/>
            <w:tcBorders>
              <w:top w:val="nil"/>
              <w:left w:val="nil"/>
              <w:bottom w:val="nil"/>
              <w:right w:val="nil"/>
            </w:tcBorders>
            <w:shd w:val="clear" w:color="auto" w:fill="auto"/>
            <w:noWrap/>
            <w:vAlign w:val="bottom"/>
            <w:hideMark/>
          </w:tcPr>
          <w:p w14:paraId="1133E2E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5612</w:t>
            </w:r>
          </w:p>
        </w:tc>
        <w:tc>
          <w:tcPr>
            <w:tcW w:w="1376" w:type="dxa"/>
            <w:tcBorders>
              <w:top w:val="nil"/>
              <w:left w:val="nil"/>
              <w:bottom w:val="nil"/>
              <w:right w:val="nil"/>
            </w:tcBorders>
            <w:shd w:val="clear" w:color="auto" w:fill="auto"/>
            <w:noWrap/>
            <w:vAlign w:val="bottom"/>
            <w:hideMark/>
          </w:tcPr>
          <w:p w14:paraId="0E93749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20,455</w:t>
            </w:r>
          </w:p>
        </w:tc>
        <w:tc>
          <w:tcPr>
            <w:tcW w:w="1376" w:type="dxa"/>
            <w:tcBorders>
              <w:top w:val="nil"/>
              <w:left w:val="nil"/>
              <w:bottom w:val="nil"/>
              <w:right w:val="nil"/>
            </w:tcBorders>
            <w:shd w:val="clear" w:color="auto" w:fill="auto"/>
            <w:noWrap/>
            <w:vAlign w:val="bottom"/>
            <w:hideMark/>
          </w:tcPr>
          <w:p w14:paraId="49EC3D5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138,161</w:t>
            </w:r>
          </w:p>
        </w:tc>
        <w:tc>
          <w:tcPr>
            <w:tcW w:w="1376" w:type="dxa"/>
            <w:tcBorders>
              <w:top w:val="nil"/>
              <w:left w:val="nil"/>
              <w:bottom w:val="nil"/>
              <w:right w:val="nil"/>
            </w:tcBorders>
            <w:shd w:val="clear" w:color="auto" w:fill="auto"/>
            <w:noWrap/>
            <w:vAlign w:val="bottom"/>
            <w:hideMark/>
          </w:tcPr>
          <w:p w14:paraId="06FAEC5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3322</w:t>
            </w:r>
          </w:p>
        </w:tc>
        <w:tc>
          <w:tcPr>
            <w:tcW w:w="1481" w:type="dxa"/>
            <w:tcBorders>
              <w:top w:val="nil"/>
              <w:left w:val="nil"/>
              <w:bottom w:val="nil"/>
              <w:right w:val="nil"/>
            </w:tcBorders>
            <w:shd w:val="clear" w:color="auto" w:fill="auto"/>
            <w:noWrap/>
          </w:tcPr>
          <w:p w14:paraId="634940A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0C426DB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8,596</w:t>
            </w:r>
            <w:r>
              <w:rPr>
                <w:rFonts w:asciiTheme="minorHAnsi" w:eastAsia="Times New Roman" w:hAnsiTheme="minorHAnsi" w:cs="Times New Roman"/>
                <w:color w:val="000000"/>
                <w:sz w:val="18"/>
                <w:szCs w:val="18"/>
                <w:lang w:eastAsia="nl-NL"/>
              </w:rPr>
              <w:t>***</w:t>
            </w:r>
          </w:p>
        </w:tc>
      </w:tr>
      <w:tr w:rsidR="00A84F40" w:rsidRPr="00F84EC5" w14:paraId="52B00628" w14:textId="77777777" w:rsidTr="008925B5">
        <w:trPr>
          <w:trHeight w:val="277"/>
        </w:trPr>
        <w:tc>
          <w:tcPr>
            <w:tcW w:w="2365" w:type="dxa"/>
            <w:tcBorders>
              <w:top w:val="nil"/>
              <w:left w:val="nil"/>
              <w:bottom w:val="nil"/>
              <w:right w:val="nil"/>
            </w:tcBorders>
          </w:tcPr>
          <w:p w14:paraId="420C185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Farm characteristics</w:t>
            </w:r>
          </w:p>
        </w:tc>
        <w:tc>
          <w:tcPr>
            <w:tcW w:w="2365" w:type="dxa"/>
            <w:tcBorders>
              <w:top w:val="nil"/>
              <w:left w:val="nil"/>
              <w:bottom w:val="nil"/>
              <w:right w:val="nil"/>
            </w:tcBorders>
            <w:shd w:val="clear" w:color="auto" w:fill="auto"/>
            <w:noWrap/>
            <w:hideMark/>
          </w:tcPr>
          <w:p w14:paraId="650E1F1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Land size</w:t>
            </w:r>
          </w:p>
        </w:tc>
        <w:tc>
          <w:tcPr>
            <w:tcW w:w="1017" w:type="dxa"/>
            <w:tcBorders>
              <w:top w:val="nil"/>
              <w:left w:val="nil"/>
              <w:bottom w:val="nil"/>
              <w:right w:val="nil"/>
            </w:tcBorders>
            <w:shd w:val="clear" w:color="auto" w:fill="auto"/>
            <w:noWrap/>
            <w:vAlign w:val="bottom"/>
            <w:hideMark/>
          </w:tcPr>
          <w:p w14:paraId="69CA8CC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2,406</w:t>
            </w:r>
          </w:p>
        </w:tc>
        <w:tc>
          <w:tcPr>
            <w:tcW w:w="1376" w:type="dxa"/>
            <w:tcBorders>
              <w:top w:val="nil"/>
              <w:left w:val="nil"/>
              <w:bottom w:val="nil"/>
              <w:right w:val="nil"/>
            </w:tcBorders>
            <w:shd w:val="clear" w:color="auto" w:fill="auto"/>
            <w:noWrap/>
            <w:vAlign w:val="bottom"/>
            <w:hideMark/>
          </w:tcPr>
          <w:p w14:paraId="1A8720E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4,177</w:t>
            </w:r>
          </w:p>
        </w:tc>
        <w:tc>
          <w:tcPr>
            <w:tcW w:w="1376" w:type="dxa"/>
            <w:tcBorders>
              <w:top w:val="nil"/>
              <w:left w:val="nil"/>
              <w:bottom w:val="nil"/>
              <w:right w:val="nil"/>
            </w:tcBorders>
            <w:shd w:val="clear" w:color="auto" w:fill="auto"/>
            <w:noWrap/>
            <w:vAlign w:val="bottom"/>
            <w:hideMark/>
          </w:tcPr>
          <w:p w14:paraId="4D05443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3569</w:t>
            </w:r>
          </w:p>
        </w:tc>
        <w:tc>
          <w:tcPr>
            <w:tcW w:w="1376" w:type="dxa"/>
            <w:tcBorders>
              <w:top w:val="nil"/>
              <w:left w:val="nil"/>
              <w:bottom w:val="nil"/>
              <w:right w:val="nil"/>
            </w:tcBorders>
            <w:shd w:val="clear" w:color="auto" w:fill="auto"/>
            <w:noWrap/>
            <w:vAlign w:val="bottom"/>
            <w:hideMark/>
          </w:tcPr>
          <w:p w14:paraId="5E178C3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3,912</w:t>
            </w:r>
          </w:p>
        </w:tc>
        <w:tc>
          <w:tcPr>
            <w:tcW w:w="1376" w:type="dxa"/>
            <w:tcBorders>
              <w:top w:val="nil"/>
              <w:left w:val="nil"/>
              <w:bottom w:val="nil"/>
              <w:right w:val="nil"/>
            </w:tcBorders>
            <w:shd w:val="clear" w:color="auto" w:fill="auto"/>
            <w:noWrap/>
            <w:vAlign w:val="bottom"/>
            <w:hideMark/>
          </w:tcPr>
          <w:p w14:paraId="486BBCD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11,470</w:t>
            </w:r>
          </w:p>
        </w:tc>
        <w:tc>
          <w:tcPr>
            <w:tcW w:w="1376" w:type="dxa"/>
            <w:tcBorders>
              <w:top w:val="nil"/>
              <w:left w:val="nil"/>
              <w:bottom w:val="nil"/>
              <w:right w:val="nil"/>
            </w:tcBorders>
            <w:shd w:val="clear" w:color="auto" w:fill="auto"/>
            <w:noWrap/>
            <w:vAlign w:val="bottom"/>
            <w:hideMark/>
          </w:tcPr>
          <w:p w14:paraId="6838D5F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4613</w:t>
            </w:r>
          </w:p>
        </w:tc>
        <w:tc>
          <w:tcPr>
            <w:tcW w:w="1481" w:type="dxa"/>
            <w:tcBorders>
              <w:top w:val="nil"/>
              <w:left w:val="nil"/>
              <w:bottom w:val="nil"/>
              <w:right w:val="nil"/>
            </w:tcBorders>
            <w:shd w:val="clear" w:color="auto" w:fill="auto"/>
            <w:noWrap/>
          </w:tcPr>
          <w:p w14:paraId="6775CF6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2DA29EB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-8,241</w:t>
            </w:r>
            <w:r>
              <w:rPr>
                <w:rFonts w:asciiTheme="minorHAnsi" w:eastAsia="Times New Roman" w:hAnsiTheme="minorHAnsi" w:cs="Times New Roman"/>
                <w:color w:val="000000"/>
                <w:sz w:val="18"/>
                <w:szCs w:val="18"/>
                <w:lang w:eastAsia="nl-NL"/>
              </w:rPr>
              <w:t>***</w:t>
            </w:r>
          </w:p>
        </w:tc>
      </w:tr>
      <w:tr w:rsidR="00A84F40" w:rsidRPr="00F84EC5" w14:paraId="70A34C9B" w14:textId="77777777" w:rsidTr="008925B5">
        <w:trPr>
          <w:trHeight w:val="277"/>
        </w:trPr>
        <w:tc>
          <w:tcPr>
            <w:tcW w:w="2365" w:type="dxa"/>
            <w:tcBorders>
              <w:top w:val="nil"/>
              <w:left w:val="nil"/>
              <w:bottom w:val="nil"/>
              <w:right w:val="nil"/>
            </w:tcBorders>
          </w:tcPr>
          <w:p w14:paraId="45E91C6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1AF3562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Farm assets</w:t>
            </w:r>
          </w:p>
        </w:tc>
        <w:tc>
          <w:tcPr>
            <w:tcW w:w="1017" w:type="dxa"/>
            <w:tcBorders>
              <w:top w:val="nil"/>
              <w:left w:val="nil"/>
              <w:bottom w:val="nil"/>
              <w:right w:val="nil"/>
            </w:tcBorders>
            <w:shd w:val="clear" w:color="auto" w:fill="auto"/>
            <w:noWrap/>
            <w:vAlign w:val="bottom"/>
            <w:hideMark/>
          </w:tcPr>
          <w:p w14:paraId="043D4C5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141,161</w:t>
            </w:r>
          </w:p>
        </w:tc>
        <w:tc>
          <w:tcPr>
            <w:tcW w:w="1376" w:type="dxa"/>
            <w:tcBorders>
              <w:top w:val="nil"/>
              <w:left w:val="nil"/>
              <w:bottom w:val="nil"/>
              <w:right w:val="nil"/>
            </w:tcBorders>
            <w:shd w:val="clear" w:color="auto" w:fill="auto"/>
            <w:noWrap/>
            <w:vAlign w:val="bottom"/>
            <w:hideMark/>
          </w:tcPr>
          <w:p w14:paraId="3EA5AF1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2137,389</w:t>
            </w:r>
          </w:p>
        </w:tc>
        <w:tc>
          <w:tcPr>
            <w:tcW w:w="1376" w:type="dxa"/>
            <w:tcBorders>
              <w:top w:val="nil"/>
              <w:left w:val="nil"/>
              <w:bottom w:val="nil"/>
              <w:right w:val="nil"/>
            </w:tcBorders>
            <w:shd w:val="clear" w:color="auto" w:fill="auto"/>
            <w:noWrap/>
            <w:vAlign w:val="bottom"/>
            <w:hideMark/>
          </w:tcPr>
          <w:p w14:paraId="753A11B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3443</w:t>
            </w:r>
          </w:p>
        </w:tc>
        <w:tc>
          <w:tcPr>
            <w:tcW w:w="1376" w:type="dxa"/>
            <w:tcBorders>
              <w:top w:val="nil"/>
              <w:left w:val="nil"/>
              <w:bottom w:val="nil"/>
              <w:right w:val="nil"/>
            </w:tcBorders>
            <w:shd w:val="clear" w:color="auto" w:fill="auto"/>
            <w:noWrap/>
            <w:vAlign w:val="bottom"/>
            <w:hideMark/>
          </w:tcPr>
          <w:p w14:paraId="4FC7757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240,256</w:t>
            </w:r>
          </w:p>
        </w:tc>
        <w:tc>
          <w:tcPr>
            <w:tcW w:w="1376" w:type="dxa"/>
            <w:tcBorders>
              <w:top w:val="nil"/>
              <w:left w:val="nil"/>
              <w:bottom w:val="nil"/>
              <w:right w:val="nil"/>
            </w:tcBorders>
            <w:shd w:val="clear" w:color="auto" w:fill="auto"/>
            <w:noWrap/>
            <w:vAlign w:val="bottom"/>
            <w:hideMark/>
          </w:tcPr>
          <w:p w14:paraId="31F184E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8899,887</w:t>
            </w:r>
          </w:p>
        </w:tc>
        <w:tc>
          <w:tcPr>
            <w:tcW w:w="1376" w:type="dxa"/>
            <w:tcBorders>
              <w:top w:val="nil"/>
              <w:left w:val="nil"/>
              <w:bottom w:val="nil"/>
              <w:right w:val="nil"/>
            </w:tcBorders>
            <w:shd w:val="clear" w:color="auto" w:fill="auto"/>
            <w:noWrap/>
            <w:vAlign w:val="bottom"/>
            <w:hideMark/>
          </w:tcPr>
          <w:p w14:paraId="19859B9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4570</w:t>
            </w:r>
          </w:p>
        </w:tc>
        <w:tc>
          <w:tcPr>
            <w:tcW w:w="1481" w:type="dxa"/>
            <w:tcBorders>
              <w:top w:val="nil"/>
              <w:left w:val="nil"/>
              <w:bottom w:val="nil"/>
              <w:right w:val="nil"/>
            </w:tcBorders>
            <w:shd w:val="clear" w:color="auto" w:fill="auto"/>
            <w:noWrap/>
          </w:tcPr>
          <w:p w14:paraId="35AED6B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0F70ACD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-0,725</w:t>
            </w:r>
          </w:p>
        </w:tc>
      </w:tr>
      <w:tr w:rsidR="00A84F40" w:rsidRPr="00F84EC5" w14:paraId="436DD9FA" w14:textId="77777777" w:rsidTr="008925B5">
        <w:trPr>
          <w:trHeight w:val="277"/>
        </w:trPr>
        <w:tc>
          <w:tcPr>
            <w:tcW w:w="2365" w:type="dxa"/>
            <w:tcBorders>
              <w:top w:val="nil"/>
              <w:left w:val="nil"/>
              <w:bottom w:val="nil"/>
              <w:right w:val="nil"/>
            </w:tcBorders>
          </w:tcPr>
          <w:p w14:paraId="43BEBF5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07BFF96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TLU</w:t>
            </w:r>
          </w:p>
        </w:tc>
        <w:tc>
          <w:tcPr>
            <w:tcW w:w="1017" w:type="dxa"/>
            <w:tcBorders>
              <w:top w:val="nil"/>
              <w:left w:val="nil"/>
              <w:bottom w:val="nil"/>
              <w:right w:val="nil"/>
            </w:tcBorders>
            <w:shd w:val="clear" w:color="auto" w:fill="auto"/>
            <w:noWrap/>
            <w:vAlign w:val="bottom"/>
            <w:hideMark/>
          </w:tcPr>
          <w:p w14:paraId="6ACEA04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2,821</w:t>
            </w:r>
          </w:p>
        </w:tc>
        <w:tc>
          <w:tcPr>
            <w:tcW w:w="1376" w:type="dxa"/>
            <w:tcBorders>
              <w:top w:val="nil"/>
              <w:left w:val="nil"/>
              <w:bottom w:val="nil"/>
              <w:right w:val="nil"/>
            </w:tcBorders>
            <w:shd w:val="clear" w:color="auto" w:fill="auto"/>
            <w:noWrap/>
            <w:vAlign w:val="bottom"/>
            <w:hideMark/>
          </w:tcPr>
          <w:p w14:paraId="13E6C94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15,857</w:t>
            </w:r>
          </w:p>
        </w:tc>
        <w:tc>
          <w:tcPr>
            <w:tcW w:w="1376" w:type="dxa"/>
            <w:tcBorders>
              <w:top w:val="nil"/>
              <w:left w:val="nil"/>
              <w:bottom w:val="nil"/>
              <w:right w:val="nil"/>
            </w:tcBorders>
            <w:shd w:val="clear" w:color="auto" w:fill="auto"/>
            <w:noWrap/>
            <w:vAlign w:val="bottom"/>
            <w:hideMark/>
          </w:tcPr>
          <w:p w14:paraId="17C4D01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2532</w:t>
            </w:r>
          </w:p>
        </w:tc>
        <w:tc>
          <w:tcPr>
            <w:tcW w:w="1376" w:type="dxa"/>
            <w:tcBorders>
              <w:top w:val="nil"/>
              <w:left w:val="nil"/>
              <w:bottom w:val="nil"/>
              <w:right w:val="nil"/>
            </w:tcBorders>
            <w:shd w:val="clear" w:color="auto" w:fill="auto"/>
            <w:noWrap/>
            <w:vAlign w:val="bottom"/>
            <w:hideMark/>
          </w:tcPr>
          <w:p w14:paraId="74708CC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3,450</w:t>
            </w:r>
          </w:p>
        </w:tc>
        <w:tc>
          <w:tcPr>
            <w:tcW w:w="1376" w:type="dxa"/>
            <w:tcBorders>
              <w:top w:val="nil"/>
              <w:left w:val="nil"/>
              <w:bottom w:val="nil"/>
              <w:right w:val="nil"/>
            </w:tcBorders>
            <w:shd w:val="clear" w:color="auto" w:fill="auto"/>
            <w:noWrap/>
            <w:vAlign w:val="bottom"/>
            <w:hideMark/>
          </w:tcPr>
          <w:p w14:paraId="1CD66B0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9,467</w:t>
            </w:r>
          </w:p>
        </w:tc>
        <w:tc>
          <w:tcPr>
            <w:tcW w:w="1376" w:type="dxa"/>
            <w:tcBorders>
              <w:top w:val="nil"/>
              <w:left w:val="nil"/>
              <w:bottom w:val="nil"/>
              <w:right w:val="nil"/>
            </w:tcBorders>
            <w:shd w:val="clear" w:color="auto" w:fill="auto"/>
            <w:noWrap/>
            <w:vAlign w:val="bottom"/>
            <w:hideMark/>
          </w:tcPr>
          <w:p w14:paraId="68D44A7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3346</w:t>
            </w:r>
          </w:p>
        </w:tc>
        <w:tc>
          <w:tcPr>
            <w:tcW w:w="1481" w:type="dxa"/>
            <w:tcBorders>
              <w:top w:val="nil"/>
              <w:left w:val="nil"/>
              <w:bottom w:val="nil"/>
              <w:right w:val="nil"/>
            </w:tcBorders>
            <w:shd w:val="clear" w:color="auto" w:fill="auto"/>
            <w:noWrap/>
          </w:tcPr>
          <w:p w14:paraId="333AE65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75A4842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-1,769</w:t>
            </w:r>
            <w:r>
              <w:rPr>
                <w:rFonts w:asciiTheme="minorHAnsi" w:eastAsia="Times New Roman" w:hAnsiTheme="minorHAnsi" w:cs="Times New Roman"/>
                <w:color w:val="000000"/>
                <w:sz w:val="18"/>
                <w:szCs w:val="18"/>
                <w:lang w:eastAsia="nl-NL"/>
              </w:rPr>
              <w:t>**</w:t>
            </w:r>
          </w:p>
        </w:tc>
      </w:tr>
      <w:tr w:rsidR="00A84F40" w:rsidRPr="00F84EC5" w14:paraId="7B0E3BCB" w14:textId="77777777" w:rsidTr="008925B5">
        <w:trPr>
          <w:trHeight w:val="277"/>
        </w:trPr>
        <w:tc>
          <w:tcPr>
            <w:tcW w:w="2365" w:type="dxa"/>
            <w:tcBorders>
              <w:top w:val="nil"/>
              <w:left w:val="nil"/>
              <w:bottom w:val="nil"/>
              <w:right w:val="nil"/>
            </w:tcBorders>
          </w:tcPr>
          <w:p w14:paraId="68502C8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66CA0A2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SACCO</w:t>
            </w:r>
          </w:p>
        </w:tc>
        <w:tc>
          <w:tcPr>
            <w:tcW w:w="1017" w:type="dxa"/>
            <w:tcBorders>
              <w:top w:val="nil"/>
              <w:left w:val="nil"/>
              <w:bottom w:val="nil"/>
              <w:right w:val="nil"/>
            </w:tcBorders>
            <w:shd w:val="clear" w:color="auto" w:fill="auto"/>
            <w:noWrap/>
            <w:vAlign w:val="bottom"/>
            <w:hideMark/>
          </w:tcPr>
          <w:p w14:paraId="6FF4F18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0,064</w:t>
            </w:r>
          </w:p>
        </w:tc>
        <w:tc>
          <w:tcPr>
            <w:tcW w:w="1376" w:type="dxa"/>
            <w:tcBorders>
              <w:top w:val="nil"/>
              <w:left w:val="nil"/>
              <w:bottom w:val="nil"/>
              <w:right w:val="nil"/>
            </w:tcBorders>
            <w:shd w:val="clear" w:color="auto" w:fill="auto"/>
            <w:noWrap/>
            <w:vAlign w:val="bottom"/>
            <w:hideMark/>
          </w:tcPr>
          <w:p w14:paraId="22E1D28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0,244</w:t>
            </w:r>
          </w:p>
        </w:tc>
        <w:tc>
          <w:tcPr>
            <w:tcW w:w="1376" w:type="dxa"/>
            <w:tcBorders>
              <w:top w:val="nil"/>
              <w:left w:val="nil"/>
              <w:bottom w:val="nil"/>
              <w:right w:val="nil"/>
            </w:tcBorders>
            <w:shd w:val="clear" w:color="auto" w:fill="auto"/>
            <w:noWrap/>
            <w:vAlign w:val="bottom"/>
            <w:hideMark/>
          </w:tcPr>
          <w:p w14:paraId="4C57729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51D4F9D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0,049</w:t>
            </w:r>
          </w:p>
        </w:tc>
        <w:tc>
          <w:tcPr>
            <w:tcW w:w="1376" w:type="dxa"/>
            <w:tcBorders>
              <w:top w:val="nil"/>
              <w:left w:val="nil"/>
              <w:bottom w:val="nil"/>
              <w:right w:val="nil"/>
            </w:tcBorders>
            <w:shd w:val="clear" w:color="auto" w:fill="auto"/>
            <w:noWrap/>
            <w:vAlign w:val="bottom"/>
            <w:hideMark/>
          </w:tcPr>
          <w:p w14:paraId="728213F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0,216</w:t>
            </w:r>
          </w:p>
        </w:tc>
        <w:tc>
          <w:tcPr>
            <w:tcW w:w="1376" w:type="dxa"/>
            <w:tcBorders>
              <w:top w:val="nil"/>
              <w:left w:val="nil"/>
              <w:bottom w:val="nil"/>
              <w:right w:val="nil"/>
            </w:tcBorders>
            <w:shd w:val="clear" w:color="auto" w:fill="auto"/>
            <w:noWrap/>
            <w:vAlign w:val="bottom"/>
            <w:hideMark/>
          </w:tcPr>
          <w:p w14:paraId="0344903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785CA11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10,797</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149D8BF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09081B80" w14:textId="77777777" w:rsidTr="008925B5">
        <w:trPr>
          <w:trHeight w:val="277"/>
        </w:trPr>
        <w:tc>
          <w:tcPr>
            <w:tcW w:w="2365" w:type="dxa"/>
            <w:tcBorders>
              <w:top w:val="nil"/>
              <w:left w:val="nil"/>
              <w:bottom w:val="nil"/>
              <w:right w:val="nil"/>
            </w:tcBorders>
          </w:tcPr>
          <w:p w14:paraId="6C18D121"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Geographical</w:t>
            </w:r>
          </w:p>
        </w:tc>
        <w:tc>
          <w:tcPr>
            <w:tcW w:w="2365" w:type="dxa"/>
            <w:tcBorders>
              <w:top w:val="nil"/>
              <w:left w:val="nil"/>
              <w:bottom w:val="nil"/>
              <w:right w:val="nil"/>
            </w:tcBorders>
            <w:shd w:val="clear" w:color="auto" w:fill="auto"/>
            <w:noWrap/>
            <w:hideMark/>
          </w:tcPr>
          <w:p w14:paraId="0F1BDEE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Central Zone</w:t>
            </w:r>
          </w:p>
        </w:tc>
        <w:tc>
          <w:tcPr>
            <w:tcW w:w="1017" w:type="dxa"/>
            <w:tcBorders>
              <w:top w:val="nil"/>
              <w:left w:val="nil"/>
              <w:bottom w:val="nil"/>
              <w:right w:val="nil"/>
            </w:tcBorders>
            <w:shd w:val="clear" w:color="auto" w:fill="auto"/>
            <w:noWrap/>
            <w:vAlign w:val="bottom"/>
            <w:hideMark/>
          </w:tcPr>
          <w:p w14:paraId="3B42AD1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0,028</w:t>
            </w:r>
          </w:p>
        </w:tc>
        <w:tc>
          <w:tcPr>
            <w:tcW w:w="1376" w:type="dxa"/>
            <w:tcBorders>
              <w:top w:val="nil"/>
              <w:left w:val="nil"/>
              <w:bottom w:val="nil"/>
              <w:right w:val="nil"/>
            </w:tcBorders>
            <w:shd w:val="clear" w:color="auto" w:fill="auto"/>
            <w:noWrap/>
            <w:vAlign w:val="bottom"/>
            <w:hideMark/>
          </w:tcPr>
          <w:p w14:paraId="07F62FA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0,165</w:t>
            </w:r>
          </w:p>
        </w:tc>
        <w:tc>
          <w:tcPr>
            <w:tcW w:w="1376" w:type="dxa"/>
            <w:tcBorders>
              <w:top w:val="nil"/>
              <w:left w:val="nil"/>
              <w:bottom w:val="nil"/>
              <w:right w:val="nil"/>
            </w:tcBorders>
            <w:shd w:val="clear" w:color="auto" w:fill="auto"/>
            <w:noWrap/>
            <w:vAlign w:val="bottom"/>
            <w:hideMark/>
          </w:tcPr>
          <w:p w14:paraId="0A8F08A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2C4B2F6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0,074</w:t>
            </w:r>
          </w:p>
        </w:tc>
        <w:tc>
          <w:tcPr>
            <w:tcW w:w="1376" w:type="dxa"/>
            <w:tcBorders>
              <w:top w:val="nil"/>
              <w:left w:val="nil"/>
              <w:bottom w:val="nil"/>
              <w:right w:val="nil"/>
            </w:tcBorders>
            <w:shd w:val="clear" w:color="auto" w:fill="auto"/>
            <w:noWrap/>
            <w:vAlign w:val="bottom"/>
            <w:hideMark/>
          </w:tcPr>
          <w:p w14:paraId="5B675D1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0,261</w:t>
            </w:r>
          </w:p>
        </w:tc>
        <w:tc>
          <w:tcPr>
            <w:tcW w:w="1376" w:type="dxa"/>
            <w:tcBorders>
              <w:top w:val="nil"/>
              <w:left w:val="nil"/>
              <w:bottom w:val="nil"/>
              <w:right w:val="nil"/>
            </w:tcBorders>
            <w:shd w:val="clear" w:color="auto" w:fill="auto"/>
            <w:noWrap/>
            <w:vAlign w:val="bottom"/>
            <w:hideMark/>
          </w:tcPr>
          <w:p w14:paraId="276BE65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716FA7E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138,064</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63888FF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581153B8" w14:textId="77777777" w:rsidTr="008925B5">
        <w:trPr>
          <w:trHeight w:val="277"/>
        </w:trPr>
        <w:tc>
          <w:tcPr>
            <w:tcW w:w="2365" w:type="dxa"/>
            <w:tcBorders>
              <w:top w:val="nil"/>
              <w:left w:val="nil"/>
              <w:bottom w:val="nil"/>
              <w:right w:val="nil"/>
            </w:tcBorders>
          </w:tcPr>
          <w:p w14:paraId="1713C163"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6BEEBC2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Eastern Zone</w:t>
            </w:r>
          </w:p>
        </w:tc>
        <w:tc>
          <w:tcPr>
            <w:tcW w:w="1017" w:type="dxa"/>
            <w:tcBorders>
              <w:top w:val="nil"/>
              <w:left w:val="nil"/>
              <w:bottom w:val="nil"/>
              <w:right w:val="nil"/>
            </w:tcBorders>
            <w:shd w:val="clear" w:color="auto" w:fill="auto"/>
            <w:noWrap/>
            <w:vAlign w:val="bottom"/>
            <w:hideMark/>
          </w:tcPr>
          <w:p w14:paraId="40B5A93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0,304</w:t>
            </w:r>
          </w:p>
        </w:tc>
        <w:tc>
          <w:tcPr>
            <w:tcW w:w="1376" w:type="dxa"/>
            <w:tcBorders>
              <w:top w:val="nil"/>
              <w:left w:val="nil"/>
              <w:bottom w:val="nil"/>
              <w:right w:val="nil"/>
            </w:tcBorders>
            <w:shd w:val="clear" w:color="auto" w:fill="auto"/>
            <w:noWrap/>
            <w:vAlign w:val="bottom"/>
            <w:hideMark/>
          </w:tcPr>
          <w:p w14:paraId="14299CE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0,460</w:t>
            </w:r>
          </w:p>
        </w:tc>
        <w:tc>
          <w:tcPr>
            <w:tcW w:w="1376" w:type="dxa"/>
            <w:tcBorders>
              <w:top w:val="nil"/>
              <w:left w:val="nil"/>
              <w:bottom w:val="nil"/>
              <w:right w:val="nil"/>
            </w:tcBorders>
            <w:shd w:val="clear" w:color="auto" w:fill="auto"/>
            <w:noWrap/>
            <w:vAlign w:val="bottom"/>
            <w:hideMark/>
          </w:tcPr>
          <w:p w14:paraId="1B749E9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63F5A0F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0,083</w:t>
            </w:r>
          </w:p>
        </w:tc>
        <w:tc>
          <w:tcPr>
            <w:tcW w:w="1376" w:type="dxa"/>
            <w:tcBorders>
              <w:top w:val="nil"/>
              <w:left w:val="nil"/>
              <w:bottom w:val="nil"/>
              <w:right w:val="nil"/>
            </w:tcBorders>
            <w:shd w:val="clear" w:color="auto" w:fill="auto"/>
            <w:noWrap/>
            <w:vAlign w:val="bottom"/>
            <w:hideMark/>
          </w:tcPr>
          <w:p w14:paraId="612CD27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0,276</w:t>
            </w:r>
          </w:p>
        </w:tc>
        <w:tc>
          <w:tcPr>
            <w:tcW w:w="1376" w:type="dxa"/>
            <w:tcBorders>
              <w:top w:val="nil"/>
              <w:left w:val="nil"/>
              <w:bottom w:val="nil"/>
              <w:right w:val="nil"/>
            </w:tcBorders>
            <w:shd w:val="clear" w:color="auto" w:fill="auto"/>
            <w:noWrap/>
            <w:vAlign w:val="bottom"/>
            <w:hideMark/>
          </w:tcPr>
          <w:p w14:paraId="0F93C61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3322976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817,339</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51161AD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01B4D044" w14:textId="77777777" w:rsidTr="008925B5">
        <w:trPr>
          <w:trHeight w:val="277"/>
        </w:trPr>
        <w:tc>
          <w:tcPr>
            <w:tcW w:w="2365" w:type="dxa"/>
            <w:tcBorders>
              <w:top w:val="nil"/>
              <w:left w:val="nil"/>
              <w:bottom w:val="nil"/>
              <w:right w:val="nil"/>
            </w:tcBorders>
          </w:tcPr>
          <w:p w14:paraId="2BC5A5F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587CD2B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Lake Zone</w:t>
            </w:r>
          </w:p>
        </w:tc>
        <w:tc>
          <w:tcPr>
            <w:tcW w:w="1017" w:type="dxa"/>
            <w:tcBorders>
              <w:top w:val="nil"/>
              <w:left w:val="nil"/>
              <w:bottom w:val="nil"/>
              <w:right w:val="nil"/>
            </w:tcBorders>
            <w:shd w:val="clear" w:color="auto" w:fill="auto"/>
            <w:noWrap/>
            <w:vAlign w:val="bottom"/>
            <w:hideMark/>
          </w:tcPr>
          <w:p w14:paraId="47ABA19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0,130</w:t>
            </w:r>
          </w:p>
        </w:tc>
        <w:tc>
          <w:tcPr>
            <w:tcW w:w="1376" w:type="dxa"/>
            <w:tcBorders>
              <w:top w:val="nil"/>
              <w:left w:val="nil"/>
              <w:bottom w:val="nil"/>
              <w:right w:val="nil"/>
            </w:tcBorders>
            <w:shd w:val="clear" w:color="auto" w:fill="auto"/>
            <w:noWrap/>
            <w:vAlign w:val="bottom"/>
            <w:hideMark/>
          </w:tcPr>
          <w:p w14:paraId="1E63477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0,336</w:t>
            </w:r>
          </w:p>
        </w:tc>
        <w:tc>
          <w:tcPr>
            <w:tcW w:w="1376" w:type="dxa"/>
            <w:tcBorders>
              <w:top w:val="nil"/>
              <w:left w:val="nil"/>
              <w:bottom w:val="nil"/>
              <w:right w:val="nil"/>
            </w:tcBorders>
            <w:shd w:val="clear" w:color="auto" w:fill="auto"/>
            <w:noWrap/>
            <w:vAlign w:val="bottom"/>
            <w:hideMark/>
          </w:tcPr>
          <w:p w14:paraId="61BA8F9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4D23F73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0,076</w:t>
            </w:r>
          </w:p>
        </w:tc>
        <w:tc>
          <w:tcPr>
            <w:tcW w:w="1376" w:type="dxa"/>
            <w:tcBorders>
              <w:top w:val="nil"/>
              <w:left w:val="nil"/>
              <w:bottom w:val="nil"/>
              <w:right w:val="nil"/>
            </w:tcBorders>
            <w:shd w:val="clear" w:color="auto" w:fill="auto"/>
            <w:noWrap/>
            <w:vAlign w:val="bottom"/>
            <w:hideMark/>
          </w:tcPr>
          <w:p w14:paraId="77CECA0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0,265</w:t>
            </w:r>
          </w:p>
        </w:tc>
        <w:tc>
          <w:tcPr>
            <w:tcW w:w="1376" w:type="dxa"/>
            <w:tcBorders>
              <w:top w:val="nil"/>
              <w:left w:val="nil"/>
              <w:bottom w:val="nil"/>
              <w:right w:val="nil"/>
            </w:tcBorders>
            <w:shd w:val="clear" w:color="auto" w:fill="auto"/>
            <w:noWrap/>
            <w:vAlign w:val="bottom"/>
            <w:hideMark/>
          </w:tcPr>
          <w:p w14:paraId="53291CF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6B4A542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86,055</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1D8B3D2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41F34319" w14:textId="77777777" w:rsidTr="008925B5">
        <w:trPr>
          <w:trHeight w:val="277"/>
        </w:trPr>
        <w:tc>
          <w:tcPr>
            <w:tcW w:w="2365" w:type="dxa"/>
            <w:tcBorders>
              <w:top w:val="nil"/>
              <w:left w:val="nil"/>
              <w:bottom w:val="nil"/>
              <w:right w:val="nil"/>
            </w:tcBorders>
          </w:tcPr>
          <w:p w14:paraId="10A679CD"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5D9B70A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Northern Zone</w:t>
            </w:r>
          </w:p>
        </w:tc>
        <w:tc>
          <w:tcPr>
            <w:tcW w:w="1017" w:type="dxa"/>
            <w:tcBorders>
              <w:top w:val="nil"/>
              <w:left w:val="nil"/>
              <w:bottom w:val="nil"/>
              <w:right w:val="nil"/>
            </w:tcBorders>
            <w:shd w:val="clear" w:color="auto" w:fill="auto"/>
            <w:noWrap/>
            <w:vAlign w:val="bottom"/>
            <w:hideMark/>
          </w:tcPr>
          <w:p w14:paraId="2F3ED7C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0,084</w:t>
            </w:r>
          </w:p>
        </w:tc>
        <w:tc>
          <w:tcPr>
            <w:tcW w:w="1376" w:type="dxa"/>
            <w:tcBorders>
              <w:top w:val="nil"/>
              <w:left w:val="nil"/>
              <w:bottom w:val="nil"/>
              <w:right w:val="nil"/>
            </w:tcBorders>
            <w:shd w:val="clear" w:color="auto" w:fill="auto"/>
            <w:noWrap/>
            <w:vAlign w:val="bottom"/>
            <w:hideMark/>
          </w:tcPr>
          <w:p w14:paraId="18E9680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0,278</w:t>
            </w:r>
          </w:p>
        </w:tc>
        <w:tc>
          <w:tcPr>
            <w:tcW w:w="1376" w:type="dxa"/>
            <w:tcBorders>
              <w:top w:val="nil"/>
              <w:left w:val="nil"/>
              <w:bottom w:val="nil"/>
              <w:right w:val="nil"/>
            </w:tcBorders>
            <w:shd w:val="clear" w:color="auto" w:fill="auto"/>
            <w:noWrap/>
            <w:vAlign w:val="bottom"/>
            <w:hideMark/>
          </w:tcPr>
          <w:p w14:paraId="4D47BF5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548513D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0,162</w:t>
            </w:r>
          </w:p>
        </w:tc>
        <w:tc>
          <w:tcPr>
            <w:tcW w:w="1376" w:type="dxa"/>
            <w:tcBorders>
              <w:top w:val="nil"/>
              <w:left w:val="nil"/>
              <w:bottom w:val="nil"/>
              <w:right w:val="nil"/>
            </w:tcBorders>
            <w:shd w:val="clear" w:color="auto" w:fill="auto"/>
            <w:noWrap/>
            <w:vAlign w:val="bottom"/>
            <w:hideMark/>
          </w:tcPr>
          <w:p w14:paraId="1056529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0,368</w:t>
            </w:r>
          </w:p>
        </w:tc>
        <w:tc>
          <w:tcPr>
            <w:tcW w:w="1376" w:type="dxa"/>
            <w:tcBorders>
              <w:top w:val="nil"/>
              <w:left w:val="nil"/>
              <w:bottom w:val="nil"/>
              <w:right w:val="nil"/>
            </w:tcBorders>
            <w:shd w:val="clear" w:color="auto" w:fill="auto"/>
            <w:noWrap/>
            <w:vAlign w:val="bottom"/>
            <w:hideMark/>
          </w:tcPr>
          <w:p w14:paraId="5AABCCB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0BD8679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172,296</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080BA63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5EE089B4" w14:textId="77777777" w:rsidTr="008925B5">
        <w:trPr>
          <w:trHeight w:val="277"/>
        </w:trPr>
        <w:tc>
          <w:tcPr>
            <w:tcW w:w="2365" w:type="dxa"/>
            <w:tcBorders>
              <w:top w:val="nil"/>
              <w:left w:val="nil"/>
              <w:bottom w:val="nil"/>
              <w:right w:val="nil"/>
            </w:tcBorders>
          </w:tcPr>
          <w:p w14:paraId="2C61F0BF"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445DA0F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Southern Zone</w:t>
            </w:r>
          </w:p>
        </w:tc>
        <w:tc>
          <w:tcPr>
            <w:tcW w:w="1017" w:type="dxa"/>
            <w:tcBorders>
              <w:top w:val="nil"/>
              <w:left w:val="nil"/>
              <w:bottom w:val="nil"/>
              <w:right w:val="nil"/>
            </w:tcBorders>
            <w:shd w:val="clear" w:color="auto" w:fill="auto"/>
            <w:noWrap/>
            <w:vAlign w:val="bottom"/>
            <w:hideMark/>
          </w:tcPr>
          <w:p w14:paraId="56F5B5F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0,099</w:t>
            </w:r>
          </w:p>
        </w:tc>
        <w:tc>
          <w:tcPr>
            <w:tcW w:w="1376" w:type="dxa"/>
            <w:tcBorders>
              <w:top w:val="nil"/>
              <w:left w:val="nil"/>
              <w:bottom w:val="nil"/>
              <w:right w:val="nil"/>
            </w:tcBorders>
            <w:shd w:val="clear" w:color="auto" w:fill="auto"/>
            <w:noWrap/>
            <w:vAlign w:val="bottom"/>
            <w:hideMark/>
          </w:tcPr>
          <w:p w14:paraId="2B52BD7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0,299</w:t>
            </w:r>
          </w:p>
        </w:tc>
        <w:tc>
          <w:tcPr>
            <w:tcW w:w="1376" w:type="dxa"/>
            <w:tcBorders>
              <w:top w:val="nil"/>
              <w:left w:val="nil"/>
              <w:bottom w:val="nil"/>
              <w:right w:val="nil"/>
            </w:tcBorders>
            <w:shd w:val="clear" w:color="auto" w:fill="auto"/>
            <w:noWrap/>
            <w:vAlign w:val="bottom"/>
            <w:hideMark/>
          </w:tcPr>
          <w:p w14:paraId="203A636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7B05427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0,234</w:t>
            </w:r>
          </w:p>
        </w:tc>
        <w:tc>
          <w:tcPr>
            <w:tcW w:w="1376" w:type="dxa"/>
            <w:tcBorders>
              <w:top w:val="nil"/>
              <w:left w:val="nil"/>
              <w:bottom w:val="nil"/>
              <w:right w:val="nil"/>
            </w:tcBorders>
            <w:shd w:val="clear" w:color="auto" w:fill="auto"/>
            <w:noWrap/>
            <w:vAlign w:val="bottom"/>
            <w:hideMark/>
          </w:tcPr>
          <w:p w14:paraId="13D377F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0,423</w:t>
            </w:r>
          </w:p>
        </w:tc>
        <w:tc>
          <w:tcPr>
            <w:tcW w:w="1376" w:type="dxa"/>
            <w:tcBorders>
              <w:top w:val="nil"/>
              <w:left w:val="nil"/>
              <w:bottom w:val="nil"/>
              <w:right w:val="nil"/>
            </w:tcBorders>
            <w:shd w:val="clear" w:color="auto" w:fill="auto"/>
            <w:noWrap/>
            <w:vAlign w:val="bottom"/>
            <w:hideMark/>
          </w:tcPr>
          <w:p w14:paraId="32AF1DE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031BA7A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408,120</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56FA642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05337AEC" w14:textId="77777777" w:rsidTr="008925B5">
        <w:trPr>
          <w:trHeight w:val="277"/>
        </w:trPr>
        <w:tc>
          <w:tcPr>
            <w:tcW w:w="2365" w:type="dxa"/>
            <w:tcBorders>
              <w:top w:val="nil"/>
              <w:left w:val="nil"/>
              <w:bottom w:val="nil"/>
              <w:right w:val="nil"/>
            </w:tcBorders>
          </w:tcPr>
          <w:p w14:paraId="670F99F3"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5C91FE2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Southern Highlands</w:t>
            </w:r>
          </w:p>
        </w:tc>
        <w:tc>
          <w:tcPr>
            <w:tcW w:w="1017" w:type="dxa"/>
            <w:tcBorders>
              <w:top w:val="nil"/>
              <w:left w:val="nil"/>
              <w:bottom w:val="nil"/>
              <w:right w:val="nil"/>
            </w:tcBorders>
            <w:shd w:val="clear" w:color="auto" w:fill="auto"/>
            <w:noWrap/>
            <w:vAlign w:val="bottom"/>
            <w:hideMark/>
          </w:tcPr>
          <w:p w14:paraId="67CF25A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0,044</w:t>
            </w:r>
          </w:p>
        </w:tc>
        <w:tc>
          <w:tcPr>
            <w:tcW w:w="1376" w:type="dxa"/>
            <w:tcBorders>
              <w:top w:val="nil"/>
              <w:left w:val="nil"/>
              <w:bottom w:val="nil"/>
              <w:right w:val="nil"/>
            </w:tcBorders>
            <w:shd w:val="clear" w:color="auto" w:fill="auto"/>
            <w:noWrap/>
            <w:vAlign w:val="bottom"/>
            <w:hideMark/>
          </w:tcPr>
          <w:p w14:paraId="10E5816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0,204</w:t>
            </w:r>
          </w:p>
        </w:tc>
        <w:tc>
          <w:tcPr>
            <w:tcW w:w="1376" w:type="dxa"/>
            <w:tcBorders>
              <w:top w:val="nil"/>
              <w:left w:val="nil"/>
              <w:bottom w:val="nil"/>
              <w:right w:val="nil"/>
            </w:tcBorders>
            <w:shd w:val="clear" w:color="auto" w:fill="auto"/>
            <w:noWrap/>
            <w:vAlign w:val="bottom"/>
            <w:hideMark/>
          </w:tcPr>
          <w:p w14:paraId="4FA2AD5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2EE13A7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0,205</w:t>
            </w:r>
          </w:p>
        </w:tc>
        <w:tc>
          <w:tcPr>
            <w:tcW w:w="1376" w:type="dxa"/>
            <w:tcBorders>
              <w:top w:val="nil"/>
              <w:left w:val="nil"/>
              <w:bottom w:val="nil"/>
              <w:right w:val="nil"/>
            </w:tcBorders>
            <w:shd w:val="clear" w:color="auto" w:fill="auto"/>
            <w:noWrap/>
            <w:vAlign w:val="bottom"/>
            <w:hideMark/>
          </w:tcPr>
          <w:p w14:paraId="118D199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0,404</w:t>
            </w:r>
          </w:p>
        </w:tc>
        <w:tc>
          <w:tcPr>
            <w:tcW w:w="1376" w:type="dxa"/>
            <w:tcBorders>
              <w:top w:val="nil"/>
              <w:left w:val="nil"/>
              <w:bottom w:val="nil"/>
              <w:right w:val="nil"/>
            </w:tcBorders>
            <w:shd w:val="clear" w:color="auto" w:fill="auto"/>
            <w:noWrap/>
            <w:vAlign w:val="bottom"/>
            <w:hideMark/>
          </w:tcPr>
          <w:p w14:paraId="6D1A687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2926EEE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797,785</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55A7109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0B366383" w14:textId="77777777" w:rsidTr="008925B5">
        <w:trPr>
          <w:trHeight w:val="277"/>
        </w:trPr>
        <w:tc>
          <w:tcPr>
            <w:tcW w:w="2365" w:type="dxa"/>
            <w:tcBorders>
              <w:top w:val="nil"/>
              <w:left w:val="nil"/>
              <w:bottom w:val="nil"/>
              <w:right w:val="nil"/>
            </w:tcBorders>
          </w:tcPr>
          <w:p w14:paraId="22FF66F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3B1D99D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Western Zone</w:t>
            </w:r>
          </w:p>
        </w:tc>
        <w:tc>
          <w:tcPr>
            <w:tcW w:w="1017" w:type="dxa"/>
            <w:tcBorders>
              <w:top w:val="nil"/>
              <w:left w:val="nil"/>
              <w:bottom w:val="nil"/>
              <w:right w:val="nil"/>
            </w:tcBorders>
            <w:shd w:val="clear" w:color="auto" w:fill="auto"/>
            <w:noWrap/>
            <w:vAlign w:val="bottom"/>
            <w:hideMark/>
          </w:tcPr>
          <w:p w14:paraId="79A2FEC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0,104</w:t>
            </w:r>
          </w:p>
        </w:tc>
        <w:tc>
          <w:tcPr>
            <w:tcW w:w="1376" w:type="dxa"/>
            <w:tcBorders>
              <w:top w:val="nil"/>
              <w:left w:val="nil"/>
              <w:bottom w:val="nil"/>
              <w:right w:val="nil"/>
            </w:tcBorders>
            <w:shd w:val="clear" w:color="auto" w:fill="auto"/>
            <w:noWrap/>
            <w:vAlign w:val="bottom"/>
            <w:hideMark/>
          </w:tcPr>
          <w:p w14:paraId="7D1605C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0,305</w:t>
            </w:r>
          </w:p>
        </w:tc>
        <w:tc>
          <w:tcPr>
            <w:tcW w:w="1376" w:type="dxa"/>
            <w:tcBorders>
              <w:top w:val="nil"/>
              <w:left w:val="nil"/>
              <w:bottom w:val="nil"/>
              <w:right w:val="nil"/>
            </w:tcBorders>
            <w:shd w:val="clear" w:color="auto" w:fill="auto"/>
            <w:noWrap/>
            <w:vAlign w:val="bottom"/>
            <w:hideMark/>
          </w:tcPr>
          <w:p w14:paraId="50E9186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1959472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0,158</w:t>
            </w:r>
          </w:p>
        </w:tc>
        <w:tc>
          <w:tcPr>
            <w:tcW w:w="1376" w:type="dxa"/>
            <w:tcBorders>
              <w:top w:val="nil"/>
              <w:left w:val="nil"/>
              <w:bottom w:val="nil"/>
              <w:right w:val="nil"/>
            </w:tcBorders>
            <w:shd w:val="clear" w:color="auto" w:fill="auto"/>
            <w:noWrap/>
            <w:vAlign w:val="bottom"/>
            <w:hideMark/>
          </w:tcPr>
          <w:p w14:paraId="110AD3E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0,365</w:t>
            </w:r>
          </w:p>
        </w:tc>
        <w:tc>
          <w:tcPr>
            <w:tcW w:w="1376" w:type="dxa"/>
            <w:tcBorders>
              <w:top w:val="nil"/>
              <w:left w:val="nil"/>
              <w:bottom w:val="nil"/>
              <w:right w:val="nil"/>
            </w:tcBorders>
            <w:shd w:val="clear" w:color="auto" w:fill="auto"/>
            <w:noWrap/>
            <w:vAlign w:val="bottom"/>
            <w:hideMark/>
          </w:tcPr>
          <w:p w14:paraId="676FCB4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46D69A3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77,504</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31E722F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29EDDA7B" w14:textId="77777777" w:rsidTr="008925B5">
        <w:trPr>
          <w:trHeight w:val="277"/>
        </w:trPr>
        <w:tc>
          <w:tcPr>
            <w:tcW w:w="2365" w:type="dxa"/>
            <w:tcBorders>
              <w:top w:val="nil"/>
              <w:left w:val="nil"/>
              <w:bottom w:val="nil"/>
              <w:right w:val="nil"/>
            </w:tcBorders>
          </w:tcPr>
          <w:p w14:paraId="4094480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139BC0D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Zanzibar</w:t>
            </w:r>
          </w:p>
        </w:tc>
        <w:tc>
          <w:tcPr>
            <w:tcW w:w="1017" w:type="dxa"/>
            <w:tcBorders>
              <w:top w:val="nil"/>
              <w:left w:val="nil"/>
              <w:bottom w:val="nil"/>
              <w:right w:val="nil"/>
            </w:tcBorders>
            <w:shd w:val="clear" w:color="auto" w:fill="auto"/>
            <w:noWrap/>
            <w:vAlign w:val="bottom"/>
            <w:hideMark/>
          </w:tcPr>
          <w:p w14:paraId="59417D2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0,207</w:t>
            </w:r>
          </w:p>
        </w:tc>
        <w:tc>
          <w:tcPr>
            <w:tcW w:w="1376" w:type="dxa"/>
            <w:tcBorders>
              <w:top w:val="nil"/>
              <w:left w:val="nil"/>
              <w:bottom w:val="nil"/>
              <w:right w:val="nil"/>
            </w:tcBorders>
            <w:shd w:val="clear" w:color="auto" w:fill="auto"/>
            <w:noWrap/>
            <w:vAlign w:val="bottom"/>
            <w:hideMark/>
          </w:tcPr>
          <w:p w14:paraId="406A14F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0,405</w:t>
            </w:r>
          </w:p>
        </w:tc>
        <w:tc>
          <w:tcPr>
            <w:tcW w:w="1376" w:type="dxa"/>
            <w:tcBorders>
              <w:top w:val="nil"/>
              <w:left w:val="nil"/>
              <w:bottom w:val="nil"/>
              <w:right w:val="nil"/>
            </w:tcBorders>
            <w:shd w:val="clear" w:color="auto" w:fill="auto"/>
            <w:noWrap/>
            <w:vAlign w:val="bottom"/>
            <w:hideMark/>
          </w:tcPr>
          <w:p w14:paraId="40B3D1A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4D7EBFC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0,009</w:t>
            </w:r>
          </w:p>
        </w:tc>
        <w:tc>
          <w:tcPr>
            <w:tcW w:w="1376" w:type="dxa"/>
            <w:tcBorders>
              <w:top w:val="nil"/>
              <w:left w:val="nil"/>
              <w:bottom w:val="nil"/>
              <w:right w:val="nil"/>
            </w:tcBorders>
            <w:shd w:val="clear" w:color="auto" w:fill="auto"/>
            <w:noWrap/>
            <w:vAlign w:val="bottom"/>
            <w:hideMark/>
          </w:tcPr>
          <w:p w14:paraId="1290BD9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0,093</w:t>
            </w:r>
          </w:p>
        </w:tc>
        <w:tc>
          <w:tcPr>
            <w:tcW w:w="1376" w:type="dxa"/>
            <w:tcBorders>
              <w:top w:val="nil"/>
              <w:left w:val="nil"/>
              <w:bottom w:val="nil"/>
              <w:right w:val="nil"/>
            </w:tcBorders>
            <w:shd w:val="clear" w:color="auto" w:fill="auto"/>
            <w:noWrap/>
            <w:vAlign w:val="bottom"/>
            <w:hideMark/>
          </w:tcPr>
          <w:p w14:paraId="55C52FF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08CD7A0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990,862</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4DCF6F4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0C3D6146" w14:textId="77777777" w:rsidTr="008925B5">
        <w:trPr>
          <w:trHeight w:val="277"/>
        </w:trPr>
        <w:tc>
          <w:tcPr>
            <w:tcW w:w="2365" w:type="dxa"/>
            <w:tcBorders>
              <w:top w:val="nil"/>
              <w:left w:val="nil"/>
              <w:bottom w:val="nil"/>
              <w:right w:val="nil"/>
            </w:tcBorders>
          </w:tcPr>
          <w:p w14:paraId="24E35DAD"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418D8A2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Total annual rainfall</w:t>
            </w:r>
          </w:p>
        </w:tc>
        <w:tc>
          <w:tcPr>
            <w:tcW w:w="1017" w:type="dxa"/>
            <w:tcBorders>
              <w:top w:val="nil"/>
              <w:left w:val="nil"/>
              <w:bottom w:val="nil"/>
              <w:right w:val="nil"/>
            </w:tcBorders>
            <w:shd w:val="clear" w:color="auto" w:fill="auto"/>
            <w:noWrap/>
            <w:vAlign w:val="bottom"/>
            <w:hideMark/>
          </w:tcPr>
          <w:p w14:paraId="6DF96E2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1164,955</w:t>
            </w:r>
          </w:p>
        </w:tc>
        <w:tc>
          <w:tcPr>
            <w:tcW w:w="1376" w:type="dxa"/>
            <w:tcBorders>
              <w:top w:val="nil"/>
              <w:left w:val="nil"/>
              <w:bottom w:val="nil"/>
              <w:right w:val="nil"/>
            </w:tcBorders>
            <w:shd w:val="clear" w:color="auto" w:fill="auto"/>
            <w:noWrap/>
            <w:vAlign w:val="bottom"/>
            <w:hideMark/>
          </w:tcPr>
          <w:p w14:paraId="1504B22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304,566</w:t>
            </w:r>
          </w:p>
        </w:tc>
        <w:tc>
          <w:tcPr>
            <w:tcW w:w="1376" w:type="dxa"/>
            <w:tcBorders>
              <w:top w:val="nil"/>
              <w:left w:val="nil"/>
              <w:bottom w:val="nil"/>
              <w:right w:val="nil"/>
            </w:tcBorders>
            <w:shd w:val="clear" w:color="auto" w:fill="auto"/>
            <w:noWrap/>
            <w:vAlign w:val="bottom"/>
            <w:hideMark/>
          </w:tcPr>
          <w:p w14:paraId="70335B1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7050</w:t>
            </w:r>
          </w:p>
        </w:tc>
        <w:tc>
          <w:tcPr>
            <w:tcW w:w="1376" w:type="dxa"/>
            <w:tcBorders>
              <w:top w:val="nil"/>
              <w:left w:val="nil"/>
              <w:bottom w:val="nil"/>
              <w:right w:val="nil"/>
            </w:tcBorders>
            <w:shd w:val="clear" w:color="auto" w:fill="auto"/>
            <w:noWrap/>
            <w:vAlign w:val="bottom"/>
            <w:hideMark/>
          </w:tcPr>
          <w:p w14:paraId="7D3B0BF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1038,750</w:t>
            </w:r>
          </w:p>
        </w:tc>
        <w:tc>
          <w:tcPr>
            <w:tcW w:w="1376" w:type="dxa"/>
            <w:tcBorders>
              <w:top w:val="nil"/>
              <w:left w:val="nil"/>
              <w:bottom w:val="nil"/>
              <w:right w:val="nil"/>
            </w:tcBorders>
            <w:shd w:val="clear" w:color="auto" w:fill="auto"/>
            <w:noWrap/>
            <w:vAlign w:val="bottom"/>
            <w:hideMark/>
          </w:tcPr>
          <w:p w14:paraId="5D464DE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294,779</w:t>
            </w:r>
          </w:p>
        </w:tc>
        <w:tc>
          <w:tcPr>
            <w:tcW w:w="1376" w:type="dxa"/>
            <w:tcBorders>
              <w:top w:val="nil"/>
              <w:left w:val="nil"/>
              <w:bottom w:val="nil"/>
              <w:right w:val="nil"/>
            </w:tcBorders>
            <w:shd w:val="clear" w:color="auto" w:fill="auto"/>
            <w:noWrap/>
            <w:vAlign w:val="bottom"/>
            <w:hideMark/>
          </w:tcPr>
          <w:p w14:paraId="6D27950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4546</w:t>
            </w:r>
          </w:p>
        </w:tc>
        <w:tc>
          <w:tcPr>
            <w:tcW w:w="1481" w:type="dxa"/>
            <w:tcBorders>
              <w:top w:val="nil"/>
              <w:left w:val="nil"/>
              <w:bottom w:val="nil"/>
              <w:right w:val="nil"/>
            </w:tcBorders>
            <w:shd w:val="clear" w:color="auto" w:fill="auto"/>
            <w:noWrap/>
          </w:tcPr>
          <w:p w14:paraId="228CD58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0FE9826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22,216</w:t>
            </w:r>
            <w:r>
              <w:rPr>
                <w:rFonts w:asciiTheme="minorHAnsi" w:eastAsia="Times New Roman" w:hAnsiTheme="minorHAnsi" w:cs="Times New Roman"/>
                <w:color w:val="000000"/>
                <w:sz w:val="18"/>
                <w:szCs w:val="18"/>
                <w:lang w:eastAsia="nl-NL"/>
              </w:rPr>
              <w:t>***</w:t>
            </w:r>
          </w:p>
        </w:tc>
      </w:tr>
      <w:tr w:rsidR="00A84F40" w:rsidRPr="00F84EC5" w14:paraId="63D84D2B" w14:textId="77777777" w:rsidTr="008925B5">
        <w:trPr>
          <w:trHeight w:val="277"/>
        </w:trPr>
        <w:tc>
          <w:tcPr>
            <w:tcW w:w="2365" w:type="dxa"/>
            <w:tcBorders>
              <w:top w:val="nil"/>
              <w:left w:val="nil"/>
              <w:bottom w:val="nil"/>
              <w:right w:val="nil"/>
            </w:tcBorders>
          </w:tcPr>
          <w:p w14:paraId="29C96D7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2F78EFB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Average annual temperature</w:t>
            </w:r>
          </w:p>
        </w:tc>
        <w:tc>
          <w:tcPr>
            <w:tcW w:w="1017" w:type="dxa"/>
            <w:tcBorders>
              <w:top w:val="nil"/>
              <w:left w:val="nil"/>
              <w:bottom w:val="nil"/>
              <w:right w:val="nil"/>
            </w:tcBorders>
            <w:shd w:val="clear" w:color="auto" w:fill="auto"/>
            <w:noWrap/>
            <w:vAlign w:val="bottom"/>
            <w:hideMark/>
          </w:tcPr>
          <w:p w14:paraId="4D91A4B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241,630</w:t>
            </w:r>
          </w:p>
        </w:tc>
        <w:tc>
          <w:tcPr>
            <w:tcW w:w="1376" w:type="dxa"/>
            <w:tcBorders>
              <w:top w:val="nil"/>
              <w:left w:val="nil"/>
              <w:bottom w:val="nil"/>
              <w:right w:val="nil"/>
            </w:tcBorders>
            <w:shd w:val="clear" w:color="auto" w:fill="auto"/>
            <w:noWrap/>
            <w:vAlign w:val="bottom"/>
            <w:hideMark/>
          </w:tcPr>
          <w:p w14:paraId="6767BFE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25,853</w:t>
            </w:r>
          </w:p>
        </w:tc>
        <w:tc>
          <w:tcPr>
            <w:tcW w:w="1376" w:type="dxa"/>
            <w:tcBorders>
              <w:top w:val="nil"/>
              <w:left w:val="nil"/>
              <w:bottom w:val="nil"/>
              <w:right w:val="nil"/>
            </w:tcBorders>
            <w:shd w:val="clear" w:color="auto" w:fill="auto"/>
            <w:noWrap/>
            <w:vAlign w:val="bottom"/>
            <w:hideMark/>
          </w:tcPr>
          <w:p w14:paraId="123A54E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7050</w:t>
            </w:r>
          </w:p>
        </w:tc>
        <w:tc>
          <w:tcPr>
            <w:tcW w:w="1376" w:type="dxa"/>
            <w:tcBorders>
              <w:top w:val="nil"/>
              <w:left w:val="nil"/>
              <w:bottom w:val="nil"/>
              <w:right w:val="nil"/>
            </w:tcBorders>
            <w:shd w:val="clear" w:color="auto" w:fill="auto"/>
            <w:noWrap/>
            <w:vAlign w:val="bottom"/>
            <w:hideMark/>
          </w:tcPr>
          <w:p w14:paraId="62D7835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223,118</w:t>
            </w:r>
          </w:p>
        </w:tc>
        <w:tc>
          <w:tcPr>
            <w:tcW w:w="1376" w:type="dxa"/>
            <w:tcBorders>
              <w:top w:val="nil"/>
              <w:left w:val="nil"/>
              <w:bottom w:val="nil"/>
              <w:right w:val="nil"/>
            </w:tcBorders>
            <w:shd w:val="clear" w:color="auto" w:fill="auto"/>
            <w:noWrap/>
            <w:vAlign w:val="bottom"/>
            <w:hideMark/>
          </w:tcPr>
          <w:p w14:paraId="00D6C2F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24,202</w:t>
            </w:r>
          </w:p>
        </w:tc>
        <w:tc>
          <w:tcPr>
            <w:tcW w:w="1376" w:type="dxa"/>
            <w:tcBorders>
              <w:top w:val="nil"/>
              <w:left w:val="nil"/>
              <w:bottom w:val="nil"/>
              <w:right w:val="nil"/>
            </w:tcBorders>
            <w:shd w:val="clear" w:color="auto" w:fill="auto"/>
            <w:noWrap/>
            <w:vAlign w:val="bottom"/>
            <w:hideMark/>
          </w:tcPr>
          <w:p w14:paraId="4A02BBE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4546</w:t>
            </w:r>
          </w:p>
        </w:tc>
        <w:tc>
          <w:tcPr>
            <w:tcW w:w="1481" w:type="dxa"/>
            <w:tcBorders>
              <w:top w:val="nil"/>
              <w:left w:val="nil"/>
              <w:bottom w:val="nil"/>
              <w:right w:val="nil"/>
            </w:tcBorders>
            <w:shd w:val="clear" w:color="auto" w:fill="auto"/>
            <w:noWrap/>
          </w:tcPr>
          <w:p w14:paraId="65EF408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268BFF9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39,143</w:t>
            </w:r>
            <w:r>
              <w:rPr>
                <w:rFonts w:asciiTheme="minorHAnsi" w:eastAsia="Times New Roman" w:hAnsiTheme="minorHAnsi" w:cs="Times New Roman"/>
                <w:color w:val="000000"/>
                <w:sz w:val="18"/>
                <w:szCs w:val="18"/>
                <w:lang w:eastAsia="nl-NL"/>
              </w:rPr>
              <w:t>***</w:t>
            </w:r>
          </w:p>
        </w:tc>
      </w:tr>
      <w:tr w:rsidR="00A84F40" w:rsidRPr="00F84EC5" w14:paraId="0B912881" w14:textId="77777777" w:rsidTr="008925B5">
        <w:trPr>
          <w:trHeight w:val="277"/>
        </w:trPr>
        <w:tc>
          <w:tcPr>
            <w:tcW w:w="2365" w:type="dxa"/>
            <w:tcBorders>
              <w:top w:val="nil"/>
              <w:left w:val="nil"/>
              <w:bottom w:val="nil"/>
              <w:right w:val="nil"/>
            </w:tcBorders>
          </w:tcPr>
          <w:p w14:paraId="7C154F3F"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588E21E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town</w:t>
            </w:r>
          </w:p>
        </w:tc>
        <w:tc>
          <w:tcPr>
            <w:tcW w:w="1017" w:type="dxa"/>
            <w:tcBorders>
              <w:top w:val="nil"/>
              <w:left w:val="nil"/>
              <w:bottom w:val="nil"/>
              <w:right w:val="nil"/>
            </w:tcBorders>
            <w:shd w:val="clear" w:color="auto" w:fill="auto"/>
            <w:noWrap/>
            <w:vAlign w:val="bottom"/>
            <w:hideMark/>
          </w:tcPr>
          <w:p w14:paraId="5FB7FBE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21,692</w:t>
            </w:r>
          </w:p>
        </w:tc>
        <w:tc>
          <w:tcPr>
            <w:tcW w:w="1376" w:type="dxa"/>
            <w:tcBorders>
              <w:top w:val="nil"/>
              <w:left w:val="nil"/>
              <w:bottom w:val="nil"/>
              <w:right w:val="nil"/>
            </w:tcBorders>
            <w:shd w:val="clear" w:color="auto" w:fill="auto"/>
            <w:noWrap/>
            <w:vAlign w:val="bottom"/>
            <w:hideMark/>
          </w:tcPr>
          <w:p w14:paraId="30489ED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31,218</w:t>
            </w:r>
          </w:p>
        </w:tc>
        <w:tc>
          <w:tcPr>
            <w:tcW w:w="1376" w:type="dxa"/>
            <w:tcBorders>
              <w:top w:val="nil"/>
              <w:left w:val="nil"/>
              <w:bottom w:val="nil"/>
              <w:right w:val="nil"/>
            </w:tcBorders>
            <w:shd w:val="clear" w:color="auto" w:fill="auto"/>
            <w:noWrap/>
            <w:vAlign w:val="bottom"/>
            <w:hideMark/>
          </w:tcPr>
          <w:p w14:paraId="6D02A5F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7162</w:t>
            </w:r>
          </w:p>
        </w:tc>
        <w:tc>
          <w:tcPr>
            <w:tcW w:w="1376" w:type="dxa"/>
            <w:tcBorders>
              <w:top w:val="nil"/>
              <w:left w:val="nil"/>
              <w:bottom w:val="nil"/>
              <w:right w:val="nil"/>
            </w:tcBorders>
            <w:shd w:val="clear" w:color="auto" w:fill="auto"/>
            <w:noWrap/>
            <w:vAlign w:val="bottom"/>
            <w:hideMark/>
          </w:tcPr>
          <w:p w14:paraId="19A5412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35,174</w:t>
            </w:r>
          </w:p>
        </w:tc>
        <w:tc>
          <w:tcPr>
            <w:tcW w:w="1376" w:type="dxa"/>
            <w:tcBorders>
              <w:top w:val="nil"/>
              <w:left w:val="nil"/>
              <w:bottom w:val="nil"/>
              <w:right w:val="nil"/>
            </w:tcBorders>
            <w:shd w:val="clear" w:color="auto" w:fill="auto"/>
            <w:noWrap/>
            <w:vAlign w:val="bottom"/>
            <w:hideMark/>
          </w:tcPr>
          <w:p w14:paraId="73C25CB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35,272</w:t>
            </w:r>
          </w:p>
        </w:tc>
        <w:tc>
          <w:tcPr>
            <w:tcW w:w="1376" w:type="dxa"/>
            <w:tcBorders>
              <w:top w:val="nil"/>
              <w:left w:val="nil"/>
              <w:bottom w:val="nil"/>
              <w:right w:val="nil"/>
            </w:tcBorders>
            <w:shd w:val="clear" w:color="auto" w:fill="auto"/>
            <w:noWrap/>
            <w:vAlign w:val="bottom"/>
            <w:hideMark/>
          </w:tcPr>
          <w:p w14:paraId="026CFFD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4549</w:t>
            </w:r>
          </w:p>
        </w:tc>
        <w:tc>
          <w:tcPr>
            <w:tcW w:w="1481" w:type="dxa"/>
            <w:tcBorders>
              <w:top w:val="nil"/>
              <w:left w:val="nil"/>
              <w:bottom w:val="nil"/>
              <w:right w:val="nil"/>
            </w:tcBorders>
            <w:shd w:val="clear" w:color="auto" w:fill="auto"/>
            <w:noWrap/>
          </w:tcPr>
          <w:p w14:paraId="2A9F25F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3680F05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-21,067</w:t>
            </w:r>
            <w:r>
              <w:rPr>
                <w:rFonts w:asciiTheme="minorHAnsi" w:eastAsia="Times New Roman" w:hAnsiTheme="minorHAnsi" w:cs="Times New Roman"/>
                <w:color w:val="000000"/>
                <w:sz w:val="18"/>
                <w:szCs w:val="18"/>
                <w:lang w:eastAsia="nl-NL"/>
              </w:rPr>
              <w:t>***</w:t>
            </w:r>
          </w:p>
        </w:tc>
      </w:tr>
      <w:tr w:rsidR="00A84F40" w:rsidRPr="00F84EC5" w14:paraId="3F285ADA" w14:textId="77777777" w:rsidTr="008925B5">
        <w:trPr>
          <w:trHeight w:val="277"/>
        </w:trPr>
        <w:tc>
          <w:tcPr>
            <w:tcW w:w="2365" w:type="dxa"/>
            <w:tcBorders>
              <w:top w:val="nil"/>
              <w:left w:val="nil"/>
              <w:bottom w:val="nil"/>
              <w:right w:val="nil"/>
            </w:tcBorders>
          </w:tcPr>
          <w:p w14:paraId="5ACB89BE"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4D7036A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market</w:t>
            </w:r>
          </w:p>
        </w:tc>
        <w:tc>
          <w:tcPr>
            <w:tcW w:w="1017" w:type="dxa"/>
            <w:tcBorders>
              <w:top w:val="nil"/>
              <w:left w:val="nil"/>
              <w:bottom w:val="nil"/>
              <w:right w:val="nil"/>
            </w:tcBorders>
            <w:shd w:val="clear" w:color="auto" w:fill="auto"/>
            <w:noWrap/>
            <w:vAlign w:val="bottom"/>
            <w:hideMark/>
          </w:tcPr>
          <w:p w14:paraId="64EDB5C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43,446</w:t>
            </w:r>
          </w:p>
        </w:tc>
        <w:tc>
          <w:tcPr>
            <w:tcW w:w="1376" w:type="dxa"/>
            <w:tcBorders>
              <w:top w:val="nil"/>
              <w:left w:val="nil"/>
              <w:bottom w:val="nil"/>
              <w:right w:val="nil"/>
            </w:tcBorders>
            <w:shd w:val="clear" w:color="auto" w:fill="auto"/>
            <w:noWrap/>
            <w:vAlign w:val="bottom"/>
            <w:hideMark/>
          </w:tcPr>
          <w:p w14:paraId="0E64737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47,991</w:t>
            </w:r>
          </w:p>
        </w:tc>
        <w:tc>
          <w:tcPr>
            <w:tcW w:w="1376" w:type="dxa"/>
            <w:tcBorders>
              <w:top w:val="nil"/>
              <w:left w:val="nil"/>
              <w:bottom w:val="nil"/>
              <w:right w:val="nil"/>
            </w:tcBorders>
            <w:shd w:val="clear" w:color="auto" w:fill="auto"/>
            <w:noWrap/>
            <w:vAlign w:val="bottom"/>
            <w:hideMark/>
          </w:tcPr>
          <w:p w14:paraId="3EAE1E4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7162</w:t>
            </w:r>
          </w:p>
        </w:tc>
        <w:tc>
          <w:tcPr>
            <w:tcW w:w="1376" w:type="dxa"/>
            <w:tcBorders>
              <w:top w:val="nil"/>
              <w:left w:val="nil"/>
              <w:bottom w:val="nil"/>
              <w:right w:val="nil"/>
            </w:tcBorders>
            <w:shd w:val="clear" w:color="auto" w:fill="auto"/>
            <w:noWrap/>
            <w:vAlign w:val="bottom"/>
            <w:hideMark/>
          </w:tcPr>
          <w:p w14:paraId="38CB79C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66,080</w:t>
            </w:r>
          </w:p>
        </w:tc>
        <w:tc>
          <w:tcPr>
            <w:tcW w:w="1376" w:type="dxa"/>
            <w:tcBorders>
              <w:top w:val="nil"/>
              <w:left w:val="nil"/>
              <w:bottom w:val="nil"/>
              <w:right w:val="nil"/>
            </w:tcBorders>
            <w:shd w:val="clear" w:color="auto" w:fill="auto"/>
            <w:noWrap/>
            <w:vAlign w:val="bottom"/>
            <w:hideMark/>
          </w:tcPr>
          <w:p w14:paraId="710BC32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48,513</w:t>
            </w:r>
          </w:p>
        </w:tc>
        <w:tc>
          <w:tcPr>
            <w:tcW w:w="1376" w:type="dxa"/>
            <w:tcBorders>
              <w:top w:val="nil"/>
              <w:left w:val="nil"/>
              <w:bottom w:val="nil"/>
              <w:right w:val="nil"/>
            </w:tcBorders>
            <w:shd w:val="clear" w:color="auto" w:fill="auto"/>
            <w:noWrap/>
            <w:vAlign w:val="bottom"/>
            <w:hideMark/>
          </w:tcPr>
          <w:p w14:paraId="6B4A6C4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4549</w:t>
            </w:r>
          </w:p>
        </w:tc>
        <w:tc>
          <w:tcPr>
            <w:tcW w:w="1481" w:type="dxa"/>
            <w:tcBorders>
              <w:top w:val="nil"/>
              <w:left w:val="nil"/>
              <w:bottom w:val="nil"/>
              <w:right w:val="nil"/>
            </w:tcBorders>
            <w:shd w:val="clear" w:color="auto" w:fill="auto"/>
            <w:noWrap/>
          </w:tcPr>
          <w:p w14:paraId="2129F4E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61A62D6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-24,712</w:t>
            </w:r>
            <w:r>
              <w:rPr>
                <w:rFonts w:asciiTheme="minorHAnsi" w:eastAsia="Times New Roman" w:hAnsiTheme="minorHAnsi" w:cs="Times New Roman"/>
                <w:color w:val="000000"/>
                <w:sz w:val="18"/>
                <w:szCs w:val="18"/>
                <w:lang w:eastAsia="nl-NL"/>
              </w:rPr>
              <w:t>***</w:t>
            </w:r>
          </w:p>
        </w:tc>
      </w:tr>
      <w:tr w:rsidR="00A84F40" w:rsidRPr="00F84EC5" w14:paraId="4BB95870" w14:textId="77777777" w:rsidTr="008925B5">
        <w:trPr>
          <w:trHeight w:val="95"/>
        </w:trPr>
        <w:tc>
          <w:tcPr>
            <w:tcW w:w="2365" w:type="dxa"/>
            <w:tcBorders>
              <w:top w:val="nil"/>
              <w:left w:val="nil"/>
              <w:bottom w:val="nil"/>
              <w:right w:val="nil"/>
            </w:tcBorders>
          </w:tcPr>
          <w:p w14:paraId="0A322AE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Instruments</w:t>
            </w:r>
          </w:p>
        </w:tc>
        <w:tc>
          <w:tcPr>
            <w:tcW w:w="2365" w:type="dxa"/>
            <w:tcBorders>
              <w:top w:val="nil"/>
              <w:left w:val="nil"/>
              <w:bottom w:val="nil"/>
              <w:right w:val="nil"/>
            </w:tcBorders>
            <w:shd w:val="clear" w:color="auto" w:fill="auto"/>
            <w:noWrap/>
          </w:tcPr>
          <w:p w14:paraId="41A47AE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Seed voucher</w:t>
            </w:r>
          </w:p>
        </w:tc>
        <w:tc>
          <w:tcPr>
            <w:tcW w:w="1017" w:type="dxa"/>
            <w:tcBorders>
              <w:top w:val="nil"/>
              <w:left w:val="nil"/>
              <w:bottom w:val="nil"/>
              <w:right w:val="nil"/>
            </w:tcBorders>
            <w:shd w:val="clear" w:color="auto" w:fill="auto"/>
            <w:noWrap/>
            <w:vAlign w:val="bottom"/>
            <w:hideMark/>
          </w:tcPr>
          <w:p w14:paraId="5E0B65A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0,014</w:t>
            </w:r>
          </w:p>
        </w:tc>
        <w:tc>
          <w:tcPr>
            <w:tcW w:w="1376" w:type="dxa"/>
            <w:tcBorders>
              <w:top w:val="nil"/>
              <w:left w:val="nil"/>
              <w:bottom w:val="nil"/>
              <w:right w:val="nil"/>
            </w:tcBorders>
            <w:shd w:val="clear" w:color="auto" w:fill="auto"/>
            <w:noWrap/>
            <w:vAlign w:val="bottom"/>
            <w:hideMark/>
          </w:tcPr>
          <w:p w14:paraId="764795E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0,116</w:t>
            </w:r>
          </w:p>
        </w:tc>
        <w:tc>
          <w:tcPr>
            <w:tcW w:w="1376" w:type="dxa"/>
            <w:tcBorders>
              <w:top w:val="nil"/>
              <w:left w:val="nil"/>
              <w:bottom w:val="nil"/>
              <w:right w:val="nil"/>
            </w:tcBorders>
            <w:shd w:val="clear" w:color="auto" w:fill="auto"/>
            <w:noWrap/>
            <w:vAlign w:val="bottom"/>
            <w:hideMark/>
          </w:tcPr>
          <w:p w14:paraId="334F924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0EAB2D9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0,064</w:t>
            </w:r>
          </w:p>
        </w:tc>
        <w:tc>
          <w:tcPr>
            <w:tcW w:w="1376" w:type="dxa"/>
            <w:tcBorders>
              <w:top w:val="nil"/>
              <w:left w:val="nil"/>
              <w:bottom w:val="nil"/>
              <w:right w:val="nil"/>
            </w:tcBorders>
            <w:shd w:val="clear" w:color="auto" w:fill="auto"/>
            <w:noWrap/>
            <w:vAlign w:val="bottom"/>
            <w:hideMark/>
          </w:tcPr>
          <w:p w14:paraId="57FFFEF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0,244</w:t>
            </w:r>
          </w:p>
        </w:tc>
        <w:tc>
          <w:tcPr>
            <w:tcW w:w="1376" w:type="dxa"/>
            <w:tcBorders>
              <w:top w:val="nil"/>
              <w:left w:val="nil"/>
              <w:bottom w:val="nil"/>
              <w:right w:val="nil"/>
            </w:tcBorders>
            <w:shd w:val="clear" w:color="auto" w:fill="auto"/>
            <w:noWrap/>
            <w:vAlign w:val="bottom"/>
            <w:hideMark/>
          </w:tcPr>
          <w:p w14:paraId="12E5747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07B2DE0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228,280</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73FCFE6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43304320" w14:textId="77777777" w:rsidTr="008925B5">
        <w:trPr>
          <w:trHeight w:val="277"/>
        </w:trPr>
        <w:tc>
          <w:tcPr>
            <w:tcW w:w="2365" w:type="dxa"/>
            <w:tcBorders>
              <w:top w:val="nil"/>
              <w:left w:val="nil"/>
              <w:bottom w:val="nil"/>
              <w:right w:val="nil"/>
            </w:tcBorders>
          </w:tcPr>
          <w:p w14:paraId="2082AD6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tcPr>
          <w:p w14:paraId="50435E2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Fertiliser voucher</w:t>
            </w:r>
          </w:p>
        </w:tc>
        <w:tc>
          <w:tcPr>
            <w:tcW w:w="1017" w:type="dxa"/>
            <w:tcBorders>
              <w:top w:val="nil"/>
              <w:left w:val="nil"/>
              <w:bottom w:val="nil"/>
              <w:right w:val="nil"/>
            </w:tcBorders>
            <w:shd w:val="clear" w:color="auto" w:fill="auto"/>
            <w:noWrap/>
            <w:vAlign w:val="bottom"/>
            <w:hideMark/>
          </w:tcPr>
          <w:p w14:paraId="437EC85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0,001</w:t>
            </w:r>
          </w:p>
        </w:tc>
        <w:tc>
          <w:tcPr>
            <w:tcW w:w="1376" w:type="dxa"/>
            <w:tcBorders>
              <w:top w:val="nil"/>
              <w:left w:val="nil"/>
              <w:bottom w:val="nil"/>
              <w:right w:val="nil"/>
            </w:tcBorders>
            <w:shd w:val="clear" w:color="auto" w:fill="auto"/>
            <w:noWrap/>
            <w:vAlign w:val="bottom"/>
            <w:hideMark/>
          </w:tcPr>
          <w:p w14:paraId="71D7AB5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0,032</w:t>
            </w:r>
          </w:p>
        </w:tc>
        <w:tc>
          <w:tcPr>
            <w:tcW w:w="1376" w:type="dxa"/>
            <w:tcBorders>
              <w:top w:val="nil"/>
              <w:left w:val="nil"/>
              <w:bottom w:val="nil"/>
              <w:right w:val="nil"/>
            </w:tcBorders>
            <w:shd w:val="clear" w:color="auto" w:fill="auto"/>
            <w:noWrap/>
            <w:vAlign w:val="bottom"/>
            <w:hideMark/>
          </w:tcPr>
          <w:p w14:paraId="79D4C8E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732C047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0,012</w:t>
            </w:r>
          </w:p>
        </w:tc>
        <w:tc>
          <w:tcPr>
            <w:tcW w:w="1376" w:type="dxa"/>
            <w:tcBorders>
              <w:top w:val="nil"/>
              <w:left w:val="nil"/>
              <w:bottom w:val="nil"/>
              <w:right w:val="nil"/>
            </w:tcBorders>
            <w:shd w:val="clear" w:color="auto" w:fill="auto"/>
            <w:noWrap/>
            <w:vAlign w:val="bottom"/>
            <w:hideMark/>
          </w:tcPr>
          <w:p w14:paraId="7AB4D64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0,107</w:t>
            </w:r>
          </w:p>
        </w:tc>
        <w:tc>
          <w:tcPr>
            <w:tcW w:w="1376" w:type="dxa"/>
            <w:tcBorders>
              <w:top w:val="nil"/>
              <w:left w:val="nil"/>
              <w:bottom w:val="nil"/>
              <w:right w:val="nil"/>
            </w:tcBorders>
            <w:shd w:val="clear" w:color="auto" w:fill="auto"/>
            <w:noWrap/>
            <w:vAlign w:val="bottom"/>
            <w:hideMark/>
          </w:tcPr>
          <w:p w14:paraId="068E05F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hideMark/>
          </w:tcPr>
          <w:p w14:paraId="1186AA6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63,854</w:t>
            </w:r>
            <w:r>
              <w:rPr>
                <w:rFonts w:asciiTheme="minorHAnsi" w:eastAsia="Times New Roman" w:hAnsiTheme="minorHAnsi" w:cs="Times New Roman"/>
                <w:color w:val="000000"/>
                <w:sz w:val="18"/>
                <w:szCs w:val="18"/>
                <w:lang w:eastAsia="nl-NL"/>
              </w:rPr>
              <w:t>***</w:t>
            </w:r>
          </w:p>
        </w:tc>
        <w:tc>
          <w:tcPr>
            <w:tcW w:w="1410" w:type="dxa"/>
            <w:tcBorders>
              <w:top w:val="nil"/>
              <w:left w:val="nil"/>
              <w:bottom w:val="nil"/>
              <w:right w:val="nil"/>
            </w:tcBorders>
            <w:shd w:val="clear" w:color="auto" w:fill="auto"/>
            <w:noWrap/>
          </w:tcPr>
          <w:p w14:paraId="7644A9B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F84EC5" w14:paraId="6E3C5F12" w14:textId="77777777" w:rsidTr="008925B5">
        <w:trPr>
          <w:trHeight w:val="277"/>
        </w:trPr>
        <w:tc>
          <w:tcPr>
            <w:tcW w:w="2365" w:type="dxa"/>
            <w:tcBorders>
              <w:top w:val="nil"/>
              <w:left w:val="nil"/>
              <w:bottom w:val="nil"/>
              <w:right w:val="nil"/>
            </w:tcBorders>
          </w:tcPr>
          <w:p w14:paraId="2D8BF48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Food security</w:t>
            </w:r>
          </w:p>
        </w:tc>
        <w:tc>
          <w:tcPr>
            <w:tcW w:w="2365" w:type="dxa"/>
            <w:tcBorders>
              <w:top w:val="nil"/>
              <w:left w:val="nil"/>
              <w:bottom w:val="nil"/>
              <w:right w:val="nil"/>
            </w:tcBorders>
            <w:shd w:val="clear" w:color="auto" w:fill="auto"/>
            <w:noWrap/>
          </w:tcPr>
          <w:p w14:paraId="6D30809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DDS</w:t>
            </w:r>
          </w:p>
        </w:tc>
        <w:tc>
          <w:tcPr>
            <w:tcW w:w="1017" w:type="dxa"/>
            <w:tcBorders>
              <w:top w:val="nil"/>
              <w:left w:val="nil"/>
              <w:bottom w:val="nil"/>
              <w:right w:val="nil"/>
            </w:tcBorders>
            <w:shd w:val="clear" w:color="auto" w:fill="auto"/>
            <w:noWrap/>
            <w:vAlign w:val="bottom"/>
            <w:hideMark/>
          </w:tcPr>
          <w:p w14:paraId="78C2C8E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8,134</w:t>
            </w:r>
          </w:p>
        </w:tc>
        <w:tc>
          <w:tcPr>
            <w:tcW w:w="1376" w:type="dxa"/>
            <w:tcBorders>
              <w:top w:val="nil"/>
              <w:left w:val="nil"/>
              <w:bottom w:val="nil"/>
              <w:right w:val="nil"/>
            </w:tcBorders>
            <w:shd w:val="clear" w:color="auto" w:fill="auto"/>
            <w:noWrap/>
            <w:vAlign w:val="bottom"/>
            <w:hideMark/>
          </w:tcPr>
          <w:p w14:paraId="63A1EC8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2,661</w:t>
            </w:r>
          </w:p>
        </w:tc>
        <w:tc>
          <w:tcPr>
            <w:tcW w:w="1376" w:type="dxa"/>
            <w:tcBorders>
              <w:top w:val="nil"/>
              <w:left w:val="nil"/>
              <w:bottom w:val="nil"/>
              <w:right w:val="nil"/>
            </w:tcBorders>
            <w:shd w:val="clear" w:color="auto" w:fill="auto"/>
            <w:noWrap/>
            <w:vAlign w:val="bottom"/>
            <w:hideMark/>
          </w:tcPr>
          <w:p w14:paraId="55FAFFA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192FA8D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7,870</w:t>
            </w:r>
          </w:p>
        </w:tc>
        <w:tc>
          <w:tcPr>
            <w:tcW w:w="1376" w:type="dxa"/>
            <w:tcBorders>
              <w:top w:val="nil"/>
              <w:left w:val="nil"/>
              <w:bottom w:val="nil"/>
              <w:right w:val="nil"/>
            </w:tcBorders>
            <w:shd w:val="clear" w:color="auto" w:fill="auto"/>
            <w:noWrap/>
            <w:vAlign w:val="bottom"/>
            <w:hideMark/>
          </w:tcPr>
          <w:p w14:paraId="546D899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2,066</w:t>
            </w:r>
          </w:p>
        </w:tc>
        <w:tc>
          <w:tcPr>
            <w:tcW w:w="1376" w:type="dxa"/>
            <w:tcBorders>
              <w:top w:val="nil"/>
              <w:left w:val="nil"/>
              <w:bottom w:val="nil"/>
              <w:right w:val="nil"/>
            </w:tcBorders>
            <w:shd w:val="clear" w:color="auto" w:fill="auto"/>
            <w:noWrap/>
            <w:vAlign w:val="bottom"/>
            <w:hideMark/>
          </w:tcPr>
          <w:p w14:paraId="094429E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tcPr>
          <w:p w14:paraId="1707E6F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25349B7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6,132</w:t>
            </w:r>
            <w:r>
              <w:rPr>
                <w:rFonts w:asciiTheme="minorHAnsi" w:eastAsia="Times New Roman" w:hAnsiTheme="minorHAnsi" w:cs="Times New Roman"/>
                <w:color w:val="000000"/>
                <w:sz w:val="18"/>
                <w:szCs w:val="18"/>
                <w:lang w:eastAsia="nl-NL"/>
              </w:rPr>
              <w:t>***</w:t>
            </w:r>
          </w:p>
        </w:tc>
      </w:tr>
      <w:tr w:rsidR="00A84F40" w:rsidRPr="00F84EC5" w14:paraId="2379A09A" w14:textId="77777777" w:rsidTr="008925B5">
        <w:trPr>
          <w:trHeight w:val="277"/>
        </w:trPr>
        <w:tc>
          <w:tcPr>
            <w:tcW w:w="2365" w:type="dxa"/>
            <w:tcBorders>
              <w:top w:val="nil"/>
              <w:left w:val="nil"/>
              <w:bottom w:val="nil"/>
              <w:right w:val="nil"/>
            </w:tcBorders>
          </w:tcPr>
          <w:p w14:paraId="1D181CA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410F970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FVS</w:t>
            </w:r>
          </w:p>
        </w:tc>
        <w:tc>
          <w:tcPr>
            <w:tcW w:w="1017" w:type="dxa"/>
            <w:tcBorders>
              <w:top w:val="nil"/>
              <w:left w:val="nil"/>
              <w:bottom w:val="nil"/>
              <w:right w:val="nil"/>
            </w:tcBorders>
            <w:shd w:val="clear" w:color="auto" w:fill="auto"/>
            <w:noWrap/>
            <w:vAlign w:val="bottom"/>
            <w:hideMark/>
          </w:tcPr>
          <w:p w14:paraId="0E2173A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14,174</w:t>
            </w:r>
          </w:p>
        </w:tc>
        <w:tc>
          <w:tcPr>
            <w:tcW w:w="1376" w:type="dxa"/>
            <w:tcBorders>
              <w:top w:val="nil"/>
              <w:left w:val="nil"/>
              <w:bottom w:val="nil"/>
              <w:right w:val="nil"/>
            </w:tcBorders>
            <w:shd w:val="clear" w:color="auto" w:fill="auto"/>
            <w:noWrap/>
            <w:vAlign w:val="bottom"/>
            <w:hideMark/>
          </w:tcPr>
          <w:p w14:paraId="345FC46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6,083</w:t>
            </w:r>
          </w:p>
        </w:tc>
        <w:tc>
          <w:tcPr>
            <w:tcW w:w="1376" w:type="dxa"/>
            <w:tcBorders>
              <w:top w:val="nil"/>
              <w:left w:val="nil"/>
              <w:bottom w:val="nil"/>
              <w:right w:val="nil"/>
            </w:tcBorders>
            <w:shd w:val="clear" w:color="auto" w:fill="auto"/>
            <w:noWrap/>
            <w:vAlign w:val="bottom"/>
            <w:hideMark/>
          </w:tcPr>
          <w:p w14:paraId="58FDCC3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7567</w:t>
            </w:r>
          </w:p>
        </w:tc>
        <w:tc>
          <w:tcPr>
            <w:tcW w:w="1376" w:type="dxa"/>
            <w:tcBorders>
              <w:top w:val="nil"/>
              <w:left w:val="nil"/>
              <w:bottom w:val="nil"/>
              <w:right w:val="nil"/>
            </w:tcBorders>
            <w:shd w:val="clear" w:color="auto" w:fill="auto"/>
            <w:noWrap/>
            <w:vAlign w:val="bottom"/>
            <w:hideMark/>
          </w:tcPr>
          <w:p w14:paraId="1B8FB03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12,828</w:t>
            </w:r>
          </w:p>
        </w:tc>
        <w:tc>
          <w:tcPr>
            <w:tcW w:w="1376" w:type="dxa"/>
            <w:tcBorders>
              <w:top w:val="nil"/>
              <w:left w:val="nil"/>
              <w:bottom w:val="nil"/>
              <w:right w:val="nil"/>
            </w:tcBorders>
            <w:shd w:val="clear" w:color="auto" w:fill="auto"/>
            <w:noWrap/>
            <w:vAlign w:val="bottom"/>
            <w:hideMark/>
          </w:tcPr>
          <w:p w14:paraId="7269340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4,939</w:t>
            </w:r>
          </w:p>
        </w:tc>
        <w:tc>
          <w:tcPr>
            <w:tcW w:w="1376" w:type="dxa"/>
            <w:tcBorders>
              <w:top w:val="nil"/>
              <w:left w:val="nil"/>
              <w:bottom w:val="nil"/>
              <w:right w:val="nil"/>
            </w:tcBorders>
            <w:shd w:val="clear" w:color="auto" w:fill="auto"/>
            <w:noWrap/>
            <w:vAlign w:val="bottom"/>
            <w:hideMark/>
          </w:tcPr>
          <w:p w14:paraId="48FEEEC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4632</w:t>
            </w:r>
          </w:p>
        </w:tc>
        <w:tc>
          <w:tcPr>
            <w:tcW w:w="1481" w:type="dxa"/>
            <w:tcBorders>
              <w:top w:val="nil"/>
              <w:left w:val="nil"/>
              <w:bottom w:val="nil"/>
              <w:right w:val="nil"/>
            </w:tcBorders>
            <w:shd w:val="clear" w:color="auto" w:fill="auto"/>
            <w:noWrap/>
          </w:tcPr>
          <w:p w14:paraId="771A2AB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41E5AF0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13,365</w:t>
            </w:r>
            <w:r>
              <w:rPr>
                <w:rFonts w:asciiTheme="minorHAnsi" w:eastAsia="Times New Roman" w:hAnsiTheme="minorHAnsi" w:cs="Times New Roman"/>
                <w:color w:val="000000"/>
                <w:sz w:val="18"/>
                <w:szCs w:val="18"/>
                <w:lang w:eastAsia="nl-NL"/>
              </w:rPr>
              <w:t>***</w:t>
            </w:r>
          </w:p>
        </w:tc>
      </w:tr>
      <w:tr w:rsidR="00A84F40" w:rsidRPr="00F84EC5" w14:paraId="3D850AA1" w14:textId="77777777" w:rsidTr="008925B5">
        <w:trPr>
          <w:trHeight w:val="277"/>
        </w:trPr>
        <w:tc>
          <w:tcPr>
            <w:tcW w:w="2365" w:type="dxa"/>
            <w:tcBorders>
              <w:top w:val="nil"/>
              <w:left w:val="nil"/>
              <w:bottom w:val="nil"/>
              <w:right w:val="nil"/>
            </w:tcBorders>
          </w:tcPr>
          <w:p w14:paraId="0C12F8B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4EDCEE0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FCS</w:t>
            </w:r>
          </w:p>
        </w:tc>
        <w:tc>
          <w:tcPr>
            <w:tcW w:w="1017" w:type="dxa"/>
            <w:tcBorders>
              <w:top w:val="nil"/>
              <w:left w:val="nil"/>
              <w:bottom w:val="nil"/>
              <w:right w:val="nil"/>
            </w:tcBorders>
            <w:shd w:val="clear" w:color="auto" w:fill="auto"/>
            <w:noWrap/>
            <w:vAlign w:val="bottom"/>
            <w:hideMark/>
          </w:tcPr>
          <w:p w14:paraId="0CA4896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54,471</w:t>
            </w:r>
          </w:p>
        </w:tc>
        <w:tc>
          <w:tcPr>
            <w:tcW w:w="1376" w:type="dxa"/>
            <w:tcBorders>
              <w:top w:val="nil"/>
              <w:left w:val="nil"/>
              <w:bottom w:val="nil"/>
              <w:right w:val="nil"/>
            </w:tcBorders>
            <w:shd w:val="clear" w:color="auto" w:fill="auto"/>
            <w:noWrap/>
            <w:vAlign w:val="bottom"/>
            <w:hideMark/>
          </w:tcPr>
          <w:p w14:paraId="1F387F8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21,501</w:t>
            </w:r>
          </w:p>
        </w:tc>
        <w:tc>
          <w:tcPr>
            <w:tcW w:w="1376" w:type="dxa"/>
            <w:tcBorders>
              <w:top w:val="nil"/>
              <w:left w:val="nil"/>
              <w:bottom w:val="nil"/>
              <w:right w:val="nil"/>
            </w:tcBorders>
            <w:shd w:val="clear" w:color="auto" w:fill="auto"/>
            <w:noWrap/>
            <w:vAlign w:val="bottom"/>
            <w:hideMark/>
          </w:tcPr>
          <w:p w14:paraId="5582081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5609</w:t>
            </w:r>
          </w:p>
        </w:tc>
        <w:tc>
          <w:tcPr>
            <w:tcW w:w="1376" w:type="dxa"/>
            <w:tcBorders>
              <w:top w:val="nil"/>
              <w:left w:val="nil"/>
              <w:bottom w:val="nil"/>
              <w:right w:val="nil"/>
            </w:tcBorders>
            <w:shd w:val="clear" w:color="auto" w:fill="auto"/>
            <w:noWrap/>
            <w:vAlign w:val="bottom"/>
            <w:hideMark/>
          </w:tcPr>
          <w:p w14:paraId="787DE36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49,506</w:t>
            </w:r>
          </w:p>
        </w:tc>
        <w:tc>
          <w:tcPr>
            <w:tcW w:w="1376" w:type="dxa"/>
            <w:tcBorders>
              <w:top w:val="nil"/>
              <w:left w:val="nil"/>
              <w:bottom w:val="nil"/>
              <w:right w:val="nil"/>
            </w:tcBorders>
            <w:shd w:val="clear" w:color="auto" w:fill="auto"/>
            <w:noWrap/>
            <w:vAlign w:val="bottom"/>
            <w:hideMark/>
          </w:tcPr>
          <w:p w14:paraId="1088C57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17,872</w:t>
            </w:r>
          </w:p>
        </w:tc>
        <w:tc>
          <w:tcPr>
            <w:tcW w:w="1376" w:type="dxa"/>
            <w:tcBorders>
              <w:top w:val="nil"/>
              <w:left w:val="nil"/>
              <w:bottom w:val="nil"/>
              <w:right w:val="nil"/>
            </w:tcBorders>
            <w:shd w:val="clear" w:color="auto" w:fill="auto"/>
            <w:noWrap/>
            <w:vAlign w:val="bottom"/>
            <w:hideMark/>
          </w:tcPr>
          <w:p w14:paraId="6A0C8680"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3321</w:t>
            </w:r>
          </w:p>
        </w:tc>
        <w:tc>
          <w:tcPr>
            <w:tcW w:w="1481" w:type="dxa"/>
            <w:tcBorders>
              <w:top w:val="nil"/>
              <w:left w:val="nil"/>
              <w:bottom w:val="nil"/>
              <w:right w:val="nil"/>
            </w:tcBorders>
            <w:shd w:val="clear" w:color="auto" w:fill="auto"/>
            <w:noWrap/>
          </w:tcPr>
          <w:p w14:paraId="7D90CAA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36BAF63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11,748</w:t>
            </w:r>
            <w:r>
              <w:rPr>
                <w:rFonts w:asciiTheme="minorHAnsi" w:eastAsia="Times New Roman" w:hAnsiTheme="minorHAnsi" w:cs="Times New Roman"/>
                <w:color w:val="000000"/>
                <w:sz w:val="18"/>
                <w:szCs w:val="18"/>
                <w:lang w:eastAsia="nl-NL"/>
              </w:rPr>
              <w:t>***</w:t>
            </w:r>
          </w:p>
        </w:tc>
      </w:tr>
      <w:tr w:rsidR="00A84F40" w:rsidRPr="00F84EC5" w14:paraId="0E0602A6" w14:textId="77777777" w:rsidTr="008925B5">
        <w:trPr>
          <w:trHeight w:val="277"/>
        </w:trPr>
        <w:tc>
          <w:tcPr>
            <w:tcW w:w="2365" w:type="dxa"/>
            <w:tcBorders>
              <w:top w:val="nil"/>
              <w:left w:val="nil"/>
              <w:bottom w:val="nil"/>
              <w:right w:val="nil"/>
            </w:tcBorders>
          </w:tcPr>
          <w:p w14:paraId="33F58A1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365" w:type="dxa"/>
            <w:tcBorders>
              <w:top w:val="nil"/>
              <w:left w:val="nil"/>
              <w:bottom w:val="nil"/>
              <w:right w:val="nil"/>
            </w:tcBorders>
            <w:shd w:val="clear" w:color="auto" w:fill="auto"/>
            <w:noWrap/>
            <w:hideMark/>
          </w:tcPr>
          <w:p w14:paraId="6DC0939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CSI</w:t>
            </w:r>
          </w:p>
        </w:tc>
        <w:tc>
          <w:tcPr>
            <w:tcW w:w="1017" w:type="dxa"/>
            <w:tcBorders>
              <w:top w:val="nil"/>
              <w:left w:val="nil"/>
              <w:bottom w:val="nil"/>
              <w:right w:val="nil"/>
            </w:tcBorders>
            <w:shd w:val="clear" w:color="auto" w:fill="auto"/>
            <w:noWrap/>
            <w:vAlign w:val="bottom"/>
            <w:hideMark/>
          </w:tcPr>
          <w:p w14:paraId="0FEBCB6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4,193</w:t>
            </w:r>
          </w:p>
        </w:tc>
        <w:tc>
          <w:tcPr>
            <w:tcW w:w="1376" w:type="dxa"/>
            <w:tcBorders>
              <w:top w:val="nil"/>
              <w:left w:val="nil"/>
              <w:bottom w:val="nil"/>
              <w:right w:val="nil"/>
            </w:tcBorders>
            <w:shd w:val="clear" w:color="auto" w:fill="auto"/>
            <w:noWrap/>
            <w:vAlign w:val="bottom"/>
            <w:hideMark/>
          </w:tcPr>
          <w:p w14:paraId="63E6C81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8,080</w:t>
            </w:r>
          </w:p>
        </w:tc>
        <w:tc>
          <w:tcPr>
            <w:tcW w:w="1376" w:type="dxa"/>
            <w:tcBorders>
              <w:top w:val="nil"/>
              <w:left w:val="nil"/>
              <w:bottom w:val="nil"/>
              <w:right w:val="nil"/>
            </w:tcBorders>
            <w:shd w:val="clear" w:color="auto" w:fill="auto"/>
            <w:noWrap/>
            <w:vAlign w:val="bottom"/>
            <w:hideMark/>
          </w:tcPr>
          <w:p w14:paraId="27980C5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5609</w:t>
            </w:r>
          </w:p>
        </w:tc>
        <w:tc>
          <w:tcPr>
            <w:tcW w:w="1376" w:type="dxa"/>
            <w:tcBorders>
              <w:top w:val="nil"/>
              <w:left w:val="nil"/>
              <w:bottom w:val="nil"/>
              <w:right w:val="nil"/>
            </w:tcBorders>
            <w:shd w:val="clear" w:color="auto" w:fill="auto"/>
            <w:noWrap/>
            <w:vAlign w:val="bottom"/>
            <w:hideMark/>
          </w:tcPr>
          <w:p w14:paraId="0F1EB04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3,473</w:t>
            </w:r>
          </w:p>
        </w:tc>
        <w:tc>
          <w:tcPr>
            <w:tcW w:w="1376" w:type="dxa"/>
            <w:tcBorders>
              <w:top w:val="nil"/>
              <w:left w:val="nil"/>
              <w:bottom w:val="nil"/>
              <w:right w:val="nil"/>
            </w:tcBorders>
            <w:shd w:val="clear" w:color="auto" w:fill="auto"/>
            <w:noWrap/>
            <w:vAlign w:val="bottom"/>
            <w:hideMark/>
          </w:tcPr>
          <w:p w14:paraId="275DC753"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7,123</w:t>
            </w:r>
          </w:p>
        </w:tc>
        <w:tc>
          <w:tcPr>
            <w:tcW w:w="1376" w:type="dxa"/>
            <w:tcBorders>
              <w:top w:val="nil"/>
              <w:left w:val="nil"/>
              <w:bottom w:val="nil"/>
              <w:right w:val="nil"/>
            </w:tcBorders>
            <w:shd w:val="clear" w:color="auto" w:fill="auto"/>
            <w:noWrap/>
            <w:vAlign w:val="bottom"/>
            <w:hideMark/>
          </w:tcPr>
          <w:p w14:paraId="53B476B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3322</w:t>
            </w:r>
          </w:p>
        </w:tc>
        <w:tc>
          <w:tcPr>
            <w:tcW w:w="1481" w:type="dxa"/>
            <w:tcBorders>
              <w:top w:val="nil"/>
              <w:left w:val="nil"/>
              <w:bottom w:val="nil"/>
              <w:right w:val="nil"/>
            </w:tcBorders>
            <w:shd w:val="clear" w:color="auto" w:fill="auto"/>
            <w:noWrap/>
          </w:tcPr>
          <w:p w14:paraId="4D3B5A3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410" w:type="dxa"/>
            <w:tcBorders>
              <w:top w:val="nil"/>
              <w:left w:val="nil"/>
              <w:bottom w:val="nil"/>
              <w:right w:val="nil"/>
            </w:tcBorders>
            <w:shd w:val="clear" w:color="auto" w:fill="auto"/>
            <w:noWrap/>
            <w:hideMark/>
          </w:tcPr>
          <w:p w14:paraId="78FFF27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sidRPr="00AA58F4">
              <w:rPr>
                <w:rFonts w:asciiTheme="minorHAnsi" w:eastAsia="Times New Roman" w:hAnsiTheme="minorHAnsi" w:cs="Times New Roman"/>
                <w:color w:val="000000"/>
                <w:sz w:val="18"/>
                <w:szCs w:val="18"/>
                <w:lang w:eastAsia="nl-NL"/>
              </w:rPr>
              <w:t>4,386</w:t>
            </w:r>
            <w:r>
              <w:rPr>
                <w:rFonts w:asciiTheme="minorHAnsi" w:eastAsia="Times New Roman" w:hAnsiTheme="minorHAnsi" w:cs="Times New Roman"/>
                <w:color w:val="000000"/>
                <w:sz w:val="18"/>
                <w:szCs w:val="18"/>
                <w:lang w:eastAsia="nl-NL"/>
              </w:rPr>
              <w:t>***</w:t>
            </w:r>
          </w:p>
        </w:tc>
      </w:tr>
    </w:tbl>
    <w:p w14:paraId="17A042FE" w14:textId="77777777" w:rsidR="00A84F40" w:rsidRDefault="00A84F40" w:rsidP="00A84F40">
      <w:pPr>
        <w:rPr>
          <w:lang w:bidi="ar-SA"/>
        </w:rPr>
      </w:pPr>
    </w:p>
    <w:p w14:paraId="7A36D5F3" w14:textId="2BD7E68F" w:rsidR="00A84F40" w:rsidRDefault="00CF2773" w:rsidP="00A84F40">
      <w:pPr>
        <w:spacing w:after="0" w:line="360" w:lineRule="auto"/>
        <w:jc w:val="both"/>
        <w:rPr>
          <w:rFonts w:ascii="Calibri" w:eastAsia="Times New Roman" w:hAnsi="Calibri" w:cs="Times New Roman"/>
          <w:color w:val="000000"/>
          <w:sz w:val="20"/>
          <w:szCs w:val="20"/>
          <w:lang w:eastAsia="nl-NL" w:bidi="ar-SA"/>
        </w:rPr>
      </w:pPr>
      <w:r>
        <w:rPr>
          <w:rFonts w:ascii="Calibri" w:eastAsia="Times New Roman" w:hAnsi="Calibri" w:cs="Times New Roman"/>
          <w:color w:val="000000"/>
          <w:sz w:val="20"/>
          <w:szCs w:val="20"/>
          <w:lang w:eastAsia="nl-NL" w:bidi="ar-SA"/>
        </w:rPr>
        <w:t>In table 9</w:t>
      </w:r>
      <w:r w:rsidR="00A84F40" w:rsidRPr="00FE5173">
        <w:rPr>
          <w:rFonts w:ascii="Calibri" w:eastAsia="Times New Roman" w:hAnsi="Calibri" w:cs="Times New Roman"/>
          <w:color w:val="000000"/>
          <w:sz w:val="20"/>
          <w:szCs w:val="20"/>
          <w:lang w:eastAsia="nl-NL" w:bidi="ar-SA"/>
        </w:rPr>
        <w:t xml:space="preserve">, we compare summary statistics of maize farmers that do use hybrid maize and those that do not. </w:t>
      </w:r>
      <w:r w:rsidR="00A84F40">
        <w:rPr>
          <w:rFonts w:ascii="Calibri" w:eastAsia="Times New Roman" w:hAnsi="Calibri" w:cs="Times New Roman"/>
          <w:color w:val="000000"/>
          <w:sz w:val="20"/>
          <w:szCs w:val="20"/>
          <w:lang w:eastAsia="nl-NL" w:bidi="ar-SA"/>
        </w:rPr>
        <w:t xml:space="preserve">23% of hybrid seed users are also fertiliser users, compared to 12% of non-adopters. A remarkable difference between the two groups is that hybrid maize adopters appear to have significantly better scores on all food security indicators than non-adopters. The average dietary diversity score is 0.96 points higher, the food variety score is 2.20 points higher, the food consumption is 7.21 higher and the coping strategy index 1.03 lower. Whether this is due to the use of hybrid seeds is still to be seen, because we are clearly looking at two different groups of farmers. The group of adopters also owns more land and farm assets then the group of non-adopters. Only 17.8% of hybrid seed using households are female headed (compared to 24.9%). A higher percentage of them has been to school, 81.8% compared to 72.4%. On average, adopters have higher incomes, own more assets, more livestock, have higher quality housing and live closer to the town and the market than none-adopters. These </w:t>
      </w:r>
      <w:r w:rsidR="00A84F40">
        <w:rPr>
          <w:rFonts w:ascii="Calibri" w:eastAsia="Times New Roman" w:hAnsi="Calibri" w:cs="Times New Roman"/>
          <w:color w:val="000000"/>
          <w:sz w:val="20"/>
          <w:szCs w:val="20"/>
          <w:lang w:eastAsia="nl-NL" w:bidi="ar-SA"/>
        </w:rPr>
        <w:lastRenderedPageBreak/>
        <w:t>factors could all contribute to this group having higher scores on food security. On average, hybrid seed users are wealthier in general than non-hybrid seed users.</w:t>
      </w:r>
    </w:p>
    <w:p w14:paraId="24BAB6A7" w14:textId="77777777" w:rsidR="00A84F40" w:rsidRPr="00FE5173" w:rsidRDefault="00A84F40" w:rsidP="00A84F40">
      <w:pPr>
        <w:spacing w:after="0" w:line="360" w:lineRule="auto"/>
        <w:jc w:val="both"/>
        <w:rPr>
          <w:rFonts w:ascii="Calibri" w:eastAsia="Times New Roman" w:hAnsi="Calibri" w:cs="Times New Roman"/>
          <w:color w:val="000000"/>
          <w:sz w:val="20"/>
          <w:szCs w:val="20"/>
          <w:lang w:eastAsia="nl-NL" w:bidi="ar-SA"/>
        </w:rPr>
      </w:pPr>
    </w:p>
    <w:p w14:paraId="29FDE362" w14:textId="73866B47" w:rsidR="00A84F40" w:rsidRPr="003571BE" w:rsidRDefault="00CF2773" w:rsidP="00A84F40">
      <w:pPr>
        <w:pStyle w:val="Bijschrift"/>
        <w:rPr>
          <w:lang w:bidi="ar-SA"/>
        </w:rPr>
      </w:pPr>
      <w:r>
        <w:rPr>
          <w:lang w:bidi="ar-SA"/>
        </w:rPr>
        <w:t>Table 9</w:t>
      </w:r>
      <w:r w:rsidR="00A84F40">
        <w:rPr>
          <w:lang w:bidi="ar-SA"/>
        </w:rPr>
        <w:t xml:space="preserve"> adopters of hybrid </w:t>
      </w:r>
      <w:r w:rsidR="000B7431">
        <w:rPr>
          <w:lang w:bidi="ar-SA"/>
        </w:rPr>
        <w:t>seeds</w:t>
      </w:r>
      <w:r w:rsidR="00A84F40">
        <w:rPr>
          <w:lang w:bidi="ar-SA"/>
        </w:rPr>
        <w:t xml:space="preserve"> versus non </w:t>
      </w:r>
      <w:commentRangeStart w:id="88"/>
      <w:r w:rsidR="00A84F40">
        <w:rPr>
          <w:lang w:bidi="ar-SA"/>
        </w:rPr>
        <w:t>adopters</w:t>
      </w:r>
      <w:commentRangeEnd w:id="88"/>
      <w:r w:rsidR="000B7431">
        <w:rPr>
          <w:rStyle w:val="Verwijzingopmerking"/>
          <w:caps w:val="0"/>
          <w:spacing w:val="0"/>
        </w:rPr>
        <w:commentReference w:id="88"/>
      </w:r>
      <w:r w:rsidR="00A84F40">
        <w:rPr>
          <w:lang w:bidi="ar-SA"/>
        </w:rPr>
        <w:t xml:space="preserve"> </w:t>
      </w:r>
    </w:p>
    <w:p w14:paraId="0C0901B8" w14:textId="77777777" w:rsidR="00A84F40" w:rsidRPr="00263537" w:rsidRDefault="00A84F40" w:rsidP="00A84F40">
      <w:pPr>
        <w:spacing w:after="0" w:line="240" w:lineRule="auto"/>
        <w:rPr>
          <w:rFonts w:ascii="Calibri" w:eastAsia="Times New Roman" w:hAnsi="Calibri" w:cs="Times New Roman"/>
          <w:color w:val="000000"/>
          <w:sz w:val="20"/>
          <w:szCs w:val="20"/>
          <w:lang w:eastAsia="nl-NL" w:bidi="ar-SA"/>
        </w:rPr>
      </w:pPr>
    </w:p>
    <w:tbl>
      <w:tblPr>
        <w:tblW w:w="13950" w:type="dxa"/>
        <w:tblCellMar>
          <w:left w:w="70" w:type="dxa"/>
          <w:right w:w="70" w:type="dxa"/>
        </w:tblCellMar>
        <w:tblLook w:val="04A0" w:firstRow="1" w:lastRow="0" w:firstColumn="1" w:lastColumn="0" w:noHBand="0" w:noVBand="1"/>
      </w:tblPr>
      <w:tblGrid>
        <w:gridCol w:w="2044"/>
        <w:gridCol w:w="2153"/>
        <w:gridCol w:w="1311"/>
        <w:gridCol w:w="1120"/>
        <w:gridCol w:w="1187"/>
        <w:gridCol w:w="1628"/>
        <w:gridCol w:w="1057"/>
        <w:gridCol w:w="1017"/>
        <w:gridCol w:w="1290"/>
        <w:gridCol w:w="1143"/>
      </w:tblGrid>
      <w:tr w:rsidR="00A84F40" w:rsidRPr="00556628" w14:paraId="6B5A915E" w14:textId="77777777" w:rsidTr="008925B5">
        <w:trPr>
          <w:trHeight w:val="257"/>
        </w:trPr>
        <w:tc>
          <w:tcPr>
            <w:tcW w:w="2044" w:type="dxa"/>
            <w:tcBorders>
              <w:top w:val="single" w:sz="4" w:space="0" w:color="auto"/>
            </w:tcBorders>
          </w:tcPr>
          <w:p w14:paraId="50939E8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single" w:sz="4" w:space="0" w:color="auto"/>
            </w:tcBorders>
            <w:shd w:val="clear" w:color="auto" w:fill="auto"/>
            <w:noWrap/>
          </w:tcPr>
          <w:p w14:paraId="4A355AB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3618" w:type="dxa"/>
            <w:gridSpan w:val="3"/>
            <w:tcBorders>
              <w:top w:val="single" w:sz="4" w:space="0" w:color="auto"/>
            </w:tcBorders>
            <w:shd w:val="clear" w:color="auto" w:fill="auto"/>
            <w:noWrap/>
          </w:tcPr>
          <w:p w14:paraId="7BE6D94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Non-adopters hybrid N=3686</w:t>
            </w:r>
          </w:p>
        </w:tc>
        <w:tc>
          <w:tcPr>
            <w:tcW w:w="3702" w:type="dxa"/>
            <w:gridSpan w:val="3"/>
            <w:tcBorders>
              <w:top w:val="single" w:sz="4" w:space="0" w:color="auto"/>
            </w:tcBorders>
            <w:shd w:val="clear" w:color="auto" w:fill="auto"/>
            <w:noWrap/>
          </w:tcPr>
          <w:p w14:paraId="62296F3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Adopters hybrid N=946 (20,8%)</w:t>
            </w:r>
          </w:p>
        </w:tc>
        <w:tc>
          <w:tcPr>
            <w:tcW w:w="1290" w:type="dxa"/>
            <w:tcBorders>
              <w:top w:val="single" w:sz="4" w:space="0" w:color="auto"/>
            </w:tcBorders>
            <w:shd w:val="clear" w:color="auto" w:fill="auto"/>
            <w:noWrap/>
          </w:tcPr>
          <w:p w14:paraId="6A9CCB0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single" w:sz="4" w:space="0" w:color="auto"/>
            </w:tcBorders>
            <w:shd w:val="clear" w:color="auto" w:fill="auto"/>
            <w:noWrap/>
          </w:tcPr>
          <w:p w14:paraId="1C25A5E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4DD8A781" w14:textId="77777777" w:rsidTr="008925B5">
        <w:trPr>
          <w:trHeight w:val="257"/>
        </w:trPr>
        <w:tc>
          <w:tcPr>
            <w:tcW w:w="2044" w:type="dxa"/>
            <w:tcBorders>
              <w:left w:val="nil"/>
              <w:bottom w:val="single" w:sz="4" w:space="0" w:color="auto"/>
              <w:right w:val="nil"/>
            </w:tcBorders>
          </w:tcPr>
          <w:p w14:paraId="0C87A60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left w:val="nil"/>
              <w:bottom w:val="single" w:sz="4" w:space="0" w:color="auto"/>
              <w:right w:val="nil"/>
            </w:tcBorders>
            <w:shd w:val="clear" w:color="auto" w:fill="auto"/>
            <w:noWrap/>
            <w:hideMark/>
          </w:tcPr>
          <w:p w14:paraId="4AFA37E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311" w:type="dxa"/>
            <w:tcBorders>
              <w:left w:val="nil"/>
              <w:bottom w:val="single" w:sz="4" w:space="0" w:color="auto"/>
              <w:right w:val="nil"/>
            </w:tcBorders>
            <w:shd w:val="clear" w:color="auto" w:fill="auto"/>
            <w:noWrap/>
            <w:hideMark/>
          </w:tcPr>
          <w:p w14:paraId="7C40A54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Mean</w:t>
            </w:r>
          </w:p>
        </w:tc>
        <w:tc>
          <w:tcPr>
            <w:tcW w:w="1120" w:type="dxa"/>
            <w:tcBorders>
              <w:left w:val="nil"/>
              <w:bottom w:val="single" w:sz="4" w:space="0" w:color="auto"/>
              <w:right w:val="nil"/>
            </w:tcBorders>
            <w:shd w:val="clear" w:color="auto" w:fill="auto"/>
            <w:noWrap/>
            <w:hideMark/>
          </w:tcPr>
          <w:p w14:paraId="5711DD1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Std</w:t>
            </w:r>
          </w:p>
        </w:tc>
        <w:tc>
          <w:tcPr>
            <w:tcW w:w="1187" w:type="dxa"/>
            <w:tcBorders>
              <w:left w:val="nil"/>
              <w:bottom w:val="single" w:sz="4" w:space="0" w:color="auto"/>
              <w:right w:val="nil"/>
            </w:tcBorders>
            <w:shd w:val="clear" w:color="auto" w:fill="auto"/>
            <w:noWrap/>
            <w:hideMark/>
          </w:tcPr>
          <w:p w14:paraId="635B0FF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N</w:t>
            </w:r>
          </w:p>
        </w:tc>
        <w:tc>
          <w:tcPr>
            <w:tcW w:w="1628" w:type="dxa"/>
            <w:tcBorders>
              <w:left w:val="nil"/>
              <w:bottom w:val="single" w:sz="4" w:space="0" w:color="auto"/>
              <w:right w:val="nil"/>
            </w:tcBorders>
            <w:shd w:val="clear" w:color="auto" w:fill="auto"/>
            <w:noWrap/>
            <w:hideMark/>
          </w:tcPr>
          <w:p w14:paraId="378096C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Mean</w:t>
            </w:r>
          </w:p>
        </w:tc>
        <w:tc>
          <w:tcPr>
            <w:tcW w:w="1057" w:type="dxa"/>
            <w:tcBorders>
              <w:left w:val="nil"/>
              <w:bottom w:val="single" w:sz="4" w:space="0" w:color="auto"/>
              <w:right w:val="nil"/>
            </w:tcBorders>
            <w:shd w:val="clear" w:color="auto" w:fill="auto"/>
            <w:noWrap/>
            <w:hideMark/>
          </w:tcPr>
          <w:p w14:paraId="5B25298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Std</w:t>
            </w:r>
          </w:p>
        </w:tc>
        <w:tc>
          <w:tcPr>
            <w:tcW w:w="1015" w:type="dxa"/>
            <w:tcBorders>
              <w:left w:val="nil"/>
              <w:bottom w:val="single" w:sz="4" w:space="0" w:color="auto"/>
              <w:right w:val="nil"/>
            </w:tcBorders>
            <w:shd w:val="clear" w:color="auto" w:fill="auto"/>
            <w:noWrap/>
            <w:hideMark/>
          </w:tcPr>
          <w:p w14:paraId="3BB72D0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N</w:t>
            </w:r>
          </w:p>
        </w:tc>
        <w:tc>
          <w:tcPr>
            <w:tcW w:w="1290" w:type="dxa"/>
            <w:tcBorders>
              <w:left w:val="nil"/>
              <w:bottom w:val="single" w:sz="4" w:space="0" w:color="auto"/>
              <w:right w:val="nil"/>
            </w:tcBorders>
            <w:shd w:val="clear" w:color="auto" w:fill="auto"/>
            <w:noWrap/>
            <w:hideMark/>
          </w:tcPr>
          <w:p w14:paraId="7D486C7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Χ2</w:t>
            </w:r>
          </w:p>
        </w:tc>
        <w:tc>
          <w:tcPr>
            <w:tcW w:w="1143" w:type="dxa"/>
            <w:tcBorders>
              <w:left w:val="nil"/>
              <w:bottom w:val="single" w:sz="4" w:space="0" w:color="auto"/>
              <w:right w:val="nil"/>
            </w:tcBorders>
            <w:shd w:val="clear" w:color="auto" w:fill="auto"/>
            <w:noWrap/>
            <w:hideMark/>
          </w:tcPr>
          <w:p w14:paraId="5E751CA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t</w:t>
            </w:r>
          </w:p>
        </w:tc>
      </w:tr>
      <w:tr w:rsidR="00A84F40" w:rsidRPr="00556628" w14:paraId="45C6B89E" w14:textId="77777777" w:rsidTr="008925B5">
        <w:trPr>
          <w:trHeight w:val="257"/>
        </w:trPr>
        <w:tc>
          <w:tcPr>
            <w:tcW w:w="2044" w:type="dxa"/>
            <w:tcBorders>
              <w:top w:val="single" w:sz="4" w:space="0" w:color="auto"/>
              <w:left w:val="nil"/>
              <w:bottom w:val="nil"/>
              <w:right w:val="nil"/>
            </w:tcBorders>
          </w:tcPr>
          <w:p w14:paraId="0B9ED73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Input use</w:t>
            </w:r>
          </w:p>
        </w:tc>
        <w:tc>
          <w:tcPr>
            <w:tcW w:w="2153" w:type="dxa"/>
            <w:tcBorders>
              <w:top w:val="single" w:sz="4" w:space="0" w:color="auto"/>
              <w:left w:val="nil"/>
              <w:bottom w:val="nil"/>
              <w:right w:val="nil"/>
            </w:tcBorders>
            <w:shd w:val="clear" w:color="auto" w:fill="auto"/>
            <w:noWrap/>
            <w:hideMark/>
          </w:tcPr>
          <w:p w14:paraId="67B3C45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Hybrid seed use</w:t>
            </w:r>
          </w:p>
        </w:tc>
        <w:tc>
          <w:tcPr>
            <w:tcW w:w="1311" w:type="dxa"/>
            <w:tcBorders>
              <w:top w:val="single" w:sz="4" w:space="0" w:color="auto"/>
              <w:left w:val="nil"/>
              <w:bottom w:val="nil"/>
              <w:right w:val="nil"/>
            </w:tcBorders>
            <w:shd w:val="clear" w:color="auto" w:fill="auto"/>
            <w:noWrap/>
            <w:hideMark/>
          </w:tcPr>
          <w:p w14:paraId="767FB8C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0,000</w:t>
            </w:r>
          </w:p>
        </w:tc>
        <w:tc>
          <w:tcPr>
            <w:tcW w:w="1120" w:type="dxa"/>
            <w:tcBorders>
              <w:top w:val="single" w:sz="4" w:space="0" w:color="auto"/>
              <w:left w:val="nil"/>
              <w:bottom w:val="nil"/>
              <w:right w:val="nil"/>
            </w:tcBorders>
            <w:shd w:val="clear" w:color="auto" w:fill="auto"/>
            <w:noWrap/>
            <w:hideMark/>
          </w:tcPr>
          <w:p w14:paraId="1CE1C56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0,000</w:t>
            </w:r>
          </w:p>
        </w:tc>
        <w:tc>
          <w:tcPr>
            <w:tcW w:w="1187" w:type="dxa"/>
            <w:tcBorders>
              <w:top w:val="single" w:sz="4" w:space="0" w:color="auto"/>
              <w:left w:val="nil"/>
              <w:bottom w:val="nil"/>
              <w:right w:val="nil"/>
            </w:tcBorders>
            <w:shd w:val="clear" w:color="auto" w:fill="auto"/>
            <w:noWrap/>
            <w:hideMark/>
          </w:tcPr>
          <w:p w14:paraId="1C5FB38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single" w:sz="4" w:space="0" w:color="auto"/>
              <w:left w:val="nil"/>
              <w:bottom w:val="nil"/>
              <w:right w:val="nil"/>
            </w:tcBorders>
            <w:shd w:val="clear" w:color="auto" w:fill="auto"/>
            <w:noWrap/>
            <w:hideMark/>
          </w:tcPr>
          <w:p w14:paraId="1E77F09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1,000</w:t>
            </w:r>
          </w:p>
        </w:tc>
        <w:tc>
          <w:tcPr>
            <w:tcW w:w="1057" w:type="dxa"/>
            <w:tcBorders>
              <w:top w:val="single" w:sz="4" w:space="0" w:color="auto"/>
              <w:left w:val="nil"/>
              <w:bottom w:val="nil"/>
              <w:right w:val="nil"/>
            </w:tcBorders>
            <w:shd w:val="clear" w:color="auto" w:fill="auto"/>
            <w:noWrap/>
            <w:hideMark/>
          </w:tcPr>
          <w:p w14:paraId="7A562F9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0,000</w:t>
            </w:r>
          </w:p>
        </w:tc>
        <w:tc>
          <w:tcPr>
            <w:tcW w:w="1015" w:type="dxa"/>
            <w:tcBorders>
              <w:top w:val="single" w:sz="4" w:space="0" w:color="auto"/>
              <w:left w:val="nil"/>
              <w:bottom w:val="nil"/>
              <w:right w:val="nil"/>
            </w:tcBorders>
            <w:shd w:val="clear" w:color="auto" w:fill="auto"/>
            <w:noWrap/>
            <w:hideMark/>
          </w:tcPr>
          <w:p w14:paraId="576D9AE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single" w:sz="4" w:space="0" w:color="auto"/>
              <w:left w:val="nil"/>
              <w:bottom w:val="nil"/>
              <w:right w:val="nil"/>
            </w:tcBorders>
            <w:shd w:val="clear" w:color="auto" w:fill="auto"/>
            <w:noWrap/>
          </w:tcPr>
          <w:p w14:paraId="22DCC6A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single" w:sz="4" w:space="0" w:color="auto"/>
              <w:left w:val="nil"/>
              <w:bottom w:val="nil"/>
              <w:right w:val="nil"/>
            </w:tcBorders>
            <w:shd w:val="clear" w:color="auto" w:fill="auto"/>
            <w:noWrap/>
          </w:tcPr>
          <w:p w14:paraId="0ABE68C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5B97BC0B" w14:textId="77777777" w:rsidTr="008925B5">
        <w:trPr>
          <w:trHeight w:val="257"/>
        </w:trPr>
        <w:tc>
          <w:tcPr>
            <w:tcW w:w="2044" w:type="dxa"/>
            <w:tcBorders>
              <w:top w:val="nil"/>
              <w:left w:val="nil"/>
              <w:bottom w:val="nil"/>
              <w:right w:val="nil"/>
            </w:tcBorders>
          </w:tcPr>
          <w:p w14:paraId="73A557D1"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2926E5A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Fertiliser use</w:t>
            </w:r>
          </w:p>
        </w:tc>
        <w:tc>
          <w:tcPr>
            <w:tcW w:w="1311" w:type="dxa"/>
            <w:tcBorders>
              <w:top w:val="nil"/>
              <w:left w:val="nil"/>
              <w:bottom w:val="nil"/>
              <w:right w:val="nil"/>
            </w:tcBorders>
            <w:shd w:val="clear" w:color="auto" w:fill="auto"/>
            <w:noWrap/>
            <w:hideMark/>
          </w:tcPr>
          <w:p w14:paraId="544469A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0,121</w:t>
            </w:r>
          </w:p>
        </w:tc>
        <w:tc>
          <w:tcPr>
            <w:tcW w:w="1120" w:type="dxa"/>
            <w:tcBorders>
              <w:top w:val="nil"/>
              <w:left w:val="nil"/>
              <w:bottom w:val="nil"/>
              <w:right w:val="nil"/>
            </w:tcBorders>
            <w:shd w:val="clear" w:color="auto" w:fill="auto"/>
            <w:noWrap/>
            <w:hideMark/>
          </w:tcPr>
          <w:p w14:paraId="5F969B9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0,326</w:t>
            </w:r>
          </w:p>
        </w:tc>
        <w:tc>
          <w:tcPr>
            <w:tcW w:w="1187" w:type="dxa"/>
            <w:tcBorders>
              <w:top w:val="nil"/>
              <w:left w:val="nil"/>
              <w:bottom w:val="nil"/>
              <w:right w:val="nil"/>
            </w:tcBorders>
            <w:shd w:val="clear" w:color="auto" w:fill="auto"/>
            <w:noWrap/>
            <w:hideMark/>
          </w:tcPr>
          <w:p w14:paraId="2FDBBAD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1B9C5CF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0,232</w:t>
            </w:r>
          </w:p>
        </w:tc>
        <w:tc>
          <w:tcPr>
            <w:tcW w:w="1057" w:type="dxa"/>
            <w:tcBorders>
              <w:top w:val="nil"/>
              <w:left w:val="nil"/>
              <w:bottom w:val="nil"/>
              <w:right w:val="nil"/>
            </w:tcBorders>
            <w:shd w:val="clear" w:color="auto" w:fill="auto"/>
            <w:noWrap/>
            <w:hideMark/>
          </w:tcPr>
          <w:p w14:paraId="58A66D4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0,422</w:t>
            </w:r>
          </w:p>
        </w:tc>
        <w:tc>
          <w:tcPr>
            <w:tcW w:w="1015" w:type="dxa"/>
            <w:tcBorders>
              <w:top w:val="nil"/>
              <w:left w:val="nil"/>
              <w:bottom w:val="nil"/>
              <w:right w:val="nil"/>
            </w:tcBorders>
            <w:shd w:val="clear" w:color="auto" w:fill="auto"/>
            <w:noWrap/>
            <w:hideMark/>
          </w:tcPr>
          <w:p w14:paraId="03BB33E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3FC403F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196,894***</w:t>
            </w:r>
          </w:p>
        </w:tc>
        <w:tc>
          <w:tcPr>
            <w:tcW w:w="1143" w:type="dxa"/>
            <w:tcBorders>
              <w:top w:val="nil"/>
              <w:left w:val="nil"/>
              <w:bottom w:val="nil"/>
              <w:right w:val="nil"/>
            </w:tcBorders>
            <w:shd w:val="clear" w:color="auto" w:fill="auto"/>
            <w:noWrap/>
          </w:tcPr>
          <w:p w14:paraId="5DD8A75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5F24CD03" w14:textId="77777777" w:rsidTr="008925B5">
        <w:trPr>
          <w:trHeight w:val="257"/>
        </w:trPr>
        <w:tc>
          <w:tcPr>
            <w:tcW w:w="2044" w:type="dxa"/>
            <w:tcBorders>
              <w:top w:val="nil"/>
              <w:left w:val="nil"/>
              <w:bottom w:val="nil"/>
              <w:right w:val="nil"/>
            </w:tcBorders>
          </w:tcPr>
          <w:p w14:paraId="6715E83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Household characteristics</w:t>
            </w:r>
          </w:p>
        </w:tc>
        <w:tc>
          <w:tcPr>
            <w:tcW w:w="2153" w:type="dxa"/>
            <w:tcBorders>
              <w:top w:val="nil"/>
              <w:left w:val="nil"/>
              <w:bottom w:val="nil"/>
              <w:right w:val="nil"/>
            </w:tcBorders>
            <w:shd w:val="clear" w:color="auto" w:fill="auto"/>
            <w:noWrap/>
            <w:hideMark/>
          </w:tcPr>
          <w:p w14:paraId="4E7B116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Female headship</w:t>
            </w:r>
          </w:p>
        </w:tc>
        <w:tc>
          <w:tcPr>
            <w:tcW w:w="1311" w:type="dxa"/>
            <w:tcBorders>
              <w:top w:val="nil"/>
              <w:left w:val="nil"/>
              <w:bottom w:val="nil"/>
              <w:right w:val="nil"/>
            </w:tcBorders>
            <w:shd w:val="clear" w:color="auto" w:fill="auto"/>
            <w:noWrap/>
            <w:hideMark/>
          </w:tcPr>
          <w:p w14:paraId="62575A7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0,249</w:t>
            </w:r>
          </w:p>
        </w:tc>
        <w:tc>
          <w:tcPr>
            <w:tcW w:w="1120" w:type="dxa"/>
            <w:tcBorders>
              <w:top w:val="nil"/>
              <w:left w:val="nil"/>
              <w:bottom w:val="nil"/>
              <w:right w:val="nil"/>
            </w:tcBorders>
            <w:shd w:val="clear" w:color="auto" w:fill="auto"/>
            <w:noWrap/>
            <w:hideMark/>
          </w:tcPr>
          <w:p w14:paraId="4C3623A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0,433</w:t>
            </w:r>
          </w:p>
        </w:tc>
        <w:tc>
          <w:tcPr>
            <w:tcW w:w="1187" w:type="dxa"/>
            <w:tcBorders>
              <w:top w:val="nil"/>
              <w:left w:val="nil"/>
              <w:bottom w:val="nil"/>
              <w:right w:val="nil"/>
            </w:tcBorders>
            <w:shd w:val="clear" w:color="auto" w:fill="auto"/>
            <w:noWrap/>
            <w:hideMark/>
          </w:tcPr>
          <w:p w14:paraId="5401AB4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5F13DFA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0,178</w:t>
            </w:r>
          </w:p>
        </w:tc>
        <w:tc>
          <w:tcPr>
            <w:tcW w:w="1057" w:type="dxa"/>
            <w:tcBorders>
              <w:top w:val="nil"/>
              <w:left w:val="nil"/>
              <w:bottom w:val="nil"/>
              <w:right w:val="nil"/>
            </w:tcBorders>
            <w:shd w:val="clear" w:color="auto" w:fill="auto"/>
            <w:noWrap/>
            <w:hideMark/>
          </w:tcPr>
          <w:p w14:paraId="18784AB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0,382</w:t>
            </w:r>
          </w:p>
        </w:tc>
        <w:tc>
          <w:tcPr>
            <w:tcW w:w="1015" w:type="dxa"/>
            <w:tcBorders>
              <w:top w:val="nil"/>
              <w:left w:val="nil"/>
              <w:bottom w:val="nil"/>
              <w:right w:val="nil"/>
            </w:tcBorders>
            <w:shd w:val="clear" w:color="auto" w:fill="auto"/>
            <w:noWrap/>
            <w:hideMark/>
          </w:tcPr>
          <w:p w14:paraId="59D5F1D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7FAABB6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56,407***</w:t>
            </w:r>
          </w:p>
        </w:tc>
        <w:tc>
          <w:tcPr>
            <w:tcW w:w="1143" w:type="dxa"/>
            <w:tcBorders>
              <w:top w:val="nil"/>
              <w:left w:val="nil"/>
              <w:bottom w:val="nil"/>
              <w:right w:val="nil"/>
            </w:tcBorders>
            <w:shd w:val="clear" w:color="auto" w:fill="auto"/>
            <w:noWrap/>
          </w:tcPr>
          <w:p w14:paraId="53E3A45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6AD0AD25" w14:textId="77777777" w:rsidTr="008925B5">
        <w:trPr>
          <w:trHeight w:val="257"/>
        </w:trPr>
        <w:tc>
          <w:tcPr>
            <w:tcW w:w="2044" w:type="dxa"/>
            <w:tcBorders>
              <w:top w:val="nil"/>
              <w:left w:val="nil"/>
              <w:bottom w:val="nil"/>
              <w:right w:val="nil"/>
            </w:tcBorders>
          </w:tcPr>
          <w:p w14:paraId="21D9CE6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3BCFDE8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Education head</w:t>
            </w:r>
          </w:p>
        </w:tc>
        <w:tc>
          <w:tcPr>
            <w:tcW w:w="1311" w:type="dxa"/>
            <w:tcBorders>
              <w:top w:val="nil"/>
              <w:left w:val="nil"/>
              <w:bottom w:val="nil"/>
              <w:right w:val="nil"/>
            </w:tcBorders>
            <w:shd w:val="clear" w:color="auto" w:fill="auto"/>
            <w:noWrap/>
            <w:hideMark/>
          </w:tcPr>
          <w:p w14:paraId="3098686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0,724</w:t>
            </w:r>
          </w:p>
        </w:tc>
        <w:tc>
          <w:tcPr>
            <w:tcW w:w="1120" w:type="dxa"/>
            <w:tcBorders>
              <w:top w:val="nil"/>
              <w:left w:val="nil"/>
              <w:bottom w:val="nil"/>
              <w:right w:val="nil"/>
            </w:tcBorders>
            <w:shd w:val="clear" w:color="auto" w:fill="auto"/>
            <w:noWrap/>
            <w:hideMark/>
          </w:tcPr>
          <w:p w14:paraId="61E9702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0,447</w:t>
            </w:r>
          </w:p>
        </w:tc>
        <w:tc>
          <w:tcPr>
            <w:tcW w:w="1187" w:type="dxa"/>
            <w:tcBorders>
              <w:top w:val="nil"/>
              <w:left w:val="nil"/>
              <w:bottom w:val="nil"/>
              <w:right w:val="nil"/>
            </w:tcBorders>
            <w:shd w:val="clear" w:color="auto" w:fill="auto"/>
            <w:noWrap/>
            <w:hideMark/>
          </w:tcPr>
          <w:p w14:paraId="5380B8B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3656</w:t>
            </w:r>
          </w:p>
        </w:tc>
        <w:tc>
          <w:tcPr>
            <w:tcW w:w="1628" w:type="dxa"/>
            <w:tcBorders>
              <w:top w:val="nil"/>
              <w:left w:val="nil"/>
              <w:bottom w:val="nil"/>
              <w:right w:val="nil"/>
            </w:tcBorders>
            <w:shd w:val="clear" w:color="auto" w:fill="auto"/>
            <w:noWrap/>
            <w:hideMark/>
          </w:tcPr>
          <w:p w14:paraId="0C3A82C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0,818</w:t>
            </w:r>
          </w:p>
        </w:tc>
        <w:tc>
          <w:tcPr>
            <w:tcW w:w="1057" w:type="dxa"/>
            <w:tcBorders>
              <w:top w:val="nil"/>
              <w:left w:val="nil"/>
              <w:bottom w:val="nil"/>
              <w:right w:val="nil"/>
            </w:tcBorders>
            <w:shd w:val="clear" w:color="auto" w:fill="auto"/>
            <w:noWrap/>
            <w:hideMark/>
          </w:tcPr>
          <w:p w14:paraId="3BB78DF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0,386</w:t>
            </w:r>
          </w:p>
        </w:tc>
        <w:tc>
          <w:tcPr>
            <w:tcW w:w="1015" w:type="dxa"/>
            <w:tcBorders>
              <w:top w:val="nil"/>
              <w:left w:val="nil"/>
              <w:bottom w:val="nil"/>
              <w:right w:val="nil"/>
            </w:tcBorders>
            <w:shd w:val="clear" w:color="auto" w:fill="auto"/>
            <w:noWrap/>
            <w:hideMark/>
          </w:tcPr>
          <w:p w14:paraId="0BCD303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942</w:t>
            </w:r>
          </w:p>
        </w:tc>
        <w:tc>
          <w:tcPr>
            <w:tcW w:w="1290" w:type="dxa"/>
            <w:tcBorders>
              <w:top w:val="nil"/>
              <w:left w:val="nil"/>
              <w:bottom w:val="nil"/>
              <w:right w:val="nil"/>
            </w:tcBorders>
            <w:shd w:val="clear" w:color="auto" w:fill="auto"/>
            <w:noWrap/>
            <w:hideMark/>
          </w:tcPr>
          <w:p w14:paraId="59C07E4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93,424***</w:t>
            </w:r>
          </w:p>
        </w:tc>
        <w:tc>
          <w:tcPr>
            <w:tcW w:w="1143" w:type="dxa"/>
            <w:tcBorders>
              <w:top w:val="nil"/>
              <w:left w:val="nil"/>
              <w:bottom w:val="nil"/>
              <w:right w:val="nil"/>
            </w:tcBorders>
            <w:shd w:val="clear" w:color="auto" w:fill="auto"/>
            <w:noWrap/>
          </w:tcPr>
          <w:p w14:paraId="48B88B9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59F54F69" w14:textId="77777777" w:rsidTr="008925B5">
        <w:trPr>
          <w:trHeight w:val="257"/>
        </w:trPr>
        <w:tc>
          <w:tcPr>
            <w:tcW w:w="2044" w:type="dxa"/>
            <w:tcBorders>
              <w:top w:val="nil"/>
              <w:left w:val="nil"/>
              <w:bottom w:val="nil"/>
              <w:right w:val="nil"/>
            </w:tcBorders>
          </w:tcPr>
          <w:p w14:paraId="628F5D99"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3106ABD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Years in community</w:t>
            </w:r>
          </w:p>
        </w:tc>
        <w:tc>
          <w:tcPr>
            <w:tcW w:w="1311" w:type="dxa"/>
            <w:tcBorders>
              <w:top w:val="nil"/>
              <w:left w:val="nil"/>
              <w:bottom w:val="nil"/>
              <w:right w:val="nil"/>
            </w:tcBorders>
            <w:shd w:val="clear" w:color="auto" w:fill="auto"/>
            <w:noWrap/>
            <w:hideMark/>
          </w:tcPr>
          <w:p w14:paraId="67FB619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36,939</w:t>
            </w:r>
          </w:p>
        </w:tc>
        <w:tc>
          <w:tcPr>
            <w:tcW w:w="1120" w:type="dxa"/>
            <w:tcBorders>
              <w:top w:val="nil"/>
              <w:left w:val="nil"/>
              <w:bottom w:val="nil"/>
              <w:right w:val="nil"/>
            </w:tcBorders>
            <w:shd w:val="clear" w:color="auto" w:fill="auto"/>
            <w:noWrap/>
            <w:hideMark/>
          </w:tcPr>
          <w:p w14:paraId="31DB11A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20,340</w:t>
            </w:r>
          </w:p>
        </w:tc>
        <w:tc>
          <w:tcPr>
            <w:tcW w:w="1187" w:type="dxa"/>
            <w:tcBorders>
              <w:top w:val="nil"/>
              <w:left w:val="nil"/>
              <w:bottom w:val="nil"/>
              <w:right w:val="nil"/>
            </w:tcBorders>
            <w:shd w:val="clear" w:color="auto" w:fill="auto"/>
            <w:noWrap/>
            <w:hideMark/>
          </w:tcPr>
          <w:p w14:paraId="3C4117E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2422</w:t>
            </w:r>
          </w:p>
        </w:tc>
        <w:tc>
          <w:tcPr>
            <w:tcW w:w="1628" w:type="dxa"/>
            <w:tcBorders>
              <w:top w:val="nil"/>
              <w:left w:val="nil"/>
              <w:bottom w:val="nil"/>
              <w:right w:val="nil"/>
            </w:tcBorders>
            <w:shd w:val="clear" w:color="auto" w:fill="auto"/>
            <w:noWrap/>
            <w:hideMark/>
          </w:tcPr>
          <w:p w14:paraId="283F93E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30,220</w:t>
            </w:r>
          </w:p>
        </w:tc>
        <w:tc>
          <w:tcPr>
            <w:tcW w:w="1057" w:type="dxa"/>
            <w:tcBorders>
              <w:top w:val="nil"/>
              <w:left w:val="nil"/>
              <w:bottom w:val="nil"/>
              <w:right w:val="nil"/>
            </w:tcBorders>
            <w:shd w:val="clear" w:color="auto" w:fill="auto"/>
            <w:noWrap/>
            <w:hideMark/>
          </w:tcPr>
          <w:p w14:paraId="2A1AA0B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21,003</w:t>
            </w:r>
          </w:p>
        </w:tc>
        <w:tc>
          <w:tcPr>
            <w:tcW w:w="1015" w:type="dxa"/>
            <w:tcBorders>
              <w:top w:val="nil"/>
              <w:left w:val="nil"/>
              <w:bottom w:val="nil"/>
              <w:right w:val="nil"/>
            </w:tcBorders>
            <w:shd w:val="clear" w:color="auto" w:fill="auto"/>
            <w:noWrap/>
            <w:hideMark/>
          </w:tcPr>
          <w:p w14:paraId="5A959B5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469</w:t>
            </w:r>
          </w:p>
        </w:tc>
        <w:tc>
          <w:tcPr>
            <w:tcW w:w="1290" w:type="dxa"/>
            <w:tcBorders>
              <w:top w:val="nil"/>
              <w:left w:val="nil"/>
              <w:bottom w:val="nil"/>
              <w:right w:val="nil"/>
            </w:tcBorders>
            <w:shd w:val="clear" w:color="auto" w:fill="auto"/>
            <w:noWrap/>
          </w:tcPr>
          <w:p w14:paraId="3874941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6B63425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6,374***</w:t>
            </w:r>
          </w:p>
        </w:tc>
      </w:tr>
      <w:tr w:rsidR="00A84F40" w:rsidRPr="00556628" w14:paraId="04278E65" w14:textId="77777777" w:rsidTr="008925B5">
        <w:trPr>
          <w:trHeight w:val="257"/>
        </w:trPr>
        <w:tc>
          <w:tcPr>
            <w:tcW w:w="2044" w:type="dxa"/>
            <w:tcBorders>
              <w:top w:val="nil"/>
              <w:left w:val="nil"/>
              <w:bottom w:val="nil"/>
              <w:right w:val="nil"/>
            </w:tcBorders>
          </w:tcPr>
          <w:p w14:paraId="32F44B6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60FCB91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Household size</w:t>
            </w:r>
          </w:p>
        </w:tc>
        <w:tc>
          <w:tcPr>
            <w:tcW w:w="1311" w:type="dxa"/>
            <w:tcBorders>
              <w:top w:val="nil"/>
              <w:left w:val="nil"/>
              <w:bottom w:val="nil"/>
              <w:right w:val="nil"/>
            </w:tcBorders>
            <w:shd w:val="clear" w:color="auto" w:fill="auto"/>
            <w:noWrap/>
            <w:hideMark/>
          </w:tcPr>
          <w:p w14:paraId="5A55233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5,414</w:t>
            </w:r>
          </w:p>
        </w:tc>
        <w:tc>
          <w:tcPr>
            <w:tcW w:w="1120" w:type="dxa"/>
            <w:tcBorders>
              <w:top w:val="nil"/>
              <w:left w:val="nil"/>
              <w:bottom w:val="nil"/>
              <w:right w:val="nil"/>
            </w:tcBorders>
            <w:shd w:val="clear" w:color="auto" w:fill="auto"/>
            <w:noWrap/>
            <w:hideMark/>
          </w:tcPr>
          <w:p w14:paraId="0F358F0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3,068</w:t>
            </w:r>
          </w:p>
        </w:tc>
        <w:tc>
          <w:tcPr>
            <w:tcW w:w="1187" w:type="dxa"/>
            <w:tcBorders>
              <w:top w:val="nil"/>
              <w:left w:val="nil"/>
              <w:bottom w:val="nil"/>
              <w:right w:val="nil"/>
            </w:tcBorders>
            <w:shd w:val="clear" w:color="auto" w:fill="auto"/>
            <w:noWrap/>
            <w:hideMark/>
          </w:tcPr>
          <w:p w14:paraId="14BC343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132CF35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6,355</w:t>
            </w:r>
          </w:p>
        </w:tc>
        <w:tc>
          <w:tcPr>
            <w:tcW w:w="1057" w:type="dxa"/>
            <w:tcBorders>
              <w:top w:val="nil"/>
              <w:left w:val="nil"/>
              <w:bottom w:val="nil"/>
              <w:right w:val="nil"/>
            </w:tcBorders>
            <w:shd w:val="clear" w:color="auto" w:fill="auto"/>
            <w:noWrap/>
            <w:hideMark/>
          </w:tcPr>
          <w:p w14:paraId="3E7EEDC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3,680</w:t>
            </w:r>
          </w:p>
        </w:tc>
        <w:tc>
          <w:tcPr>
            <w:tcW w:w="1015" w:type="dxa"/>
            <w:tcBorders>
              <w:top w:val="nil"/>
              <w:left w:val="nil"/>
              <w:bottom w:val="nil"/>
              <w:right w:val="nil"/>
            </w:tcBorders>
            <w:shd w:val="clear" w:color="auto" w:fill="auto"/>
            <w:noWrap/>
            <w:hideMark/>
          </w:tcPr>
          <w:p w14:paraId="26758B9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tcPr>
          <w:p w14:paraId="067A047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120926F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-7,248***</w:t>
            </w:r>
          </w:p>
        </w:tc>
      </w:tr>
      <w:tr w:rsidR="00A84F40" w:rsidRPr="00556628" w14:paraId="0C8F9D5D" w14:textId="77777777" w:rsidTr="008925B5">
        <w:trPr>
          <w:trHeight w:val="257"/>
        </w:trPr>
        <w:tc>
          <w:tcPr>
            <w:tcW w:w="2044" w:type="dxa"/>
            <w:tcBorders>
              <w:top w:val="nil"/>
              <w:left w:val="nil"/>
              <w:bottom w:val="nil"/>
              <w:right w:val="nil"/>
            </w:tcBorders>
          </w:tcPr>
          <w:p w14:paraId="7C8E7DEC"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0181C0A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Dependency ratio</w:t>
            </w:r>
          </w:p>
        </w:tc>
        <w:tc>
          <w:tcPr>
            <w:tcW w:w="1311" w:type="dxa"/>
            <w:tcBorders>
              <w:top w:val="nil"/>
              <w:left w:val="nil"/>
              <w:bottom w:val="nil"/>
              <w:right w:val="nil"/>
            </w:tcBorders>
            <w:shd w:val="clear" w:color="auto" w:fill="auto"/>
            <w:noWrap/>
            <w:hideMark/>
          </w:tcPr>
          <w:p w14:paraId="69C841C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46,995</w:t>
            </w:r>
          </w:p>
        </w:tc>
        <w:tc>
          <w:tcPr>
            <w:tcW w:w="1120" w:type="dxa"/>
            <w:tcBorders>
              <w:top w:val="nil"/>
              <w:left w:val="nil"/>
              <w:bottom w:val="nil"/>
              <w:right w:val="nil"/>
            </w:tcBorders>
            <w:shd w:val="clear" w:color="auto" w:fill="auto"/>
            <w:noWrap/>
            <w:hideMark/>
          </w:tcPr>
          <w:p w14:paraId="4291105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23,863</w:t>
            </w:r>
          </w:p>
        </w:tc>
        <w:tc>
          <w:tcPr>
            <w:tcW w:w="1187" w:type="dxa"/>
            <w:tcBorders>
              <w:top w:val="nil"/>
              <w:left w:val="nil"/>
              <w:bottom w:val="nil"/>
              <w:right w:val="nil"/>
            </w:tcBorders>
            <w:shd w:val="clear" w:color="auto" w:fill="auto"/>
            <w:noWrap/>
            <w:hideMark/>
          </w:tcPr>
          <w:p w14:paraId="522DC29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408FBA0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44,819</w:t>
            </w:r>
          </w:p>
        </w:tc>
        <w:tc>
          <w:tcPr>
            <w:tcW w:w="1057" w:type="dxa"/>
            <w:tcBorders>
              <w:top w:val="nil"/>
              <w:left w:val="nil"/>
              <w:bottom w:val="nil"/>
              <w:right w:val="nil"/>
            </w:tcBorders>
            <w:shd w:val="clear" w:color="auto" w:fill="auto"/>
            <w:noWrap/>
            <w:hideMark/>
          </w:tcPr>
          <w:p w14:paraId="64E18DB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22,021</w:t>
            </w:r>
          </w:p>
        </w:tc>
        <w:tc>
          <w:tcPr>
            <w:tcW w:w="1015" w:type="dxa"/>
            <w:tcBorders>
              <w:top w:val="nil"/>
              <w:left w:val="nil"/>
              <w:bottom w:val="nil"/>
              <w:right w:val="nil"/>
            </w:tcBorders>
            <w:shd w:val="clear" w:color="auto" w:fill="auto"/>
            <w:noWrap/>
            <w:hideMark/>
          </w:tcPr>
          <w:p w14:paraId="3C059AA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tcPr>
          <w:p w14:paraId="3E0A492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2BA5A3F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2,664**</w:t>
            </w:r>
          </w:p>
        </w:tc>
      </w:tr>
      <w:tr w:rsidR="00A84F40" w:rsidRPr="00556628" w14:paraId="4BEE7B39" w14:textId="77777777" w:rsidTr="008925B5">
        <w:trPr>
          <w:trHeight w:val="257"/>
        </w:trPr>
        <w:tc>
          <w:tcPr>
            <w:tcW w:w="2044" w:type="dxa"/>
            <w:tcBorders>
              <w:top w:val="nil"/>
              <w:left w:val="nil"/>
              <w:bottom w:val="nil"/>
              <w:right w:val="nil"/>
            </w:tcBorders>
          </w:tcPr>
          <w:p w14:paraId="7C94A477"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6D76657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Housing quality index</w:t>
            </w:r>
          </w:p>
        </w:tc>
        <w:tc>
          <w:tcPr>
            <w:tcW w:w="1311" w:type="dxa"/>
            <w:tcBorders>
              <w:top w:val="nil"/>
              <w:left w:val="nil"/>
              <w:bottom w:val="nil"/>
              <w:right w:val="nil"/>
            </w:tcBorders>
            <w:shd w:val="clear" w:color="auto" w:fill="auto"/>
            <w:noWrap/>
            <w:hideMark/>
          </w:tcPr>
          <w:p w14:paraId="721F3FF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3,528</w:t>
            </w:r>
          </w:p>
        </w:tc>
        <w:tc>
          <w:tcPr>
            <w:tcW w:w="1120" w:type="dxa"/>
            <w:tcBorders>
              <w:top w:val="nil"/>
              <w:left w:val="nil"/>
              <w:bottom w:val="nil"/>
              <w:right w:val="nil"/>
            </w:tcBorders>
            <w:shd w:val="clear" w:color="auto" w:fill="auto"/>
            <w:noWrap/>
            <w:hideMark/>
          </w:tcPr>
          <w:p w14:paraId="33E71BA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0,521</w:t>
            </w:r>
          </w:p>
        </w:tc>
        <w:tc>
          <w:tcPr>
            <w:tcW w:w="1187" w:type="dxa"/>
            <w:tcBorders>
              <w:top w:val="nil"/>
              <w:left w:val="nil"/>
              <w:bottom w:val="nil"/>
              <w:right w:val="nil"/>
            </w:tcBorders>
            <w:shd w:val="clear" w:color="auto" w:fill="auto"/>
            <w:noWrap/>
            <w:hideMark/>
          </w:tcPr>
          <w:p w14:paraId="441C1BC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3278</w:t>
            </w:r>
          </w:p>
        </w:tc>
        <w:tc>
          <w:tcPr>
            <w:tcW w:w="1628" w:type="dxa"/>
            <w:tcBorders>
              <w:top w:val="nil"/>
              <w:left w:val="nil"/>
              <w:bottom w:val="nil"/>
              <w:right w:val="nil"/>
            </w:tcBorders>
            <w:shd w:val="clear" w:color="auto" w:fill="auto"/>
            <w:noWrap/>
            <w:hideMark/>
          </w:tcPr>
          <w:p w14:paraId="05615EE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3,800</w:t>
            </w:r>
          </w:p>
        </w:tc>
        <w:tc>
          <w:tcPr>
            <w:tcW w:w="1057" w:type="dxa"/>
            <w:tcBorders>
              <w:top w:val="nil"/>
              <w:left w:val="nil"/>
              <w:bottom w:val="nil"/>
              <w:right w:val="nil"/>
            </w:tcBorders>
            <w:shd w:val="clear" w:color="auto" w:fill="auto"/>
            <w:noWrap/>
            <w:hideMark/>
          </w:tcPr>
          <w:p w14:paraId="0383A38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0,654</w:t>
            </w:r>
          </w:p>
        </w:tc>
        <w:tc>
          <w:tcPr>
            <w:tcW w:w="1015" w:type="dxa"/>
            <w:tcBorders>
              <w:top w:val="nil"/>
              <w:left w:val="nil"/>
              <w:bottom w:val="nil"/>
              <w:right w:val="nil"/>
            </w:tcBorders>
            <w:shd w:val="clear" w:color="auto" w:fill="auto"/>
            <w:noWrap/>
            <w:hideMark/>
          </w:tcPr>
          <w:p w14:paraId="6C26694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815</w:t>
            </w:r>
          </w:p>
        </w:tc>
        <w:tc>
          <w:tcPr>
            <w:tcW w:w="1290" w:type="dxa"/>
            <w:tcBorders>
              <w:top w:val="nil"/>
              <w:left w:val="nil"/>
              <w:bottom w:val="nil"/>
              <w:right w:val="nil"/>
            </w:tcBorders>
            <w:shd w:val="clear" w:color="auto" w:fill="auto"/>
            <w:noWrap/>
          </w:tcPr>
          <w:p w14:paraId="18A1E22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156E84E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-11,043***</w:t>
            </w:r>
          </w:p>
        </w:tc>
      </w:tr>
      <w:tr w:rsidR="00A84F40" w:rsidRPr="00556628" w14:paraId="060C83C3" w14:textId="77777777" w:rsidTr="008925B5">
        <w:trPr>
          <w:trHeight w:val="257"/>
        </w:trPr>
        <w:tc>
          <w:tcPr>
            <w:tcW w:w="2044" w:type="dxa"/>
            <w:tcBorders>
              <w:top w:val="nil"/>
              <w:left w:val="nil"/>
              <w:bottom w:val="nil"/>
              <w:right w:val="nil"/>
            </w:tcBorders>
          </w:tcPr>
          <w:p w14:paraId="16FA0E9B"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Income</w:t>
            </w:r>
          </w:p>
        </w:tc>
        <w:tc>
          <w:tcPr>
            <w:tcW w:w="2153" w:type="dxa"/>
            <w:tcBorders>
              <w:top w:val="nil"/>
              <w:left w:val="nil"/>
              <w:bottom w:val="nil"/>
              <w:right w:val="nil"/>
            </w:tcBorders>
            <w:shd w:val="clear" w:color="auto" w:fill="auto"/>
            <w:noWrap/>
            <w:hideMark/>
          </w:tcPr>
          <w:p w14:paraId="120EFC1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Farm income</w:t>
            </w:r>
          </w:p>
        </w:tc>
        <w:tc>
          <w:tcPr>
            <w:tcW w:w="1311" w:type="dxa"/>
            <w:tcBorders>
              <w:top w:val="nil"/>
              <w:left w:val="nil"/>
              <w:bottom w:val="nil"/>
              <w:right w:val="nil"/>
            </w:tcBorders>
            <w:shd w:val="clear" w:color="auto" w:fill="auto"/>
            <w:noWrap/>
            <w:hideMark/>
          </w:tcPr>
          <w:p w14:paraId="63E8F50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15,888</w:t>
            </w:r>
          </w:p>
        </w:tc>
        <w:tc>
          <w:tcPr>
            <w:tcW w:w="1120" w:type="dxa"/>
            <w:tcBorders>
              <w:top w:val="nil"/>
              <w:left w:val="nil"/>
              <w:bottom w:val="nil"/>
              <w:right w:val="nil"/>
            </w:tcBorders>
            <w:shd w:val="clear" w:color="auto" w:fill="auto"/>
            <w:noWrap/>
            <w:hideMark/>
          </w:tcPr>
          <w:p w14:paraId="7B0C4FF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60,225</w:t>
            </w:r>
          </w:p>
        </w:tc>
        <w:tc>
          <w:tcPr>
            <w:tcW w:w="1187" w:type="dxa"/>
            <w:tcBorders>
              <w:top w:val="nil"/>
              <w:left w:val="nil"/>
              <w:bottom w:val="nil"/>
              <w:right w:val="nil"/>
            </w:tcBorders>
            <w:shd w:val="clear" w:color="auto" w:fill="auto"/>
            <w:noWrap/>
            <w:hideMark/>
          </w:tcPr>
          <w:p w14:paraId="226411A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74059DD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32,245</w:t>
            </w:r>
          </w:p>
        </w:tc>
        <w:tc>
          <w:tcPr>
            <w:tcW w:w="1057" w:type="dxa"/>
            <w:tcBorders>
              <w:top w:val="nil"/>
              <w:left w:val="nil"/>
              <w:bottom w:val="nil"/>
              <w:right w:val="nil"/>
            </w:tcBorders>
            <w:shd w:val="clear" w:color="auto" w:fill="auto"/>
            <w:noWrap/>
            <w:hideMark/>
          </w:tcPr>
          <w:p w14:paraId="1686069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232,326</w:t>
            </w:r>
          </w:p>
        </w:tc>
        <w:tc>
          <w:tcPr>
            <w:tcW w:w="1015" w:type="dxa"/>
            <w:tcBorders>
              <w:top w:val="nil"/>
              <w:left w:val="nil"/>
              <w:bottom w:val="nil"/>
              <w:right w:val="nil"/>
            </w:tcBorders>
            <w:shd w:val="clear" w:color="auto" w:fill="auto"/>
            <w:noWrap/>
            <w:hideMark/>
          </w:tcPr>
          <w:p w14:paraId="2EB7D0D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tcPr>
          <w:p w14:paraId="5CD4410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55CF200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-2,147*</w:t>
            </w:r>
          </w:p>
        </w:tc>
      </w:tr>
      <w:tr w:rsidR="00A84F40" w:rsidRPr="00556628" w14:paraId="23B35BE8" w14:textId="77777777" w:rsidTr="008925B5">
        <w:trPr>
          <w:trHeight w:val="257"/>
        </w:trPr>
        <w:tc>
          <w:tcPr>
            <w:tcW w:w="2044" w:type="dxa"/>
            <w:tcBorders>
              <w:top w:val="nil"/>
              <w:left w:val="nil"/>
              <w:bottom w:val="nil"/>
              <w:right w:val="nil"/>
            </w:tcBorders>
          </w:tcPr>
          <w:p w14:paraId="292793CD"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6E5DEFA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Off farm income</w:t>
            </w:r>
          </w:p>
        </w:tc>
        <w:tc>
          <w:tcPr>
            <w:tcW w:w="1311" w:type="dxa"/>
            <w:tcBorders>
              <w:top w:val="nil"/>
              <w:left w:val="nil"/>
              <w:bottom w:val="nil"/>
              <w:right w:val="nil"/>
            </w:tcBorders>
            <w:shd w:val="clear" w:color="auto" w:fill="auto"/>
            <w:noWrap/>
            <w:hideMark/>
          </w:tcPr>
          <w:p w14:paraId="24BF746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17,009</w:t>
            </w:r>
          </w:p>
        </w:tc>
        <w:tc>
          <w:tcPr>
            <w:tcW w:w="1120" w:type="dxa"/>
            <w:tcBorders>
              <w:top w:val="nil"/>
              <w:left w:val="nil"/>
              <w:bottom w:val="nil"/>
              <w:right w:val="nil"/>
            </w:tcBorders>
            <w:shd w:val="clear" w:color="auto" w:fill="auto"/>
            <w:noWrap/>
            <w:hideMark/>
          </w:tcPr>
          <w:p w14:paraId="5FE200D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69,518</w:t>
            </w:r>
          </w:p>
        </w:tc>
        <w:tc>
          <w:tcPr>
            <w:tcW w:w="1187" w:type="dxa"/>
            <w:tcBorders>
              <w:top w:val="nil"/>
              <w:left w:val="nil"/>
              <w:bottom w:val="nil"/>
              <w:right w:val="nil"/>
            </w:tcBorders>
            <w:shd w:val="clear" w:color="auto" w:fill="auto"/>
            <w:noWrap/>
            <w:hideMark/>
          </w:tcPr>
          <w:p w14:paraId="7C480FE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2644</w:t>
            </w:r>
          </w:p>
        </w:tc>
        <w:tc>
          <w:tcPr>
            <w:tcW w:w="1628" w:type="dxa"/>
            <w:tcBorders>
              <w:top w:val="nil"/>
              <w:left w:val="nil"/>
              <w:bottom w:val="nil"/>
              <w:right w:val="nil"/>
            </w:tcBorders>
            <w:shd w:val="clear" w:color="auto" w:fill="auto"/>
            <w:noWrap/>
            <w:hideMark/>
          </w:tcPr>
          <w:p w14:paraId="7395EC4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33,893</w:t>
            </w:r>
          </w:p>
        </w:tc>
        <w:tc>
          <w:tcPr>
            <w:tcW w:w="1057" w:type="dxa"/>
            <w:tcBorders>
              <w:top w:val="nil"/>
              <w:left w:val="nil"/>
              <w:bottom w:val="nil"/>
              <w:right w:val="nil"/>
            </w:tcBorders>
            <w:shd w:val="clear" w:color="auto" w:fill="auto"/>
            <w:noWrap/>
            <w:hideMark/>
          </w:tcPr>
          <w:p w14:paraId="59971D6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273,026</w:t>
            </w:r>
          </w:p>
        </w:tc>
        <w:tc>
          <w:tcPr>
            <w:tcW w:w="1015" w:type="dxa"/>
            <w:tcBorders>
              <w:top w:val="nil"/>
              <w:left w:val="nil"/>
              <w:bottom w:val="nil"/>
              <w:right w:val="nil"/>
            </w:tcBorders>
            <w:shd w:val="clear" w:color="auto" w:fill="auto"/>
            <w:noWrap/>
            <w:hideMark/>
          </w:tcPr>
          <w:p w14:paraId="1550447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678</w:t>
            </w:r>
          </w:p>
        </w:tc>
        <w:tc>
          <w:tcPr>
            <w:tcW w:w="1290" w:type="dxa"/>
            <w:tcBorders>
              <w:top w:val="nil"/>
              <w:left w:val="nil"/>
              <w:bottom w:val="nil"/>
              <w:right w:val="nil"/>
            </w:tcBorders>
            <w:shd w:val="clear" w:color="auto" w:fill="auto"/>
            <w:noWrap/>
          </w:tcPr>
          <w:p w14:paraId="435EBA8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2427BE1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-1,597</w:t>
            </w:r>
          </w:p>
        </w:tc>
      </w:tr>
      <w:tr w:rsidR="00A84F40" w:rsidRPr="00556628" w14:paraId="776070B7" w14:textId="77777777" w:rsidTr="008925B5">
        <w:trPr>
          <w:trHeight w:val="257"/>
        </w:trPr>
        <w:tc>
          <w:tcPr>
            <w:tcW w:w="2044" w:type="dxa"/>
            <w:tcBorders>
              <w:top w:val="nil"/>
              <w:left w:val="nil"/>
              <w:bottom w:val="nil"/>
              <w:right w:val="nil"/>
            </w:tcBorders>
          </w:tcPr>
          <w:p w14:paraId="32D9A2EE"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Farm characteristics</w:t>
            </w:r>
          </w:p>
        </w:tc>
        <w:tc>
          <w:tcPr>
            <w:tcW w:w="2153" w:type="dxa"/>
            <w:tcBorders>
              <w:top w:val="nil"/>
              <w:left w:val="nil"/>
              <w:bottom w:val="nil"/>
              <w:right w:val="nil"/>
            </w:tcBorders>
            <w:shd w:val="clear" w:color="auto" w:fill="auto"/>
            <w:noWrap/>
            <w:hideMark/>
          </w:tcPr>
          <w:p w14:paraId="624C618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Land size</w:t>
            </w:r>
          </w:p>
        </w:tc>
        <w:tc>
          <w:tcPr>
            <w:tcW w:w="1311" w:type="dxa"/>
            <w:tcBorders>
              <w:top w:val="nil"/>
              <w:left w:val="nil"/>
              <w:bottom w:val="nil"/>
              <w:right w:val="nil"/>
            </w:tcBorders>
            <w:shd w:val="clear" w:color="auto" w:fill="auto"/>
            <w:noWrap/>
            <w:hideMark/>
          </w:tcPr>
          <w:p w14:paraId="27461C1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3,695</w:t>
            </w:r>
          </w:p>
        </w:tc>
        <w:tc>
          <w:tcPr>
            <w:tcW w:w="1120" w:type="dxa"/>
            <w:tcBorders>
              <w:top w:val="nil"/>
              <w:left w:val="nil"/>
              <w:bottom w:val="nil"/>
              <w:right w:val="nil"/>
            </w:tcBorders>
            <w:shd w:val="clear" w:color="auto" w:fill="auto"/>
            <w:noWrap/>
            <w:hideMark/>
          </w:tcPr>
          <w:p w14:paraId="47B039A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7,103</w:t>
            </w:r>
          </w:p>
        </w:tc>
        <w:tc>
          <w:tcPr>
            <w:tcW w:w="1187" w:type="dxa"/>
            <w:tcBorders>
              <w:top w:val="nil"/>
              <w:left w:val="nil"/>
              <w:bottom w:val="nil"/>
              <w:right w:val="nil"/>
            </w:tcBorders>
            <w:shd w:val="clear" w:color="auto" w:fill="auto"/>
            <w:noWrap/>
            <w:hideMark/>
          </w:tcPr>
          <w:p w14:paraId="4E9FB3D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3670</w:t>
            </w:r>
          </w:p>
        </w:tc>
        <w:tc>
          <w:tcPr>
            <w:tcW w:w="1628" w:type="dxa"/>
            <w:tcBorders>
              <w:top w:val="nil"/>
              <w:left w:val="nil"/>
              <w:bottom w:val="nil"/>
              <w:right w:val="nil"/>
            </w:tcBorders>
            <w:shd w:val="clear" w:color="auto" w:fill="auto"/>
            <w:noWrap/>
            <w:hideMark/>
          </w:tcPr>
          <w:p w14:paraId="5FC2736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4,759</w:t>
            </w:r>
          </w:p>
        </w:tc>
        <w:tc>
          <w:tcPr>
            <w:tcW w:w="1057" w:type="dxa"/>
            <w:tcBorders>
              <w:top w:val="nil"/>
              <w:left w:val="nil"/>
              <w:bottom w:val="nil"/>
              <w:right w:val="nil"/>
            </w:tcBorders>
            <w:shd w:val="clear" w:color="auto" w:fill="auto"/>
            <w:noWrap/>
            <w:hideMark/>
          </w:tcPr>
          <w:p w14:paraId="41D30B4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21,136</w:t>
            </w:r>
          </w:p>
        </w:tc>
        <w:tc>
          <w:tcPr>
            <w:tcW w:w="1015" w:type="dxa"/>
            <w:tcBorders>
              <w:top w:val="nil"/>
              <w:left w:val="nil"/>
              <w:bottom w:val="nil"/>
              <w:right w:val="nil"/>
            </w:tcBorders>
            <w:shd w:val="clear" w:color="auto" w:fill="auto"/>
            <w:noWrap/>
            <w:hideMark/>
          </w:tcPr>
          <w:p w14:paraId="5864146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943</w:t>
            </w:r>
          </w:p>
        </w:tc>
        <w:tc>
          <w:tcPr>
            <w:tcW w:w="1290" w:type="dxa"/>
            <w:tcBorders>
              <w:top w:val="nil"/>
              <w:left w:val="nil"/>
              <w:bottom w:val="nil"/>
              <w:right w:val="nil"/>
            </w:tcBorders>
            <w:shd w:val="clear" w:color="auto" w:fill="auto"/>
            <w:noWrap/>
          </w:tcPr>
          <w:p w14:paraId="126FB86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6302A42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-1,524</w:t>
            </w:r>
          </w:p>
        </w:tc>
      </w:tr>
      <w:tr w:rsidR="00A84F40" w:rsidRPr="00556628" w14:paraId="360FE068" w14:textId="77777777" w:rsidTr="008925B5">
        <w:trPr>
          <w:trHeight w:val="257"/>
        </w:trPr>
        <w:tc>
          <w:tcPr>
            <w:tcW w:w="2044" w:type="dxa"/>
            <w:tcBorders>
              <w:top w:val="nil"/>
              <w:left w:val="nil"/>
              <w:bottom w:val="nil"/>
              <w:right w:val="nil"/>
            </w:tcBorders>
          </w:tcPr>
          <w:p w14:paraId="49D102AF"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7260C41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Farm assets</w:t>
            </w:r>
          </w:p>
        </w:tc>
        <w:tc>
          <w:tcPr>
            <w:tcW w:w="1311" w:type="dxa"/>
            <w:tcBorders>
              <w:top w:val="nil"/>
              <w:left w:val="nil"/>
              <w:bottom w:val="nil"/>
              <w:right w:val="nil"/>
            </w:tcBorders>
            <w:shd w:val="clear" w:color="auto" w:fill="auto"/>
            <w:noWrap/>
            <w:hideMark/>
          </w:tcPr>
          <w:p w14:paraId="0550BD3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234,908</w:t>
            </w:r>
          </w:p>
        </w:tc>
        <w:tc>
          <w:tcPr>
            <w:tcW w:w="1120" w:type="dxa"/>
            <w:tcBorders>
              <w:top w:val="nil"/>
              <w:left w:val="nil"/>
              <w:bottom w:val="nil"/>
              <w:right w:val="nil"/>
            </w:tcBorders>
            <w:shd w:val="clear" w:color="auto" w:fill="auto"/>
            <w:noWrap/>
            <w:hideMark/>
          </w:tcPr>
          <w:p w14:paraId="0577CCD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9487,122</w:t>
            </w:r>
          </w:p>
        </w:tc>
        <w:tc>
          <w:tcPr>
            <w:tcW w:w="1187" w:type="dxa"/>
            <w:tcBorders>
              <w:top w:val="nil"/>
              <w:left w:val="nil"/>
              <w:bottom w:val="nil"/>
              <w:right w:val="nil"/>
            </w:tcBorders>
            <w:shd w:val="clear" w:color="auto" w:fill="auto"/>
            <w:noWrap/>
            <w:hideMark/>
          </w:tcPr>
          <w:p w14:paraId="5FF8F54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3637</w:t>
            </w:r>
          </w:p>
        </w:tc>
        <w:tc>
          <w:tcPr>
            <w:tcW w:w="1628" w:type="dxa"/>
            <w:tcBorders>
              <w:top w:val="nil"/>
              <w:left w:val="nil"/>
              <w:bottom w:val="nil"/>
              <w:right w:val="nil"/>
            </w:tcBorders>
            <w:shd w:val="clear" w:color="auto" w:fill="auto"/>
            <w:noWrap/>
            <w:hideMark/>
          </w:tcPr>
          <w:p w14:paraId="6CE62A4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261,104</w:t>
            </w:r>
          </w:p>
        </w:tc>
        <w:tc>
          <w:tcPr>
            <w:tcW w:w="1057" w:type="dxa"/>
            <w:tcBorders>
              <w:top w:val="nil"/>
              <w:left w:val="nil"/>
              <w:bottom w:val="nil"/>
              <w:right w:val="nil"/>
            </w:tcBorders>
            <w:shd w:val="clear" w:color="auto" w:fill="auto"/>
            <w:noWrap/>
            <w:hideMark/>
          </w:tcPr>
          <w:p w14:paraId="54F0302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6096,583</w:t>
            </w:r>
          </w:p>
        </w:tc>
        <w:tc>
          <w:tcPr>
            <w:tcW w:w="1015" w:type="dxa"/>
            <w:tcBorders>
              <w:top w:val="nil"/>
              <w:left w:val="nil"/>
              <w:bottom w:val="nil"/>
              <w:right w:val="nil"/>
            </w:tcBorders>
            <w:shd w:val="clear" w:color="auto" w:fill="auto"/>
            <w:noWrap/>
            <w:hideMark/>
          </w:tcPr>
          <w:p w14:paraId="1D73D32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933</w:t>
            </w:r>
          </w:p>
        </w:tc>
        <w:tc>
          <w:tcPr>
            <w:tcW w:w="1290" w:type="dxa"/>
            <w:tcBorders>
              <w:top w:val="nil"/>
              <w:left w:val="nil"/>
              <w:bottom w:val="nil"/>
              <w:right w:val="nil"/>
            </w:tcBorders>
            <w:shd w:val="clear" w:color="auto" w:fill="auto"/>
            <w:noWrap/>
          </w:tcPr>
          <w:p w14:paraId="7F79807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7341957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-0,103</w:t>
            </w:r>
          </w:p>
        </w:tc>
      </w:tr>
      <w:tr w:rsidR="00A84F40" w:rsidRPr="00556628" w14:paraId="4CEF4AF0" w14:textId="77777777" w:rsidTr="008925B5">
        <w:trPr>
          <w:trHeight w:val="257"/>
        </w:trPr>
        <w:tc>
          <w:tcPr>
            <w:tcW w:w="2044" w:type="dxa"/>
            <w:tcBorders>
              <w:top w:val="nil"/>
              <w:left w:val="nil"/>
              <w:bottom w:val="nil"/>
              <w:right w:val="nil"/>
            </w:tcBorders>
          </w:tcPr>
          <w:p w14:paraId="1A20B81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7443410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TLU</w:t>
            </w:r>
          </w:p>
        </w:tc>
        <w:tc>
          <w:tcPr>
            <w:tcW w:w="1311" w:type="dxa"/>
            <w:tcBorders>
              <w:top w:val="nil"/>
              <w:left w:val="nil"/>
              <w:bottom w:val="nil"/>
              <w:right w:val="nil"/>
            </w:tcBorders>
            <w:shd w:val="clear" w:color="auto" w:fill="auto"/>
            <w:noWrap/>
            <w:hideMark/>
          </w:tcPr>
          <w:p w14:paraId="5323120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3,106</w:t>
            </w:r>
          </w:p>
        </w:tc>
        <w:tc>
          <w:tcPr>
            <w:tcW w:w="1120" w:type="dxa"/>
            <w:tcBorders>
              <w:top w:val="nil"/>
              <w:left w:val="nil"/>
              <w:bottom w:val="nil"/>
              <w:right w:val="nil"/>
            </w:tcBorders>
            <w:shd w:val="clear" w:color="auto" w:fill="auto"/>
            <w:noWrap/>
            <w:hideMark/>
          </w:tcPr>
          <w:p w14:paraId="0378221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8,771</w:t>
            </w:r>
          </w:p>
        </w:tc>
        <w:tc>
          <w:tcPr>
            <w:tcW w:w="1187" w:type="dxa"/>
            <w:tcBorders>
              <w:top w:val="nil"/>
              <w:left w:val="nil"/>
              <w:bottom w:val="nil"/>
              <w:right w:val="nil"/>
            </w:tcBorders>
            <w:shd w:val="clear" w:color="auto" w:fill="auto"/>
            <w:noWrap/>
            <w:hideMark/>
          </w:tcPr>
          <w:p w14:paraId="32C17E8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2602</w:t>
            </w:r>
          </w:p>
        </w:tc>
        <w:tc>
          <w:tcPr>
            <w:tcW w:w="1628" w:type="dxa"/>
            <w:tcBorders>
              <w:top w:val="nil"/>
              <w:left w:val="nil"/>
              <w:bottom w:val="nil"/>
              <w:right w:val="nil"/>
            </w:tcBorders>
            <w:shd w:val="clear" w:color="auto" w:fill="auto"/>
            <w:noWrap/>
            <w:hideMark/>
          </w:tcPr>
          <w:p w14:paraId="441F487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4,650</w:t>
            </w:r>
          </w:p>
        </w:tc>
        <w:tc>
          <w:tcPr>
            <w:tcW w:w="1057" w:type="dxa"/>
            <w:tcBorders>
              <w:top w:val="nil"/>
              <w:left w:val="nil"/>
              <w:bottom w:val="nil"/>
              <w:right w:val="nil"/>
            </w:tcBorders>
            <w:shd w:val="clear" w:color="auto" w:fill="auto"/>
            <w:noWrap/>
            <w:hideMark/>
          </w:tcPr>
          <w:p w14:paraId="7F2C1E7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11,503</w:t>
            </w:r>
          </w:p>
        </w:tc>
        <w:tc>
          <w:tcPr>
            <w:tcW w:w="1015" w:type="dxa"/>
            <w:tcBorders>
              <w:top w:val="nil"/>
              <w:left w:val="nil"/>
              <w:bottom w:val="nil"/>
              <w:right w:val="nil"/>
            </w:tcBorders>
            <w:shd w:val="clear" w:color="auto" w:fill="auto"/>
            <w:noWrap/>
            <w:hideMark/>
          </w:tcPr>
          <w:p w14:paraId="5A9A03F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744</w:t>
            </w:r>
          </w:p>
        </w:tc>
        <w:tc>
          <w:tcPr>
            <w:tcW w:w="1290" w:type="dxa"/>
            <w:tcBorders>
              <w:top w:val="nil"/>
              <w:left w:val="nil"/>
              <w:bottom w:val="nil"/>
              <w:right w:val="nil"/>
            </w:tcBorders>
            <w:shd w:val="clear" w:color="auto" w:fill="auto"/>
            <w:noWrap/>
          </w:tcPr>
          <w:p w14:paraId="6196E5E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74FDF00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-3,389***</w:t>
            </w:r>
          </w:p>
        </w:tc>
      </w:tr>
      <w:tr w:rsidR="00A84F40" w:rsidRPr="00556628" w14:paraId="0F050DAC" w14:textId="77777777" w:rsidTr="008925B5">
        <w:trPr>
          <w:trHeight w:val="257"/>
        </w:trPr>
        <w:tc>
          <w:tcPr>
            <w:tcW w:w="2044" w:type="dxa"/>
            <w:tcBorders>
              <w:top w:val="nil"/>
              <w:left w:val="nil"/>
              <w:bottom w:val="nil"/>
              <w:right w:val="nil"/>
            </w:tcBorders>
          </w:tcPr>
          <w:p w14:paraId="131AAAC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0116B37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SACCO</w:t>
            </w:r>
          </w:p>
        </w:tc>
        <w:tc>
          <w:tcPr>
            <w:tcW w:w="1311" w:type="dxa"/>
            <w:tcBorders>
              <w:top w:val="nil"/>
              <w:left w:val="nil"/>
              <w:bottom w:val="nil"/>
              <w:right w:val="nil"/>
            </w:tcBorders>
            <w:shd w:val="clear" w:color="auto" w:fill="auto"/>
            <w:noWrap/>
            <w:hideMark/>
          </w:tcPr>
          <w:p w14:paraId="5EEEC86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0,042</w:t>
            </w:r>
          </w:p>
        </w:tc>
        <w:tc>
          <w:tcPr>
            <w:tcW w:w="1120" w:type="dxa"/>
            <w:tcBorders>
              <w:top w:val="nil"/>
              <w:left w:val="nil"/>
              <w:bottom w:val="nil"/>
              <w:right w:val="nil"/>
            </w:tcBorders>
            <w:shd w:val="clear" w:color="auto" w:fill="auto"/>
            <w:noWrap/>
            <w:hideMark/>
          </w:tcPr>
          <w:p w14:paraId="098ABC7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0,201</w:t>
            </w:r>
          </w:p>
        </w:tc>
        <w:tc>
          <w:tcPr>
            <w:tcW w:w="1187" w:type="dxa"/>
            <w:tcBorders>
              <w:top w:val="nil"/>
              <w:left w:val="nil"/>
              <w:bottom w:val="nil"/>
              <w:right w:val="nil"/>
            </w:tcBorders>
            <w:shd w:val="clear" w:color="auto" w:fill="auto"/>
            <w:noWrap/>
            <w:hideMark/>
          </w:tcPr>
          <w:p w14:paraId="2A6BC94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0415E2F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0,076</w:t>
            </w:r>
          </w:p>
        </w:tc>
        <w:tc>
          <w:tcPr>
            <w:tcW w:w="1057" w:type="dxa"/>
            <w:tcBorders>
              <w:top w:val="nil"/>
              <w:left w:val="nil"/>
              <w:bottom w:val="nil"/>
              <w:right w:val="nil"/>
            </w:tcBorders>
            <w:shd w:val="clear" w:color="auto" w:fill="auto"/>
            <w:noWrap/>
            <w:hideMark/>
          </w:tcPr>
          <w:p w14:paraId="56B1EC3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0,265</w:t>
            </w:r>
          </w:p>
        </w:tc>
        <w:tc>
          <w:tcPr>
            <w:tcW w:w="1015" w:type="dxa"/>
            <w:tcBorders>
              <w:top w:val="nil"/>
              <w:left w:val="nil"/>
              <w:bottom w:val="nil"/>
              <w:right w:val="nil"/>
            </w:tcBorders>
            <w:shd w:val="clear" w:color="auto" w:fill="auto"/>
            <w:noWrap/>
            <w:hideMark/>
          </w:tcPr>
          <w:p w14:paraId="02BFA77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0D883D8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48,362***</w:t>
            </w:r>
          </w:p>
        </w:tc>
        <w:tc>
          <w:tcPr>
            <w:tcW w:w="1143" w:type="dxa"/>
            <w:tcBorders>
              <w:top w:val="nil"/>
              <w:left w:val="nil"/>
              <w:bottom w:val="nil"/>
              <w:right w:val="nil"/>
            </w:tcBorders>
            <w:shd w:val="clear" w:color="auto" w:fill="auto"/>
            <w:noWrap/>
          </w:tcPr>
          <w:p w14:paraId="3EAD077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307475EB" w14:textId="77777777" w:rsidTr="008925B5">
        <w:trPr>
          <w:trHeight w:val="257"/>
        </w:trPr>
        <w:tc>
          <w:tcPr>
            <w:tcW w:w="2044" w:type="dxa"/>
            <w:tcBorders>
              <w:top w:val="nil"/>
              <w:left w:val="nil"/>
              <w:bottom w:val="nil"/>
              <w:right w:val="nil"/>
            </w:tcBorders>
          </w:tcPr>
          <w:p w14:paraId="4FEA28FE"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Geographical</w:t>
            </w:r>
          </w:p>
        </w:tc>
        <w:tc>
          <w:tcPr>
            <w:tcW w:w="2153" w:type="dxa"/>
            <w:tcBorders>
              <w:top w:val="nil"/>
              <w:left w:val="nil"/>
              <w:bottom w:val="nil"/>
              <w:right w:val="nil"/>
            </w:tcBorders>
            <w:shd w:val="clear" w:color="auto" w:fill="auto"/>
            <w:noWrap/>
            <w:hideMark/>
          </w:tcPr>
          <w:p w14:paraId="65338A3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Central Zone</w:t>
            </w:r>
          </w:p>
        </w:tc>
        <w:tc>
          <w:tcPr>
            <w:tcW w:w="1311" w:type="dxa"/>
            <w:tcBorders>
              <w:top w:val="nil"/>
              <w:left w:val="nil"/>
              <w:bottom w:val="nil"/>
              <w:right w:val="nil"/>
            </w:tcBorders>
            <w:shd w:val="clear" w:color="auto" w:fill="auto"/>
            <w:noWrap/>
            <w:hideMark/>
          </w:tcPr>
          <w:p w14:paraId="054B2A9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0,077</w:t>
            </w:r>
          </w:p>
        </w:tc>
        <w:tc>
          <w:tcPr>
            <w:tcW w:w="1120" w:type="dxa"/>
            <w:tcBorders>
              <w:top w:val="nil"/>
              <w:left w:val="nil"/>
              <w:bottom w:val="nil"/>
              <w:right w:val="nil"/>
            </w:tcBorders>
            <w:shd w:val="clear" w:color="auto" w:fill="auto"/>
            <w:noWrap/>
            <w:hideMark/>
          </w:tcPr>
          <w:p w14:paraId="2FACBF7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0,266</w:t>
            </w:r>
          </w:p>
        </w:tc>
        <w:tc>
          <w:tcPr>
            <w:tcW w:w="1187" w:type="dxa"/>
            <w:tcBorders>
              <w:top w:val="nil"/>
              <w:left w:val="nil"/>
              <w:bottom w:val="nil"/>
              <w:right w:val="nil"/>
            </w:tcBorders>
            <w:shd w:val="clear" w:color="auto" w:fill="auto"/>
            <w:noWrap/>
            <w:hideMark/>
          </w:tcPr>
          <w:p w14:paraId="1138FF7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52AD083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0,062</w:t>
            </w:r>
          </w:p>
        </w:tc>
        <w:tc>
          <w:tcPr>
            <w:tcW w:w="1057" w:type="dxa"/>
            <w:tcBorders>
              <w:top w:val="nil"/>
              <w:left w:val="nil"/>
              <w:bottom w:val="nil"/>
              <w:right w:val="nil"/>
            </w:tcBorders>
            <w:shd w:val="clear" w:color="auto" w:fill="auto"/>
            <w:noWrap/>
            <w:hideMark/>
          </w:tcPr>
          <w:p w14:paraId="53200DB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0,242</w:t>
            </w:r>
          </w:p>
        </w:tc>
        <w:tc>
          <w:tcPr>
            <w:tcW w:w="1015" w:type="dxa"/>
            <w:tcBorders>
              <w:top w:val="nil"/>
              <w:left w:val="nil"/>
              <w:bottom w:val="nil"/>
              <w:right w:val="nil"/>
            </w:tcBorders>
            <w:shd w:val="clear" w:color="auto" w:fill="auto"/>
            <w:noWrap/>
            <w:hideMark/>
          </w:tcPr>
          <w:p w14:paraId="0FBB6ED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2496FE0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5,811**</w:t>
            </w:r>
          </w:p>
        </w:tc>
        <w:tc>
          <w:tcPr>
            <w:tcW w:w="1143" w:type="dxa"/>
            <w:tcBorders>
              <w:top w:val="nil"/>
              <w:left w:val="nil"/>
              <w:bottom w:val="nil"/>
              <w:right w:val="nil"/>
            </w:tcBorders>
            <w:shd w:val="clear" w:color="auto" w:fill="auto"/>
            <w:noWrap/>
          </w:tcPr>
          <w:p w14:paraId="4F9C0B9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3F6C81BC" w14:textId="77777777" w:rsidTr="008925B5">
        <w:trPr>
          <w:trHeight w:val="257"/>
        </w:trPr>
        <w:tc>
          <w:tcPr>
            <w:tcW w:w="2044" w:type="dxa"/>
            <w:tcBorders>
              <w:top w:val="nil"/>
              <w:left w:val="nil"/>
              <w:bottom w:val="nil"/>
              <w:right w:val="nil"/>
            </w:tcBorders>
          </w:tcPr>
          <w:p w14:paraId="7EDC93B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6F1B70B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Eastern Zone</w:t>
            </w:r>
          </w:p>
        </w:tc>
        <w:tc>
          <w:tcPr>
            <w:tcW w:w="1311" w:type="dxa"/>
            <w:tcBorders>
              <w:top w:val="nil"/>
              <w:left w:val="nil"/>
              <w:bottom w:val="nil"/>
              <w:right w:val="nil"/>
            </w:tcBorders>
            <w:shd w:val="clear" w:color="auto" w:fill="auto"/>
            <w:noWrap/>
            <w:hideMark/>
          </w:tcPr>
          <w:p w14:paraId="0ABF7D3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0,081</w:t>
            </w:r>
          </w:p>
        </w:tc>
        <w:tc>
          <w:tcPr>
            <w:tcW w:w="1120" w:type="dxa"/>
            <w:tcBorders>
              <w:top w:val="nil"/>
              <w:left w:val="nil"/>
              <w:bottom w:val="nil"/>
              <w:right w:val="nil"/>
            </w:tcBorders>
            <w:shd w:val="clear" w:color="auto" w:fill="auto"/>
            <w:noWrap/>
            <w:hideMark/>
          </w:tcPr>
          <w:p w14:paraId="6F344A8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0,273</w:t>
            </w:r>
          </w:p>
        </w:tc>
        <w:tc>
          <w:tcPr>
            <w:tcW w:w="1187" w:type="dxa"/>
            <w:tcBorders>
              <w:top w:val="nil"/>
              <w:left w:val="nil"/>
              <w:bottom w:val="nil"/>
              <w:right w:val="nil"/>
            </w:tcBorders>
            <w:shd w:val="clear" w:color="auto" w:fill="auto"/>
            <w:noWrap/>
            <w:hideMark/>
          </w:tcPr>
          <w:p w14:paraId="441BEDD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7E7F3D9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0,089</w:t>
            </w:r>
          </w:p>
        </w:tc>
        <w:tc>
          <w:tcPr>
            <w:tcW w:w="1057" w:type="dxa"/>
            <w:tcBorders>
              <w:top w:val="nil"/>
              <w:left w:val="nil"/>
              <w:bottom w:val="nil"/>
              <w:right w:val="nil"/>
            </w:tcBorders>
            <w:shd w:val="clear" w:color="auto" w:fill="auto"/>
            <w:noWrap/>
            <w:hideMark/>
          </w:tcPr>
          <w:p w14:paraId="7269F14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0,285</w:t>
            </w:r>
          </w:p>
        </w:tc>
        <w:tc>
          <w:tcPr>
            <w:tcW w:w="1015" w:type="dxa"/>
            <w:tcBorders>
              <w:top w:val="nil"/>
              <w:left w:val="nil"/>
              <w:bottom w:val="nil"/>
              <w:right w:val="nil"/>
            </w:tcBorders>
            <w:shd w:val="clear" w:color="auto" w:fill="auto"/>
            <w:noWrap/>
            <w:hideMark/>
          </w:tcPr>
          <w:p w14:paraId="655A896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5D565FC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1,430</w:t>
            </w:r>
          </w:p>
        </w:tc>
        <w:tc>
          <w:tcPr>
            <w:tcW w:w="1143" w:type="dxa"/>
            <w:tcBorders>
              <w:top w:val="nil"/>
              <w:left w:val="nil"/>
              <w:bottom w:val="nil"/>
              <w:right w:val="nil"/>
            </w:tcBorders>
            <w:shd w:val="clear" w:color="auto" w:fill="auto"/>
            <w:noWrap/>
          </w:tcPr>
          <w:p w14:paraId="55A53EF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015C0B36" w14:textId="77777777" w:rsidTr="008925B5">
        <w:trPr>
          <w:trHeight w:val="257"/>
        </w:trPr>
        <w:tc>
          <w:tcPr>
            <w:tcW w:w="2044" w:type="dxa"/>
            <w:tcBorders>
              <w:top w:val="nil"/>
              <w:left w:val="nil"/>
              <w:bottom w:val="nil"/>
              <w:right w:val="nil"/>
            </w:tcBorders>
          </w:tcPr>
          <w:p w14:paraId="40B9EF80"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3825D20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Lake Zone</w:t>
            </w:r>
          </w:p>
        </w:tc>
        <w:tc>
          <w:tcPr>
            <w:tcW w:w="1311" w:type="dxa"/>
            <w:tcBorders>
              <w:top w:val="nil"/>
              <w:left w:val="nil"/>
              <w:bottom w:val="nil"/>
              <w:right w:val="nil"/>
            </w:tcBorders>
            <w:shd w:val="clear" w:color="auto" w:fill="auto"/>
            <w:noWrap/>
            <w:hideMark/>
          </w:tcPr>
          <w:p w14:paraId="1DF7FA5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0,069</w:t>
            </w:r>
          </w:p>
        </w:tc>
        <w:tc>
          <w:tcPr>
            <w:tcW w:w="1120" w:type="dxa"/>
            <w:tcBorders>
              <w:top w:val="nil"/>
              <w:left w:val="nil"/>
              <w:bottom w:val="nil"/>
              <w:right w:val="nil"/>
            </w:tcBorders>
            <w:shd w:val="clear" w:color="auto" w:fill="auto"/>
            <w:noWrap/>
            <w:hideMark/>
          </w:tcPr>
          <w:p w14:paraId="4D4AB4B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0,253</w:t>
            </w:r>
          </w:p>
        </w:tc>
        <w:tc>
          <w:tcPr>
            <w:tcW w:w="1187" w:type="dxa"/>
            <w:tcBorders>
              <w:top w:val="nil"/>
              <w:left w:val="nil"/>
              <w:bottom w:val="nil"/>
              <w:right w:val="nil"/>
            </w:tcBorders>
            <w:shd w:val="clear" w:color="auto" w:fill="auto"/>
            <w:noWrap/>
            <w:hideMark/>
          </w:tcPr>
          <w:p w14:paraId="4604A32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3AF40FF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0,104</w:t>
            </w:r>
          </w:p>
        </w:tc>
        <w:tc>
          <w:tcPr>
            <w:tcW w:w="1057" w:type="dxa"/>
            <w:tcBorders>
              <w:top w:val="nil"/>
              <w:left w:val="nil"/>
              <w:bottom w:val="nil"/>
              <w:right w:val="nil"/>
            </w:tcBorders>
            <w:shd w:val="clear" w:color="auto" w:fill="auto"/>
            <w:noWrap/>
            <w:hideMark/>
          </w:tcPr>
          <w:p w14:paraId="4015802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0,305</w:t>
            </w:r>
          </w:p>
        </w:tc>
        <w:tc>
          <w:tcPr>
            <w:tcW w:w="1015" w:type="dxa"/>
            <w:tcBorders>
              <w:top w:val="nil"/>
              <w:left w:val="nil"/>
              <w:bottom w:val="nil"/>
              <w:right w:val="nil"/>
            </w:tcBorders>
            <w:shd w:val="clear" w:color="auto" w:fill="auto"/>
            <w:noWrap/>
            <w:hideMark/>
          </w:tcPr>
          <w:p w14:paraId="13E2109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62A3421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33,967***</w:t>
            </w:r>
          </w:p>
        </w:tc>
        <w:tc>
          <w:tcPr>
            <w:tcW w:w="1143" w:type="dxa"/>
            <w:tcBorders>
              <w:top w:val="nil"/>
              <w:left w:val="nil"/>
              <w:bottom w:val="nil"/>
              <w:right w:val="nil"/>
            </w:tcBorders>
            <w:shd w:val="clear" w:color="auto" w:fill="auto"/>
            <w:noWrap/>
          </w:tcPr>
          <w:p w14:paraId="2C2ACF3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0D6C826A" w14:textId="77777777" w:rsidTr="008925B5">
        <w:trPr>
          <w:trHeight w:val="257"/>
        </w:trPr>
        <w:tc>
          <w:tcPr>
            <w:tcW w:w="2044" w:type="dxa"/>
            <w:tcBorders>
              <w:top w:val="nil"/>
              <w:left w:val="nil"/>
              <w:bottom w:val="nil"/>
              <w:right w:val="nil"/>
            </w:tcBorders>
          </w:tcPr>
          <w:p w14:paraId="4326B9C2"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3FB12896"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Northern Zone</w:t>
            </w:r>
          </w:p>
        </w:tc>
        <w:tc>
          <w:tcPr>
            <w:tcW w:w="1311" w:type="dxa"/>
            <w:tcBorders>
              <w:top w:val="nil"/>
              <w:left w:val="nil"/>
              <w:bottom w:val="nil"/>
              <w:right w:val="nil"/>
            </w:tcBorders>
            <w:shd w:val="clear" w:color="auto" w:fill="auto"/>
            <w:noWrap/>
            <w:hideMark/>
          </w:tcPr>
          <w:p w14:paraId="0A6ED10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0,137</w:t>
            </w:r>
          </w:p>
        </w:tc>
        <w:tc>
          <w:tcPr>
            <w:tcW w:w="1120" w:type="dxa"/>
            <w:tcBorders>
              <w:top w:val="nil"/>
              <w:left w:val="nil"/>
              <w:bottom w:val="nil"/>
              <w:right w:val="nil"/>
            </w:tcBorders>
            <w:shd w:val="clear" w:color="auto" w:fill="auto"/>
            <w:noWrap/>
            <w:hideMark/>
          </w:tcPr>
          <w:p w14:paraId="58556E1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0,344</w:t>
            </w:r>
          </w:p>
        </w:tc>
        <w:tc>
          <w:tcPr>
            <w:tcW w:w="1187" w:type="dxa"/>
            <w:tcBorders>
              <w:top w:val="nil"/>
              <w:left w:val="nil"/>
              <w:bottom w:val="nil"/>
              <w:right w:val="nil"/>
            </w:tcBorders>
            <w:shd w:val="clear" w:color="auto" w:fill="auto"/>
            <w:noWrap/>
            <w:hideMark/>
          </w:tcPr>
          <w:p w14:paraId="606CD71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4A85A2A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0,258</w:t>
            </w:r>
          </w:p>
        </w:tc>
        <w:tc>
          <w:tcPr>
            <w:tcW w:w="1057" w:type="dxa"/>
            <w:tcBorders>
              <w:top w:val="nil"/>
              <w:left w:val="nil"/>
              <w:bottom w:val="nil"/>
              <w:right w:val="nil"/>
            </w:tcBorders>
            <w:shd w:val="clear" w:color="auto" w:fill="auto"/>
            <w:noWrap/>
            <w:hideMark/>
          </w:tcPr>
          <w:p w14:paraId="03BD5A6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0,438</w:t>
            </w:r>
          </w:p>
        </w:tc>
        <w:tc>
          <w:tcPr>
            <w:tcW w:w="1015" w:type="dxa"/>
            <w:tcBorders>
              <w:top w:val="nil"/>
              <w:left w:val="nil"/>
              <w:bottom w:val="nil"/>
              <w:right w:val="nil"/>
            </w:tcBorders>
            <w:shd w:val="clear" w:color="auto" w:fill="auto"/>
            <w:noWrap/>
            <w:hideMark/>
          </w:tcPr>
          <w:p w14:paraId="1240E4D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5E97453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212,678***</w:t>
            </w:r>
          </w:p>
        </w:tc>
        <w:tc>
          <w:tcPr>
            <w:tcW w:w="1143" w:type="dxa"/>
            <w:tcBorders>
              <w:top w:val="nil"/>
              <w:left w:val="nil"/>
              <w:bottom w:val="nil"/>
              <w:right w:val="nil"/>
            </w:tcBorders>
            <w:shd w:val="clear" w:color="auto" w:fill="auto"/>
            <w:noWrap/>
          </w:tcPr>
          <w:p w14:paraId="6C477BF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4FE34C69" w14:textId="77777777" w:rsidTr="008925B5">
        <w:trPr>
          <w:trHeight w:val="257"/>
        </w:trPr>
        <w:tc>
          <w:tcPr>
            <w:tcW w:w="2044" w:type="dxa"/>
            <w:tcBorders>
              <w:top w:val="nil"/>
              <w:left w:val="nil"/>
              <w:bottom w:val="nil"/>
              <w:right w:val="nil"/>
            </w:tcBorders>
          </w:tcPr>
          <w:p w14:paraId="16D3C665"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556ED8C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Southern Zone</w:t>
            </w:r>
          </w:p>
        </w:tc>
        <w:tc>
          <w:tcPr>
            <w:tcW w:w="1311" w:type="dxa"/>
            <w:tcBorders>
              <w:top w:val="nil"/>
              <w:left w:val="nil"/>
              <w:bottom w:val="nil"/>
              <w:right w:val="nil"/>
            </w:tcBorders>
            <w:shd w:val="clear" w:color="auto" w:fill="auto"/>
            <w:noWrap/>
            <w:hideMark/>
          </w:tcPr>
          <w:p w14:paraId="187EF3B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0,269</w:t>
            </w:r>
          </w:p>
        </w:tc>
        <w:tc>
          <w:tcPr>
            <w:tcW w:w="1120" w:type="dxa"/>
            <w:tcBorders>
              <w:top w:val="nil"/>
              <w:left w:val="nil"/>
              <w:bottom w:val="nil"/>
              <w:right w:val="nil"/>
            </w:tcBorders>
            <w:shd w:val="clear" w:color="auto" w:fill="auto"/>
            <w:noWrap/>
            <w:hideMark/>
          </w:tcPr>
          <w:p w14:paraId="5959119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0,444</w:t>
            </w:r>
          </w:p>
        </w:tc>
        <w:tc>
          <w:tcPr>
            <w:tcW w:w="1187" w:type="dxa"/>
            <w:tcBorders>
              <w:top w:val="nil"/>
              <w:left w:val="nil"/>
              <w:bottom w:val="nil"/>
              <w:right w:val="nil"/>
            </w:tcBorders>
            <w:shd w:val="clear" w:color="auto" w:fill="auto"/>
            <w:noWrap/>
            <w:hideMark/>
          </w:tcPr>
          <w:p w14:paraId="4903D03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32571D4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0,095</w:t>
            </w:r>
          </w:p>
        </w:tc>
        <w:tc>
          <w:tcPr>
            <w:tcW w:w="1057" w:type="dxa"/>
            <w:tcBorders>
              <w:top w:val="nil"/>
              <w:left w:val="nil"/>
              <w:bottom w:val="nil"/>
              <w:right w:val="nil"/>
            </w:tcBorders>
            <w:shd w:val="clear" w:color="auto" w:fill="auto"/>
            <w:noWrap/>
            <w:hideMark/>
          </w:tcPr>
          <w:p w14:paraId="530B041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0,294</w:t>
            </w:r>
          </w:p>
        </w:tc>
        <w:tc>
          <w:tcPr>
            <w:tcW w:w="1015" w:type="dxa"/>
            <w:tcBorders>
              <w:top w:val="nil"/>
              <w:left w:val="nil"/>
              <w:bottom w:val="nil"/>
              <w:right w:val="nil"/>
            </w:tcBorders>
            <w:shd w:val="clear" w:color="auto" w:fill="auto"/>
            <w:noWrap/>
            <w:hideMark/>
          </w:tcPr>
          <w:p w14:paraId="68A88AE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24E64BC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335,242***</w:t>
            </w:r>
          </w:p>
        </w:tc>
        <w:tc>
          <w:tcPr>
            <w:tcW w:w="1143" w:type="dxa"/>
            <w:tcBorders>
              <w:top w:val="nil"/>
              <w:left w:val="nil"/>
              <w:bottom w:val="nil"/>
              <w:right w:val="nil"/>
            </w:tcBorders>
            <w:shd w:val="clear" w:color="auto" w:fill="auto"/>
            <w:noWrap/>
          </w:tcPr>
          <w:p w14:paraId="31F645D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1244079F" w14:textId="77777777" w:rsidTr="008925B5">
        <w:trPr>
          <w:trHeight w:val="257"/>
        </w:trPr>
        <w:tc>
          <w:tcPr>
            <w:tcW w:w="2044" w:type="dxa"/>
            <w:tcBorders>
              <w:top w:val="nil"/>
              <w:left w:val="nil"/>
              <w:bottom w:val="nil"/>
              <w:right w:val="nil"/>
            </w:tcBorders>
          </w:tcPr>
          <w:p w14:paraId="5DF72E2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6EB2C8D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Southern Highlands</w:t>
            </w:r>
          </w:p>
        </w:tc>
        <w:tc>
          <w:tcPr>
            <w:tcW w:w="1311" w:type="dxa"/>
            <w:tcBorders>
              <w:top w:val="nil"/>
              <w:left w:val="nil"/>
              <w:bottom w:val="nil"/>
              <w:right w:val="nil"/>
            </w:tcBorders>
            <w:shd w:val="clear" w:color="auto" w:fill="auto"/>
            <w:noWrap/>
            <w:hideMark/>
          </w:tcPr>
          <w:p w14:paraId="5BCEBF4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0,211</w:t>
            </w:r>
          </w:p>
        </w:tc>
        <w:tc>
          <w:tcPr>
            <w:tcW w:w="1120" w:type="dxa"/>
            <w:tcBorders>
              <w:top w:val="nil"/>
              <w:left w:val="nil"/>
              <w:bottom w:val="nil"/>
              <w:right w:val="nil"/>
            </w:tcBorders>
            <w:shd w:val="clear" w:color="auto" w:fill="auto"/>
            <w:noWrap/>
            <w:hideMark/>
          </w:tcPr>
          <w:p w14:paraId="258E1B5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0,408</w:t>
            </w:r>
          </w:p>
        </w:tc>
        <w:tc>
          <w:tcPr>
            <w:tcW w:w="1187" w:type="dxa"/>
            <w:tcBorders>
              <w:top w:val="nil"/>
              <w:left w:val="nil"/>
              <w:bottom w:val="nil"/>
              <w:right w:val="nil"/>
            </w:tcBorders>
            <w:shd w:val="clear" w:color="auto" w:fill="auto"/>
            <w:noWrap/>
            <w:hideMark/>
          </w:tcPr>
          <w:p w14:paraId="57BB595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495FCAD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0,181</w:t>
            </w:r>
          </w:p>
        </w:tc>
        <w:tc>
          <w:tcPr>
            <w:tcW w:w="1057" w:type="dxa"/>
            <w:tcBorders>
              <w:top w:val="nil"/>
              <w:left w:val="nil"/>
              <w:bottom w:val="nil"/>
              <w:right w:val="nil"/>
            </w:tcBorders>
            <w:shd w:val="clear" w:color="auto" w:fill="auto"/>
            <w:noWrap/>
            <w:hideMark/>
          </w:tcPr>
          <w:p w14:paraId="7AF6026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0,385</w:t>
            </w:r>
          </w:p>
        </w:tc>
        <w:tc>
          <w:tcPr>
            <w:tcW w:w="1015" w:type="dxa"/>
            <w:tcBorders>
              <w:top w:val="nil"/>
              <w:left w:val="nil"/>
              <w:bottom w:val="nil"/>
              <w:right w:val="nil"/>
            </w:tcBorders>
            <w:shd w:val="clear" w:color="auto" w:fill="auto"/>
            <w:noWrap/>
            <w:hideMark/>
          </w:tcPr>
          <w:p w14:paraId="4AC646B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3394921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11,371***</w:t>
            </w:r>
          </w:p>
        </w:tc>
        <w:tc>
          <w:tcPr>
            <w:tcW w:w="1143" w:type="dxa"/>
            <w:tcBorders>
              <w:top w:val="nil"/>
              <w:left w:val="nil"/>
              <w:bottom w:val="nil"/>
              <w:right w:val="nil"/>
            </w:tcBorders>
            <w:shd w:val="clear" w:color="auto" w:fill="auto"/>
            <w:noWrap/>
          </w:tcPr>
          <w:p w14:paraId="65B600A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1F6085A6" w14:textId="77777777" w:rsidTr="008925B5">
        <w:trPr>
          <w:trHeight w:val="257"/>
        </w:trPr>
        <w:tc>
          <w:tcPr>
            <w:tcW w:w="2044" w:type="dxa"/>
            <w:tcBorders>
              <w:top w:val="nil"/>
              <w:left w:val="nil"/>
              <w:bottom w:val="nil"/>
              <w:right w:val="nil"/>
            </w:tcBorders>
          </w:tcPr>
          <w:p w14:paraId="56E52964"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3071B7D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Western Zone</w:t>
            </w:r>
          </w:p>
        </w:tc>
        <w:tc>
          <w:tcPr>
            <w:tcW w:w="1311" w:type="dxa"/>
            <w:tcBorders>
              <w:top w:val="nil"/>
              <w:left w:val="nil"/>
              <w:bottom w:val="nil"/>
              <w:right w:val="nil"/>
            </w:tcBorders>
            <w:shd w:val="clear" w:color="auto" w:fill="auto"/>
            <w:noWrap/>
            <w:hideMark/>
          </w:tcPr>
          <w:p w14:paraId="15A7B7F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0,146</w:t>
            </w:r>
          </w:p>
        </w:tc>
        <w:tc>
          <w:tcPr>
            <w:tcW w:w="1120" w:type="dxa"/>
            <w:tcBorders>
              <w:top w:val="nil"/>
              <w:left w:val="nil"/>
              <w:bottom w:val="nil"/>
              <w:right w:val="nil"/>
            </w:tcBorders>
            <w:shd w:val="clear" w:color="auto" w:fill="auto"/>
            <w:noWrap/>
            <w:hideMark/>
          </w:tcPr>
          <w:p w14:paraId="5E4A0D7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0,353</w:t>
            </w:r>
          </w:p>
        </w:tc>
        <w:tc>
          <w:tcPr>
            <w:tcW w:w="1187" w:type="dxa"/>
            <w:tcBorders>
              <w:top w:val="nil"/>
              <w:left w:val="nil"/>
              <w:bottom w:val="nil"/>
              <w:right w:val="nil"/>
            </w:tcBorders>
            <w:shd w:val="clear" w:color="auto" w:fill="auto"/>
            <w:noWrap/>
            <w:hideMark/>
          </w:tcPr>
          <w:p w14:paraId="59F2B28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4EB7659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0,207</w:t>
            </w:r>
          </w:p>
        </w:tc>
        <w:tc>
          <w:tcPr>
            <w:tcW w:w="1057" w:type="dxa"/>
            <w:tcBorders>
              <w:top w:val="nil"/>
              <w:left w:val="nil"/>
              <w:bottom w:val="nil"/>
              <w:right w:val="nil"/>
            </w:tcBorders>
            <w:shd w:val="clear" w:color="auto" w:fill="auto"/>
            <w:noWrap/>
            <w:hideMark/>
          </w:tcPr>
          <w:p w14:paraId="6CC04FE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0,406</w:t>
            </w:r>
          </w:p>
        </w:tc>
        <w:tc>
          <w:tcPr>
            <w:tcW w:w="1015" w:type="dxa"/>
            <w:tcBorders>
              <w:top w:val="nil"/>
              <w:left w:val="nil"/>
              <w:bottom w:val="nil"/>
              <w:right w:val="nil"/>
            </w:tcBorders>
            <w:shd w:val="clear" w:color="auto" w:fill="auto"/>
            <w:noWrap/>
            <w:hideMark/>
          </w:tcPr>
          <w:p w14:paraId="28C738A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7DD5146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56,297***</w:t>
            </w:r>
          </w:p>
        </w:tc>
        <w:tc>
          <w:tcPr>
            <w:tcW w:w="1143" w:type="dxa"/>
            <w:tcBorders>
              <w:top w:val="nil"/>
              <w:left w:val="nil"/>
              <w:bottom w:val="nil"/>
              <w:right w:val="nil"/>
            </w:tcBorders>
            <w:shd w:val="clear" w:color="auto" w:fill="auto"/>
            <w:noWrap/>
          </w:tcPr>
          <w:p w14:paraId="727C233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1F7541A5" w14:textId="77777777" w:rsidTr="008925B5">
        <w:trPr>
          <w:trHeight w:val="257"/>
        </w:trPr>
        <w:tc>
          <w:tcPr>
            <w:tcW w:w="2044" w:type="dxa"/>
            <w:tcBorders>
              <w:top w:val="nil"/>
              <w:left w:val="nil"/>
              <w:bottom w:val="nil"/>
              <w:right w:val="nil"/>
            </w:tcBorders>
          </w:tcPr>
          <w:p w14:paraId="54F3E47B"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2B911ED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Zanzibar</w:t>
            </w:r>
          </w:p>
        </w:tc>
        <w:tc>
          <w:tcPr>
            <w:tcW w:w="1311" w:type="dxa"/>
            <w:tcBorders>
              <w:top w:val="nil"/>
              <w:left w:val="nil"/>
              <w:bottom w:val="nil"/>
              <w:right w:val="nil"/>
            </w:tcBorders>
            <w:shd w:val="clear" w:color="auto" w:fill="auto"/>
            <w:noWrap/>
            <w:hideMark/>
          </w:tcPr>
          <w:p w14:paraId="79592E5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0,010</w:t>
            </w:r>
          </w:p>
        </w:tc>
        <w:tc>
          <w:tcPr>
            <w:tcW w:w="1120" w:type="dxa"/>
            <w:tcBorders>
              <w:top w:val="nil"/>
              <w:left w:val="nil"/>
              <w:bottom w:val="nil"/>
              <w:right w:val="nil"/>
            </w:tcBorders>
            <w:shd w:val="clear" w:color="auto" w:fill="auto"/>
            <w:noWrap/>
            <w:hideMark/>
          </w:tcPr>
          <w:p w14:paraId="6D53B2B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0,098</w:t>
            </w:r>
          </w:p>
        </w:tc>
        <w:tc>
          <w:tcPr>
            <w:tcW w:w="1187" w:type="dxa"/>
            <w:tcBorders>
              <w:top w:val="nil"/>
              <w:left w:val="nil"/>
              <w:bottom w:val="nil"/>
              <w:right w:val="nil"/>
            </w:tcBorders>
            <w:shd w:val="clear" w:color="auto" w:fill="auto"/>
            <w:noWrap/>
            <w:hideMark/>
          </w:tcPr>
          <w:p w14:paraId="3EFB308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4580969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0,004</w:t>
            </w:r>
          </w:p>
        </w:tc>
        <w:tc>
          <w:tcPr>
            <w:tcW w:w="1057" w:type="dxa"/>
            <w:tcBorders>
              <w:top w:val="nil"/>
              <w:left w:val="nil"/>
              <w:bottom w:val="nil"/>
              <w:right w:val="nil"/>
            </w:tcBorders>
            <w:shd w:val="clear" w:color="auto" w:fill="auto"/>
            <w:noWrap/>
            <w:hideMark/>
          </w:tcPr>
          <w:p w14:paraId="711EBF0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0,065</w:t>
            </w:r>
          </w:p>
        </w:tc>
        <w:tc>
          <w:tcPr>
            <w:tcW w:w="1015" w:type="dxa"/>
            <w:tcBorders>
              <w:top w:val="nil"/>
              <w:left w:val="nil"/>
              <w:bottom w:val="nil"/>
              <w:right w:val="nil"/>
            </w:tcBorders>
            <w:shd w:val="clear" w:color="auto" w:fill="auto"/>
            <w:noWrap/>
            <w:hideMark/>
          </w:tcPr>
          <w:p w14:paraId="4393600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07D71F4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7,103***</w:t>
            </w:r>
          </w:p>
        </w:tc>
        <w:tc>
          <w:tcPr>
            <w:tcW w:w="1143" w:type="dxa"/>
            <w:tcBorders>
              <w:top w:val="nil"/>
              <w:left w:val="nil"/>
              <w:bottom w:val="nil"/>
              <w:right w:val="nil"/>
            </w:tcBorders>
            <w:shd w:val="clear" w:color="auto" w:fill="auto"/>
            <w:noWrap/>
          </w:tcPr>
          <w:p w14:paraId="62D84FA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693AC644" w14:textId="77777777" w:rsidTr="008925B5">
        <w:trPr>
          <w:trHeight w:val="257"/>
        </w:trPr>
        <w:tc>
          <w:tcPr>
            <w:tcW w:w="2044" w:type="dxa"/>
            <w:tcBorders>
              <w:top w:val="nil"/>
              <w:left w:val="nil"/>
              <w:bottom w:val="nil"/>
              <w:right w:val="nil"/>
            </w:tcBorders>
          </w:tcPr>
          <w:p w14:paraId="7064075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487AA1D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Total annual rainfall</w:t>
            </w:r>
          </w:p>
        </w:tc>
        <w:tc>
          <w:tcPr>
            <w:tcW w:w="1311" w:type="dxa"/>
            <w:tcBorders>
              <w:top w:val="nil"/>
              <w:left w:val="nil"/>
              <w:bottom w:val="nil"/>
              <w:right w:val="nil"/>
            </w:tcBorders>
            <w:shd w:val="clear" w:color="auto" w:fill="auto"/>
            <w:noWrap/>
            <w:hideMark/>
          </w:tcPr>
          <w:p w14:paraId="239FC47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1047,091</w:t>
            </w:r>
          </w:p>
        </w:tc>
        <w:tc>
          <w:tcPr>
            <w:tcW w:w="1120" w:type="dxa"/>
            <w:tcBorders>
              <w:top w:val="nil"/>
              <w:left w:val="nil"/>
              <w:bottom w:val="nil"/>
              <w:right w:val="nil"/>
            </w:tcBorders>
            <w:shd w:val="clear" w:color="auto" w:fill="auto"/>
            <w:noWrap/>
            <w:hideMark/>
          </w:tcPr>
          <w:p w14:paraId="43400F3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299,139</w:t>
            </w:r>
          </w:p>
        </w:tc>
        <w:tc>
          <w:tcPr>
            <w:tcW w:w="1187" w:type="dxa"/>
            <w:tcBorders>
              <w:top w:val="nil"/>
              <w:left w:val="nil"/>
              <w:bottom w:val="nil"/>
              <w:right w:val="nil"/>
            </w:tcBorders>
            <w:shd w:val="clear" w:color="auto" w:fill="auto"/>
            <w:noWrap/>
            <w:hideMark/>
          </w:tcPr>
          <w:p w14:paraId="0B95C8D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3622</w:t>
            </w:r>
          </w:p>
        </w:tc>
        <w:tc>
          <w:tcPr>
            <w:tcW w:w="1628" w:type="dxa"/>
            <w:tcBorders>
              <w:top w:val="nil"/>
              <w:left w:val="nil"/>
              <w:bottom w:val="nil"/>
              <w:right w:val="nil"/>
            </w:tcBorders>
            <w:shd w:val="clear" w:color="auto" w:fill="auto"/>
            <w:noWrap/>
            <w:hideMark/>
          </w:tcPr>
          <w:p w14:paraId="0C45C71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1006,053</w:t>
            </w:r>
          </w:p>
        </w:tc>
        <w:tc>
          <w:tcPr>
            <w:tcW w:w="1057" w:type="dxa"/>
            <w:tcBorders>
              <w:top w:val="nil"/>
              <w:left w:val="nil"/>
              <w:bottom w:val="nil"/>
              <w:right w:val="nil"/>
            </w:tcBorders>
            <w:shd w:val="clear" w:color="auto" w:fill="auto"/>
            <w:noWrap/>
            <w:hideMark/>
          </w:tcPr>
          <w:p w14:paraId="6BF40DB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274,749</w:t>
            </w:r>
          </w:p>
        </w:tc>
        <w:tc>
          <w:tcPr>
            <w:tcW w:w="1015" w:type="dxa"/>
            <w:tcBorders>
              <w:top w:val="nil"/>
              <w:left w:val="nil"/>
              <w:bottom w:val="nil"/>
              <w:right w:val="nil"/>
            </w:tcBorders>
            <w:shd w:val="clear" w:color="auto" w:fill="auto"/>
            <w:noWrap/>
            <w:hideMark/>
          </w:tcPr>
          <w:p w14:paraId="0CBF9E3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924</w:t>
            </w:r>
          </w:p>
        </w:tc>
        <w:tc>
          <w:tcPr>
            <w:tcW w:w="1290" w:type="dxa"/>
            <w:tcBorders>
              <w:top w:val="nil"/>
              <w:left w:val="nil"/>
              <w:bottom w:val="nil"/>
              <w:right w:val="nil"/>
            </w:tcBorders>
            <w:shd w:val="clear" w:color="auto" w:fill="auto"/>
            <w:noWrap/>
          </w:tcPr>
          <w:p w14:paraId="2E268C2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17DBE05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3,978***</w:t>
            </w:r>
          </w:p>
        </w:tc>
      </w:tr>
      <w:tr w:rsidR="00A84F40" w:rsidRPr="00556628" w14:paraId="141E04C8" w14:textId="77777777" w:rsidTr="008925B5">
        <w:trPr>
          <w:trHeight w:val="257"/>
        </w:trPr>
        <w:tc>
          <w:tcPr>
            <w:tcW w:w="2044" w:type="dxa"/>
            <w:tcBorders>
              <w:top w:val="nil"/>
              <w:left w:val="nil"/>
              <w:bottom w:val="nil"/>
              <w:right w:val="nil"/>
            </w:tcBorders>
          </w:tcPr>
          <w:p w14:paraId="0ED51C49"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20AAE07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Average annual temperature</w:t>
            </w:r>
          </w:p>
        </w:tc>
        <w:tc>
          <w:tcPr>
            <w:tcW w:w="1311" w:type="dxa"/>
            <w:tcBorders>
              <w:top w:val="nil"/>
              <w:left w:val="nil"/>
              <w:bottom w:val="nil"/>
              <w:right w:val="nil"/>
            </w:tcBorders>
            <w:shd w:val="clear" w:color="auto" w:fill="auto"/>
            <w:noWrap/>
            <w:hideMark/>
          </w:tcPr>
          <w:p w14:paraId="56729ED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223,903</w:t>
            </w:r>
          </w:p>
        </w:tc>
        <w:tc>
          <w:tcPr>
            <w:tcW w:w="1120" w:type="dxa"/>
            <w:tcBorders>
              <w:top w:val="nil"/>
              <w:left w:val="nil"/>
              <w:bottom w:val="nil"/>
              <w:right w:val="nil"/>
            </w:tcBorders>
            <w:shd w:val="clear" w:color="auto" w:fill="auto"/>
            <w:noWrap/>
            <w:hideMark/>
          </w:tcPr>
          <w:p w14:paraId="06451F0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24,266</w:t>
            </w:r>
          </w:p>
        </w:tc>
        <w:tc>
          <w:tcPr>
            <w:tcW w:w="1187" w:type="dxa"/>
            <w:tcBorders>
              <w:top w:val="nil"/>
              <w:left w:val="nil"/>
              <w:bottom w:val="nil"/>
              <w:right w:val="nil"/>
            </w:tcBorders>
            <w:shd w:val="clear" w:color="auto" w:fill="auto"/>
            <w:noWrap/>
            <w:hideMark/>
          </w:tcPr>
          <w:p w14:paraId="24C4703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3622</w:t>
            </w:r>
          </w:p>
        </w:tc>
        <w:tc>
          <w:tcPr>
            <w:tcW w:w="1628" w:type="dxa"/>
            <w:tcBorders>
              <w:top w:val="nil"/>
              <w:left w:val="nil"/>
              <w:bottom w:val="nil"/>
              <w:right w:val="nil"/>
            </w:tcBorders>
            <w:shd w:val="clear" w:color="auto" w:fill="auto"/>
            <w:noWrap/>
            <w:hideMark/>
          </w:tcPr>
          <w:p w14:paraId="1F10CC1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220,041</w:t>
            </w:r>
          </w:p>
        </w:tc>
        <w:tc>
          <w:tcPr>
            <w:tcW w:w="1057" w:type="dxa"/>
            <w:tcBorders>
              <w:top w:val="nil"/>
              <w:left w:val="nil"/>
              <w:bottom w:val="nil"/>
              <w:right w:val="nil"/>
            </w:tcBorders>
            <w:shd w:val="clear" w:color="auto" w:fill="auto"/>
            <w:noWrap/>
            <w:hideMark/>
          </w:tcPr>
          <w:p w14:paraId="6271477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23,715</w:t>
            </w:r>
          </w:p>
        </w:tc>
        <w:tc>
          <w:tcPr>
            <w:tcW w:w="1015" w:type="dxa"/>
            <w:tcBorders>
              <w:top w:val="nil"/>
              <w:left w:val="nil"/>
              <w:bottom w:val="nil"/>
              <w:right w:val="nil"/>
            </w:tcBorders>
            <w:shd w:val="clear" w:color="auto" w:fill="auto"/>
            <w:noWrap/>
            <w:hideMark/>
          </w:tcPr>
          <w:p w14:paraId="2ED0AA2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924</w:t>
            </w:r>
          </w:p>
        </w:tc>
        <w:tc>
          <w:tcPr>
            <w:tcW w:w="1290" w:type="dxa"/>
            <w:tcBorders>
              <w:top w:val="nil"/>
              <w:left w:val="nil"/>
              <w:bottom w:val="nil"/>
              <w:right w:val="nil"/>
            </w:tcBorders>
            <w:shd w:val="clear" w:color="auto" w:fill="auto"/>
            <w:noWrap/>
          </w:tcPr>
          <w:p w14:paraId="161B896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3973375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4,398***</w:t>
            </w:r>
          </w:p>
        </w:tc>
      </w:tr>
      <w:tr w:rsidR="00A84F40" w:rsidRPr="00556628" w14:paraId="55F09011" w14:textId="77777777" w:rsidTr="008925B5">
        <w:trPr>
          <w:trHeight w:val="257"/>
        </w:trPr>
        <w:tc>
          <w:tcPr>
            <w:tcW w:w="2044" w:type="dxa"/>
            <w:tcBorders>
              <w:top w:val="nil"/>
              <w:left w:val="nil"/>
              <w:bottom w:val="nil"/>
              <w:right w:val="nil"/>
            </w:tcBorders>
          </w:tcPr>
          <w:p w14:paraId="5EAA24C7"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4051C20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town</w:t>
            </w:r>
          </w:p>
        </w:tc>
        <w:tc>
          <w:tcPr>
            <w:tcW w:w="1311" w:type="dxa"/>
            <w:tcBorders>
              <w:top w:val="nil"/>
              <w:left w:val="nil"/>
              <w:bottom w:val="nil"/>
              <w:right w:val="nil"/>
            </w:tcBorders>
            <w:shd w:val="clear" w:color="auto" w:fill="auto"/>
            <w:noWrap/>
            <w:hideMark/>
          </w:tcPr>
          <w:p w14:paraId="1B8C86C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35,244</w:t>
            </w:r>
          </w:p>
        </w:tc>
        <w:tc>
          <w:tcPr>
            <w:tcW w:w="1120" w:type="dxa"/>
            <w:tcBorders>
              <w:top w:val="nil"/>
              <w:left w:val="nil"/>
              <w:bottom w:val="nil"/>
              <w:right w:val="nil"/>
            </w:tcBorders>
            <w:shd w:val="clear" w:color="auto" w:fill="auto"/>
            <w:noWrap/>
            <w:hideMark/>
          </w:tcPr>
          <w:p w14:paraId="791BD8D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35,298</w:t>
            </w:r>
          </w:p>
        </w:tc>
        <w:tc>
          <w:tcPr>
            <w:tcW w:w="1187" w:type="dxa"/>
            <w:tcBorders>
              <w:top w:val="nil"/>
              <w:left w:val="nil"/>
              <w:bottom w:val="nil"/>
              <w:right w:val="nil"/>
            </w:tcBorders>
            <w:shd w:val="clear" w:color="auto" w:fill="auto"/>
            <w:noWrap/>
            <w:hideMark/>
          </w:tcPr>
          <w:p w14:paraId="3C5A615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3625</w:t>
            </w:r>
          </w:p>
        </w:tc>
        <w:tc>
          <w:tcPr>
            <w:tcW w:w="1628" w:type="dxa"/>
            <w:tcBorders>
              <w:top w:val="nil"/>
              <w:left w:val="nil"/>
              <w:bottom w:val="nil"/>
              <w:right w:val="nil"/>
            </w:tcBorders>
            <w:shd w:val="clear" w:color="auto" w:fill="auto"/>
            <w:noWrap/>
            <w:hideMark/>
          </w:tcPr>
          <w:p w14:paraId="7254E0C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34,902</w:t>
            </w:r>
          </w:p>
        </w:tc>
        <w:tc>
          <w:tcPr>
            <w:tcW w:w="1057" w:type="dxa"/>
            <w:tcBorders>
              <w:top w:val="nil"/>
              <w:left w:val="nil"/>
              <w:bottom w:val="nil"/>
              <w:right w:val="nil"/>
            </w:tcBorders>
            <w:shd w:val="clear" w:color="auto" w:fill="auto"/>
            <w:noWrap/>
            <w:hideMark/>
          </w:tcPr>
          <w:p w14:paraId="3D3F350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35,187</w:t>
            </w:r>
          </w:p>
        </w:tc>
        <w:tc>
          <w:tcPr>
            <w:tcW w:w="1015" w:type="dxa"/>
            <w:tcBorders>
              <w:top w:val="nil"/>
              <w:left w:val="nil"/>
              <w:bottom w:val="nil"/>
              <w:right w:val="nil"/>
            </w:tcBorders>
            <w:shd w:val="clear" w:color="auto" w:fill="auto"/>
            <w:noWrap/>
          </w:tcPr>
          <w:p w14:paraId="3CE1995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290" w:type="dxa"/>
            <w:tcBorders>
              <w:top w:val="nil"/>
              <w:left w:val="nil"/>
              <w:bottom w:val="nil"/>
              <w:right w:val="nil"/>
            </w:tcBorders>
            <w:shd w:val="clear" w:color="auto" w:fill="auto"/>
            <w:noWrap/>
          </w:tcPr>
          <w:p w14:paraId="35C3A17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2D16922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0,263</w:t>
            </w:r>
          </w:p>
        </w:tc>
      </w:tr>
      <w:tr w:rsidR="00A84F40" w:rsidRPr="00556628" w14:paraId="296BBCC4" w14:textId="77777777" w:rsidTr="008925B5">
        <w:trPr>
          <w:trHeight w:val="257"/>
        </w:trPr>
        <w:tc>
          <w:tcPr>
            <w:tcW w:w="2044" w:type="dxa"/>
            <w:tcBorders>
              <w:top w:val="nil"/>
              <w:left w:val="nil"/>
              <w:bottom w:val="nil"/>
              <w:right w:val="nil"/>
            </w:tcBorders>
          </w:tcPr>
          <w:p w14:paraId="08D3D018" w14:textId="77777777" w:rsidR="00A84F40" w:rsidRPr="00571B7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40E2DC1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market</w:t>
            </w:r>
          </w:p>
        </w:tc>
        <w:tc>
          <w:tcPr>
            <w:tcW w:w="1311" w:type="dxa"/>
            <w:tcBorders>
              <w:top w:val="nil"/>
              <w:left w:val="nil"/>
              <w:bottom w:val="nil"/>
              <w:right w:val="nil"/>
            </w:tcBorders>
            <w:shd w:val="clear" w:color="auto" w:fill="auto"/>
            <w:noWrap/>
            <w:hideMark/>
          </w:tcPr>
          <w:p w14:paraId="5A235BF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67,294</w:t>
            </w:r>
          </w:p>
        </w:tc>
        <w:tc>
          <w:tcPr>
            <w:tcW w:w="1120" w:type="dxa"/>
            <w:tcBorders>
              <w:top w:val="nil"/>
              <w:left w:val="nil"/>
              <w:bottom w:val="nil"/>
              <w:right w:val="nil"/>
            </w:tcBorders>
            <w:shd w:val="clear" w:color="auto" w:fill="auto"/>
            <w:noWrap/>
            <w:hideMark/>
          </w:tcPr>
          <w:p w14:paraId="198BF03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47,896</w:t>
            </w:r>
          </w:p>
        </w:tc>
        <w:tc>
          <w:tcPr>
            <w:tcW w:w="1187" w:type="dxa"/>
            <w:tcBorders>
              <w:top w:val="nil"/>
              <w:left w:val="nil"/>
              <w:bottom w:val="nil"/>
              <w:right w:val="nil"/>
            </w:tcBorders>
            <w:shd w:val="clear" w:color="auto" w:fill="auto"/>
            <w:noWrap/>
            <w:hideMark/>
          </w:tcPr>
          <w:p w14:paraId="288C486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3625</w:t>
            </w:r>
          </w:p>
        </w:tc>
        <w:tc>
          <w:tcPr>
            <w:tcW w:w="1628" w:type="dxa"/>
            <w:tcBorders>
              <w:top w:val="nil"/>
              <w:left w:val="nil"/>
              <w:bottom w:val="nil"/>
              <w:right w:val="nil"/>
            </w:tcBorders>
            <w:shd w:val="clear" w:color="auto" w:fill="auto"/>
            <w:noWrap/>
            <w:hideMark/>
          </w:tcPr>
          <w:p w14:paraId="28C15A2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61,318</w:t>
            </w:r>
          </w:p>
        </w:tc>
        <w:tc>
          <w:tcPr>
            <w:tcW w:w="1057" w:type="dxa"/>
            <w:tcBorders>
              <w:top w:val="nil"/>
              <w:left w:val="nil"/>
              <w:bottom w:val="nil"/>
              <w:right w:val="nil"/>
            </w:tcBorders>
            <w:shd w:val="clear" w:color="auto" w:fill="auto"/>
            <w:noWrap/>
            <w:hideMark/>
          </w:tcPr>
          <w:p w14:paraId="1CAC446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50,607</w:t>
            </w:r>
          </w:p>
        </w:tc>
        <w:tc>
          <w:tcPr>
            <w:tcW w:w="1015" w:type="dxa"/>
            <w:tcBorders>
              <w:top w:val="nil"/>
              <w:left w:val="nil"/>
              <w:bottom w:val="nil"/>
              <w:right w:val="nil"/>
            </w:tcBorders>
            <w:shd w:val="clear" w:color="auto" w:fill="auto"/>
            <w:noWrap/>
          </w:tcPr>
          <w:p w14:paraId="17C868F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290" w:type="dxa"/>
            <w:tcBorders>
              <w:top w:val="nil"/>
              <w:left w:val="nil"/>
              <w:bottom w:val="nil"/>
              <w:right w:val="nil"/>
            </w:tcBorders>
            <w:shd w:val="clear" w:color="auto" w:fill="auto"/>
            <w:noWrap/>
          </w:tcPr>
          <w:p w14:paraId="7E6FFE9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29868A1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3,239***</w:t>
            </w:r>
          </w:p>
        </w:tc>
      </w:tr>
      <w:tr w:rsidR="00A84F40" w:rsidRPr="00556628" w14:paraId="38FE710C" w14:textId="77777777" w:rsidTr="008925B5">
        <w:trPr>
          <w:trHeight w:val="257"/>
        </w:trPr>
        <w:tc>
          <w:tcPr>
            <w:tcW w:w="2044" w:type="dxa"/>
            <w:tcBorders>
              <w:top w:val="nil"/>
              <w:left w:val="nil"/>
              <w:bottom w:val="nil"/>
              <w:right w:val="nil"/>
            </w:tcBorders>
          </w:tcPr>
          <w:p w14:paraId="25357815"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Instruments</w:t>
            </w:r>
          </w:p>
        </w:tc>
        <w:tc>
          <w:tcPr>
            <w:tcW w:w="2153" w:type="dxa"/>
            <w:tcBorders>
              <w:top w:val="nil"/>
              <w:left w:val="nil"/>
              <w:bottom w:val="nil"/>
              <w:right w:val="nil"/>
            </w:tcBorders>
            <w:shd w:val="clear" w:color="auto" w:fill="auto"/>
            <w:noWrap/>
            <w:hideMark/>
          </w:tcPr>
          <w:p w14:paraId="0F4C7F0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Seed voucher</w:t>
            </w:r>
          </w:p>
        </w:tc>
        <w:tc>
          <w:tcPr>
            <w:tcW w:w="1311" w:type="dxa"/>
            <w:tcBorders>
              <w:top w:val="nil"/>
              <w:left w:val="nil"/>
              <w:bottom w:val="nil"/>
              <w:right w:val="nil"/>
            </w:tcBorders>
            <w:shd w:val="clear" w:color="auto" w:fill="auto"/>
            <w:noWrap/>
            <w:hideMark/>
          </w:tcPr>
          <w:p w14:paraId="04B2926E"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0,038</w:t>
            </w:r>
          </w:p>
        </w:tc>
        <w:tc>
          <w:tcPr>
            <w:tcW w:w="1120" w:type="dxa"/>
            <w:tcBorders>
              <w:top w:val="nil"/>
              <w:left w:val="nil"/>
              <w:bottom w:val="nil"/>
              <w:right w:val="nil"/>
            </w:tcBorders>
            <w:shd w:val="clear" w:color="auto" w:fill="auto"/>
            <w:noWrap/>
            <w:hideMark/>
          </w:tcPr>
          <w:p w14:paraId="51A839B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0,191</w:t>
            </w:r>
          </w:p>
        </w:tc>
        <w:tc>
          <w:tcPr>
            <w:tcW w:w="1187" w:type="dxa"/>
            <w:tcBorders>
              <w:top w:val="nil"/>
              <w:left w:val="nil"/>
              <w:bottom w:val="nil"/>
              <w:right w:val="nil"/>
            </w:tcBorders>
            <w:shd w:val="clear" w:color="auto" w:fill="auto"/>
            <w:noWrap/>
            <w:hideMark/>
          </w:tcPr>
          <w:p w14:paraId="3DBBCED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68FAFD5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0,164</w:t>
            </w:r>
          </w:p>
        </w:tc>
        <w:tc>
          <w:tcPr>
            <w:tcW w:w="1057" w:type="dxa"/>
            <w:tcBorders>
              <w:top w:val="nil"/>
              <w:left w:val="nil"/>
              <w:bottom w:val="nil"/>
              <w:right w:val="nil"/>
            </w:tcBorders>
            <w:shd w:val="clear" w:color="auto" w:fill="auto"/>
            <w:noWrap/>
            <w:hideMark/>
          </w:tcPr>
          <w:p w14:paraId="7FD71B9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0,370</w:t>
            </w:r>
          </w:p>
        </w:tc>
        <w:tc>
          <w:tcPr>
            <w:tcW w:w="1015" w:type="dxa"/>
            <w:tcBorders>
              <w:top w:val="nil"/>
              <w:left w:val="nil"/>
              <w:bottom w:val="nil"/>
              <w:right w:val="nil"/>
            </w:tcBorders>
            <w:shd w:val="clear" w:color="auto" w:fill="auto"/>
            <w:noWrap/>
            <w:hideMark/>
          </w:tcPr>
          <w:p w14:paraId="7A4AA09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1C006D6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526,717***</w:t>
            </w:r>
          </w:p>
        </w:tc>
        <w:tc>
          <w:tcPr>
            <w:tcW w:w="1143" w:type="dxa"/>
            <w:tcBorders>
              <w:top w:val="nil"/>
              <w:left w:val="nil"/>
              <w:bottom w:val="nil"/>
              <w:right w:val="nil"/>
            </w:tcBorders>
            <w:shd w:val="clear" w:color="auto" w:fill="auto"/>
            <w:noWrap/>
          </w:tcPr>
          <w:p w14:paraId="577184B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494C8E1E" w14:textId="77777777" w:rsidTr="008925B5">
        <w:trPr>
          <w:trHeight w:val="257"/>
        </w:trPr>
        <w:tc>
          <w:tcPr>
            <w:tcW w:w="2044" w:type="dxa"/>
            <w:tcBorders>
              <w:top w:val="nil"/>
              <w:left w:val="nil"/>
              <w:bottom w:val="nil"/>
              <w:right w:val="nil"/>
            </w:tcBorders>
          </w:tcPr>
          <w:p w14:paraId="1443B526"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048939D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Fertiliser voucher</w:t>
            </w:r>
          </w:p>
        </w:tc>
        <w:tc>
          <w:tcPr>
            <w:tcW w:w="1311" w:type="dxa"/>
            <w:tcBorders>
              <w:top w:val="nil"/>
              <w:left w:val="nil"/>
              <w:bottom w:val="nil"/>
              <w:right w:val="nil"/>
            </w:tcBorders>
            <w:shd w:val="clear" w:color="auto" w:fill="auto"/>
            <w:noWrap/>
            <w:hideMark/>
          </w:tcPr>
          <w:p w14:paraId="1F7CA81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0,009</w:t>
            </w:r>
          </w:p>
        </w:tc>
        <w:tc>
          <w:tcPr>
            <w:tcW w:w="1120" w:type="dxa"/>
            <w:tcBorders>
              <w:top w:val="nil"/>
              <w:left w:val="nil"/>
              <w:bottom w:val="nil"/>
              <w:right w:val="nil"/>
            </w:tcBorders>
            <w:shd w:val="clear" w:color="auto" w:fill="auto"/>
            <w:noWrap/>
            <w:hideMark/>
          </w:tcPr>
          <w:p w14:paraId="0C48B8D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0,097</w:t>
            </w:r>
          </w:p>
        </w:tc>
        <w:tc>
          <w:tcPr>
            <w:tcW w:w="1187" w:type="dxa"/>
            <w:tcBorders>
              <w:top w:val="nil"/>
              <w:left w:val="nil"/>
              <w:bottom w:val="nil"/>
              <w:right w:val="nil"/>
            </w:tcBorders>
            <w:shd w:val="clear" w:color="auto" w:fill="auto"/>
            <w:noWrap/>
            <w:hideMark/>
          </w:tcPr>
          <w:p w14:paraId="5CE8FFE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71AF1AC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0,020</w:t>
            </w:r>
          </w:p>
        </w:tc>
        <w:tc>
          <w:tcPr>
            <w:tcW w:w="1057" w:type="dxa"/>
            <w:tcBorders>
              <w:top w:val="nil"/>
              <w:left w:val="nil"/>
              <w:bottom w:val="nil"/>
              <w:right w:val="nil"/>
            </w:tcBorders>
            <w:shd w:val="clear" w:color="auto" w:fill="auto"/>
            <w:noWrap/>
            <w:hideMark/>
          </w:tcPr>
          <w:p w14:paraId="65A37C3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0,140</w:t>
            </w:r>
          </w:p>
        </w:tc>
        <w:tc>
          <w:tcPr>
            <w:tcW w:w="1015" w:type="dxa"/>
            <w:tcBorders>
              <w:top w:val="nil"/>
              <w:left w:val="nil"/>
              <w:bottom w:val="nil"/>
              <w:right w:val="nil"/>
            </w:tcBorders>
            <w:shd w:val="clear" w:color="auto" w:fill="auto"/>
            <w:noWrap/>
            <w:hideMark/>
          </w:tcPr>
          <w:p w14:paraId="4BE22DA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hideMark/>
          </w:tcPr>
          <w:p w14:paraId="3EFEB61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19,294***</w:t>
            </w:r>
          </w:p>
        </w:tc>
        <w:tc>
          <w:tcPr>
            <w:tcW w:w="1143" w:type="dxa"/>
            <w:tcBorders>
              <w:top w:val="nil"/>
              <w:left w:val="nil"/>
              <w:bottom w:val="nil"/>
              <w:right w:val="nil"/>
            </w:tcBorders>
            <w:shd w:val="clear" w:color="auto" w:fill="auto"/>
            <w:noWrap/>
          </w:tcPr>
          <w:p w14:paraId="4C9D4AD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556628" w14:paraId="0C837D2A" w14:textId="77777777" w:rsidTr="008925B5">
        <w:trPr>
          <w:trHeight w:val="257"/>
        </w:trPr>
        <w:tc>
          <w:tcPr>
            <w:tcW w:w="2044" w:type="dxa"/>
            <w:tcBorders>
              <w:top w:val="nil"/>
              <w:left w:val="nil"/>
              <w:bottom w:val="nil"/>
              <w:right w:val="nil"/>
            </w:tcBorders>
          </w:tcPr>
          <w:p w14:paraId="18F4EC58"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Food security</w:t>
            </w:r>
          </w:p>
        </w:tc>
        <w:tc>
          <w:tcPr>
            <w:tcW w:w="2153" w:type="dxa"/>
            <w:tcBorders>
              <w:top w:val="nil"/>
              <w:left w:val="nil"/>
              <w:bottom w:val="nil"/>
              <w:right w:val="nil"/>
            </w:tcBorders>
            <w:shd w:val="clear" w:color="auto" w:fill="auto"/>
            <w:noWrap/>
            <w:hideMark/>
          </w:tcPr>
          <w:p w14:paraId="071B9E79"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DDS</w:t>
            </w:r>
          </w:p>
        </w:tc>
        <w:tc>
          <w:tcPr>
            <w:tcW w:w="1311" w:type="dxa"/>
            <w:tcBorders>
              <w:top w:val="nil"/>
              <w:left w:val="nil"/>
              <w:bottom w:val="nil"/>
              <w:right w:val="nil"/>
            </w:tcBorders>
            <w:shd w:val="clear" w:color="auto" w:fill="auto"/>
            <w:noWrap/>
            <w:hideMark/>
          </w:tcPr>
          <w:p w14:paraId="499B4BC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7,674</w:t>
            </w:r>
          </w:p>
        </w:tc>
        <w:tc>
          <w:tcPr>
            <w:tcW w:w="1120" w:type="dxa"/>
            <w:tcBorders>
              <w:top w:val="nil"/>
              <w:left w:val="nil"/>
              <w:bottom w:val="nil"/>
              <w:right w:val="nil"/>
            </w:tcBorders>
            <w:shd w:val="clear" w:color="auto" w:fill="auto"/>
            <w:noWrap/>
            <w:hideMark/>
          </w:tcPr>
          <w:p w14:paraId="65B686C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2,038</w:t>
            </w:r>
          </w:p>
        </w:tc>
        <w:tc>
          <w:tcPr>
            <w:tcW w:w="1187" w:type="dxa"/>
            <w:tcBorders>
              <w:top w:val="nil"/>
              <w:left w:val="nil"/>
              <w:bottom w:val="nil"/>
              <w:right w:val="nil"/>
            </w:tcBorders>
            <w:shd w:val="clear" w:color="auto" w:fill="auto"/>
            <w:noWrap/>
            <w:hideMark/>
          </w:tcPr>
          <w:p w14:paraId="265E563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0C1D68F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8,634</w:t>
            </w:r>
          </w:p>
        </w:tc>
        <w:tc>
          <w:tcPr>
            <w:tcW w:w="1057" w:type="dxa"/>
            <w:tcBorders>
              <w:top w:val="nil"/>
              <w:left w:val="nil"/>
              <w:bottom w:val="nil"/>
              <w:right w:val="nil"/>
            </w:tcBorders>
            <w:shd w:val="clear" w:color="auto" w:fill="auto"/>
            <w:noWrap/>
            <w:hideMark/>
          </w:tcPr>
          <w:p w14:paraId="5F50E3C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1,998</w:t>
            </w:r>
          </w:p>
        </w:tc>
        <w:tc>
          <w:tcPr>
            <w:tcW w:w="1015" w:type="dxa"/>
            <w:tcBorders>
              <w:top w:val="nil"/>
              <w:left w:val="nil"/>
              <w:bottom w:val="nil"/>
              <w:right w:val="nil"/>
            </w:tcBorders>
            <w:shd w:val="clear" w:color="auto" w:fill="auto"/>
            <w:noWrap/>
            <w:hideMark/>
          </w:tcPr>
          <w:p w14:paraId="3D3E785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tcPr>
          <w:p w14:paraId="209CA7C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34DC8FC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-13,133***</w:t>
            </w:r>
          </w:p>
        </w:tc>
      </w:tr>
      <w:tr w:rsidR="00A84F40" w:rsidRPr="00556628" w14:paraId="46CBC948" w14:textId="77777777" w:rsidTr="008925B5">
        <w:trPr>
          <w:trHeight w:val="257"/>
        </w:trPr>
        <w:tc>
          <w:tcPr>
            <w:tcW w:w="2044" w:type="dxa"/>
            <w:tcBorders>
              <w:top w:val="nil"/>
              <w:left w:val="nil"/>
              <w:bottom w:val="nil"/>
              <w:right w:val="nil"/>
            </w:tcBorders>
          </w:tcPr>
          <w:p w14:paraId="2B656184"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6B5AD3B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FVS</w:t>
            </w:r>
          </w:p>
        </w:tc>
        <w:tc>
          <w:tcPr>
            <w:tcW w:w="1311" w:type="dxa"/>
            <w:tcBorders>
              <w:top w:val="nil"/>
              <w:left w:val="nil"/>
              <w:bottom w:val="nil"/>
              <w:right w:val="nil"/>
            </w:tcBorders>
            <w:shd w:val="clear" w:color="auto" w:fill="auto"/>
            <w:noWrap/>
            <w:hideMark/>
          </w:tcPr>
          <w:p w14:paraId="1678769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12,379</w:t>
            </w:r>
          </w:p>
        </w:tc>
        <w:tc>
          <w:tcPr>
            <w:tcW w:w="1120" w:type="dxa"/>
            <w:tcBorders>
              <w:top w:val="nil"/>
              <w:left w:val="nil"/>
              <w:bottom w:val="nil"/>
              <w:right w:val="nil"/>
            </w:tcBorders>
            <w:shd w:val="clear" w:color="auto" w:fill="auto"/>
            <w:noWrap/>
            <w:hideMark/>
          </w:tcPr>
          <w:p w14:paraId="2669219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4,698</w:t>
            </w:r>
          </w:p>
        </w:tc>
        <w:tc>
          <w:tcPr>
            <w:tcW w:w="1187" w:type="dxa"/>
            <w:tcBorders>
              <w:top w:val="nil"/>
              <w:left w:val="nil"/>
              <w:bottom w:val="nil"/>
              <w:right w:val="nil"/>
            </w:tcBorders>
            <w:shd w:val="clear" w:color="auto" w:fill="auto"/>
            <w:noWrap/>
            <w:hideMark/>
          </w:tcPr>
          <w:p w14:paraId="2A3A8F4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3686</w:t>
            </w:r>
          </w:p>
        </w:tc>
        <w:tc>
          <w:tcPr>
            <w:tcW w:w="1628" w:type="dxa"/>
            <w:tcBorders>
              <w:top w:val="nil"/>
              <w:left w:val="nil"/>
              <w:bottom w:val="nil"/>
              <w:right w:val="nil"/>
            </w:tcBorders>
            <w:shd w:val="clear" w:color="auto" w:fill="auto"/>
            <w:noWrap/>
            <w:hideMark/>
          </w:tcPr>
          <w:p w14:paraId="2398309A"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14,575</w:t>
            </w:r>
          </w:p>
        </w:tc>
        <w:tc>
          <w:tcPr>
            <w:tcW w:w="1057" w:type="dxa"/>
            <w:tcBorders>
              <w:top w:val="nil"/>
              <w:left w:val="nil"/>
              <w:bottom w:val="nil"/>
              <w:right w:val="nil"/>
            </w:tcBorders>
            <w:shd w:val="clear" w:color="auto" w:fill="auto"/>
            <w:noWrap/>
            <w:hideMark/>
          </w:tcPr>
          <w:p w14:paraId="208D3D31"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5,445</w:t>
            </w:r>
          </w:p>
        </w:tc>
        <w:tc>
          <w:tcPr>
            <w:tcW w:w="1015" w:type="dxa"/>
            <w:tcBorders>
              <w:top w:val="nil"/>
              <w:left w:val="nil"/>
              <w:bottom w:val="nil"/>
              <w:right w:val="nil"/>
            </w:tcBorders>
            <w:shd w:val="clear" w:color="auto" w:fill="auto"/>
            <w:noWrap/>
            <w:hideMark/>
          </w:tcPr>
          <w:p w14:paraId="657151F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946</w:t>
            </w:r>
          </w:p>
        </w:tc>
        <w:tc>
          <w:tcPr>
            <w:tcW w:w="1290" w:type="dxa"/>
            <w:tcBorders>
              <w:top w:val="nil"/>
              <w:left w:val="nil"/>
              <w:bottom w:val="nil"/>
              <w:right w:val="nil"/>
            </w:tcBorders>
            <w:shd w:val="clear" w:color="auto" w:fill="auto"/>
            <w:noWrap/>
          </w:tcPr>
          <w:p w14:paraId="4761A64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0833D05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-11,366***</w:t>
            </w:r>
          </w:p>
        </w:tc>
      </w:tr>
      <w:tr w:rsidR="00A84F40" w:rsidRPr="00556628" w14:paraId="4B29663C" w14:textId="77777777" w:rsidTr="008925B5">
        <w:trPr>
          <w:trHeight w:val="257"/>
        </w:trPr>
        <w:tc>
          <w:tcPr>
            <w:tcW w:w="2044" w:type="dxa"/>
            <w:tcBorders>
              <w:top w:val="nil"/>
              <w:left w:val="nil"/>
              <w:bottom w:val="nil"/>
              <w:right w:val="nil"/>
            </w:tcBorders>
          </w:tcPr>
          <w:p w14:paraId="12F5B3CA"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76FEFDA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FCS</w:t>
            </w:r>
          </w:p>
        </w:tc>
        <w:tc>
          <w:tcPr>
            <w:tcW w:w="1311" w:type="dxa"/>
            <w:tcBorders>
              <w:top w:val="nil"/>
              <w:left w:val="nil"/>
              <w:bottom w:val="nil"/>
              <w:right w:val="nil"/>
            </w:tcBorders>
            <w:shd w:val="clear" w:color="auto" w:fill="auto"/>
            <w:noWrap/>
            <w:hideMark/>
          </w:tcPr>
          <w:p w14:paraId="2F57105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48,037</w:t>
            </w:r>
          </w:p>
        </w:tc>
        <w:tc>
          <w:tcPr>
            <w:tcW w:w="1120" w:type="dxa"/>
            <w:tcBorders>
              <w:top w:val="nil"/>
              <w:left w:val="nil"/>
              <w:bottom w:val="nil"/>
              <w:right w:val="nil"/>
            </w:tcBorders>
            <w:shd w:val="clear" w:color="auto" w:fill="auto"/>
            <w:noWrap/>
            <w:hideMark/>
          </w:tcPr>
          <w:p w14:paraId="3A1ADDD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17,260</w:t>
            </w:r>
          </w:p>
        </w:tc>
        <w:tc>
          <w:tcPr>
            <w:tcW w:w="1187" w:type="dxa"/>
            <w:tcBorders>
              <w:top w:val="nil"/>
              <w:left w:val="nil"/>
              <w:bottom w:val="nil"/>
              <w:right w:val="nil"/>
            </w:tcBorders>
            <w:shd w:val="clear" w:color="auto" w:fill="auto"/>
            <w:noWrap/>
            <w:hideMark/>
          </w:tcPr>
          <w:p w14:paraId="33BDE4E3"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2644</w:t>
            </w:r>
          </w:p>
        </w:tc>
        <w:tc>
          <w:tcPr>
            <w:tcW w:w="1628" w:type="dxa"/>
            <w:tcBorders>
              <w:top w:val="nil"/>
              <w:left w:val="nil"/>
              <w:bottom w:val="nil"/>
              <w:right w:val="nil"/>
            </w:tcBorders>
            <w:shd w:val="clear" w:color="auto" w:fill="auto"/>
            <w:noWrap/>
            <w:hideMark/>
          </w:tcPr>
          <w:p w14:paraId="1702B980"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55,246</w:t>
            </w:r>
          </w:p>
        </w:tc>
        <w:tc>
          <w:tcPr>
            <w:tcW w:w="1057" w:type="dxa"/>
            <w:tcBorders>
              <w:top w:val="nil"/>
              <w:left w:val="nil"/>
              <w:bottom w:val="nil"/>
              <w:right w:val="nil"/>
            </w:tcBorders>
            <w:shd w:val="clear" w:color="auto" w:fill="auto"/>
            <w:noWrap/>
            <w:hideMark/>
          </w:tcPr>
          <w:p w14:paraId="5E931F9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19,037</w:t>
            </w:r>
          </w:p>
        </w:tc>
        <w:tc>
          <w:tcPr>
            <w:tcW w:w="1015" w:type="dxa"/>
            <w:tcBorders>
              <w:top w:val="nil"/>
              <w:left w:val="nil"/>
              <w:bottom w:val="nil"/>
              <w:right w:val="nil"/>
            </w:tcBorders>
            <w:shd w:val="clear" w:color="auto" w:fill="auto"/>
            <w:noWrap/>
            <w:hideMark/>
          </w:tcPr>
          <w:p w14:paraId="4D2FD79F"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677</w:t>
            </w:r>
          </w:p>
        </w:tc>
        <w:tc>
          <w:tcPr>
            <w:tcW w:w="1290" w:type="dxa"/>
            <w:tcBorders>
              <w:top w:val="nil"/>
              <w:left w:val="nil"/>
              <w:bottom w:val="nil"/>
              <w:right w:val="nil"/>
            </w:tcBorders>
            <w:shd w:val="clear" w:color="auto" w:fill="auto"/>
            <w:noWrap/>
          </w:tcPr>
          <w:p w14:paraId="3F6FBA9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3C5605CD"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-8,956***</w:t>
            </w:r>
          </w:p>
        </w:tc>
      </w:tr>
      <w:tr w:rsidR="00A84F40" w:rsidRPr="00556628" w14:paraId="6C014149" w14:textId="77777777" w:rsidTr="008925B5">
        <w:trPr>
          <w:trHeight w:val="257"/>
        </w:trPr>
        <w:tc>
          <w:tcPr>
            <w:tcW w:w="2044" w:type="dxa"/>
            <w:tcBorders>
              <w:top w:val="nil"/>
              <w:left w:val="nil"/>
              <w:bottom w:val="nil"/>
              <w:right w:val="nil"/>
            </w:tcBorders>
          </w:tcPr>
          <w:p w14:paraId="0E43E0B2" w14:textId="77777777" w:rsidR="00A84F40" w:rsidRPr="00CA4A65"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153" w:type="dxa"/>
            <w:tcBorders>
              <w:top w:val="nil"/>
              <w:left w:val="nil"/>
              <w:bottom w:val="nil"/>
              <w:right w:val="nil"/>
            </w:tcBorders>
            <w:shd w:val="clear" w:color="auto" w:fill="auto"/>
            <w:noWrap/>
            <w:hideMark/>
          </w:tcPr>
          <w:p w14:paraId="5D0FB86C"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CSI</w:t>
            </w:r>
          </w:p>
        </w:tc>
        <w:tc>
          <w:tcPr>
            <w:tcW w:w="1311" w:type="dxa"/>
            <w:tcBorders>
              <w:top w:val="nil"/>
              <w:left w:val="nil"/>
              <w:bottom w:val="nil"/>
              <w:right w:val="nil"/>
            </w:tcBorders>
            <w:shd w:val="clear" w:color="auto" w:fill="auto"/>
            <w:noWrap/>
            <w:hideMark/>
          </w:tcPr>
          <w:p w14:paraId="3F22E412"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3,684</w:t>
            </w:r>
          </w:p>
        </w:tc>
        <w:tc>
          <w:tcPr>
            <w:tcW w:w="1120" w:type="dxa"/>
            <w:tcBorders>
              <w:top w:val="nil"/>
              <w:left w:val="nil"/>
              <w:bottom w:val="nil"/>
              <w:right w:val="nil"/>
            </w:tcBorders>
            <w:shd w:val="clear" w:color="auto" w:fill="auto"/>
            <w:noWrap/>
            <w:hideMark/>
          </w:tcPr>
          <w:p w14:paraId="3894626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7,373</w:t>
            </w:r>
          </w:p>
        </w:tc>
        <w:tc>
          <w:tcPr>
            <w:tcW w:w="1187" w:type="dxa"/>
            <w:tcBorders>
              <w:top w:val="nil"/>
              <w:left w:val="nil"/>
              <w:bottom w:val="nil"/>
              <w:right w:val="nil"/>
            </w:tcBorders>
            <w:shd w:val="clear" w:color="auto" w:fill="auto"/>
            <w:noWrap/>
            <w:hideMark/>
          </w:tcPr>
          <w:p w14:paraId="2F8FD76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2644</w:t>
            </w:r>
          </w:p>
        </w:tc>
        <w:tc>
          <w:tcPr>
            <w:tcW w:w="1628" w:type="dxa"/>
            <w:tcBorders>
              <w:top w:val="nil"/>
              <w:left w:val="nil"/>
              <w:bottom w:val="nil"/>
              <w:right w:val="nil"/>
            </w:tcBorders>
            <w:shd w:val="clear" w:color="auto" w:fill="auto"/>
            <w:noWrap/>
            <w:hideMark/>
          </w:tcPr>
          <w:p w14:paraId="3C480115"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2,650</w:t>
            </w:r>
          </w:p>
        </w:tc>
        <w:tc>
          <w:tcPr>
            <w:tcW w:w="1057" w:type="dxa"/>
            <w:tcBorders>
              <w:top w:val="nil"/>
              <w:left w:val="nil"/>
              <w:bottom w:val="nil"/>
              <w:right w:val="nil"/>
            </w:tcBorders>
            <w:shd w:val="clear" w:color="auto" w:fill="auto"/>
            <w:noWrap/>
            <w:hideMark/>
          </w:tcPr>
          <w:p w14:paraId="315E5AF8"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5,984</w:t>
            </w:r>
          </w:p>
        </w:tc>
        <w:tc>
          <w:tcPr>
            <w:tcW w:w="1015" w:type="dxa"/>
            <w:tcBorders>
              <w:top w:val="nil"/>
              <w:left w:val="nil"/>
              <w:bottom w:val="nil"/>
              <w:right w:val="nil"/>
            </w:tcBorders>
            <w:shd w:val="clear" w:color="auto" w:fill="auto"/>
            <w:noWrap/>
            <w:hideMark/>
          </w:tcPr>
          <w:p w14:paraId="0BD4BBDB"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678</w:t>
            </w:r>
          </w:p>
        </w:tc>
        <w:tc>
          <w:tcPr>
            <w:tcW w:w="1290" w:type="dxa"/>
            <w:tcBorders>
              <w:top w:val="nil"/>
              <w:left w:val="nil"/>
              <w:bottom w:val="nil"/>
              <w:right w:val="nil"/>
            </w:tcBorders>
            <w:shd w:val="clear" w:color="auto" w:fill="auto"/>
            <w:noWrap/>
          </w:tcPr>
          <w:p w14:paraId="7B377947"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43" w:type="dxa"/>
            <w:tcBorders>
              <w:top w:val="nil"/>
              <w:left w:val="nil"/>
              <w:bottom w:val="nil"/>
              <w:right w:val="nil"/>
            </w:tcBorders>
            <w:shd w:val="clear" w:color="auto" w:fill="auto"/>
            <w:noWrap/>
            <w:hideMark/>
          </w:tcPr>
          <w:p w14:paraId="1A3485E4" w14:textId="77777777" w:rsidR="00A84F40" w:rsidRPr="003571BE" w:rsidRDefault="00A84F40" w:rsidP="008925B5">
            <w:pPr>
              <w:spacing w:after="0" w:line="240" w:lineRule="auto"/>
              <w:rPr>
                <w:rFonts w:asciiTheme="minorHAnsi" w:eastAsia="Times New Roman" w:hAnsiTheme="minorHAnsi" w:cs="Times New Roman"/>
                <w:color w:val="000000"/>
                <w:sz w:val="18"/>
                <w:szCs w:val="18"/>
                <w:lang w:eastAsia="nl-NL"/>
              </w:rPr>
            </w:pPr>
            <w:r w:rsidRPr="003571BE">
              <w:rPr>
                <w:rFonts w:asciiTheme="minorHAnsi" w:eastAsia="Times New Roman" w:hAnsiTheme="minorHAnsi" w:cs="Times New Roman"/>
                <w:color w:val="000000"/>
                <w:sz w:val="18"/>
                <w:szCs w:val="18"/>
                <w:lang w:eastAsia="nl-NL"/>
              </w:rPr>
              <w:t>3,816***</w:t>
            </w:r>
          </w:p>
        </w:tc>
      </w:tr>
    </w:tbl>
    <w:p w14:paraId="073275F9" w14:textId="77777777" w:rsidR="00A84F40" w:rsidRPr="00556628" w:rsidRDefault="00A84F40" w:rsidP="00A84F40">
      <w:pPr>
        <w:spacing w:after="0" w:line="360" w:lineRule="auto"/>
        <w:jc w:val="both"/>
        <w:rPr>
          <w:rFonts w:asciiTheme="minorHAnsi" w:eastAsia="Times New Roman" w:hAnsiTheme="minorHAnsi" w:cs="Times New Roman"/>
          <w:color w:val="000000"/>
          <w:sz w:val="18"/>
          <w:szCs w:val="18"/>
          <w:lang w:eastAsia="nl-NL"/>
        </w:rPr>
      </w:pPr>
    </w:p>
    <w:p w14:paraId="35E48D07" w14:textId="77777777" w:rsidR="00A84F40" w:rsidRDefault="00A84F40" w:rsidP="00A84F40">
      <w:pPr>
        <w:spacing w:after="0" w:line="360" w:lineRule="auto"/>
        <w:jc w:val="both"/>
        <w:rPr>
          <w:rFonts w:ascii="Calibri" w:eastAsia="Times New Roman" w:hAnsi="Calibri" w:cs="Times New Roman"/>
          <w:color w:val="000000"/>
          <w:sz w:val="20"/>
          <w:szCs w:val="20"/>
          <w:lang w:eastAsia="nl-NL" w:bidi="ar-SA"/>
        </w:rPr>
      </w:pPr>
    </w:p>
    <w:p w14:paraId="1C030888" w14:textId="12A04CB6" w:rsidR="00A84F40" w:rsidRDefault="00CF2773" w:rsidP="00A84F40">
      <w:pPr>
        <w:spacing w:after="0" w:line="360" w:lineRule="auto"/>
        <w:jc w:val="both"/>
        <w:rPr>
          <w:rFonts w:ascii="Calibri" w:eastAsia="Times New Roman" w:hAnsi="Calibri" w:cs="Times New Roman"/>
          <w:color w:val="000000"/>
          <w:lang w:eastAsia="nl-NL" w:bidi="ar-SA"/>
        </w:rPr>
      </w:pPr>
      <w:r>
        <w:rPr>
          <w:rFonts w:ascii="Calibri" w:eastAsia="Times New Roman" w:hAnsi="Calibri" w:cs="Times New Roman"/>
          <w:color w:val="000000"/>
          <w:sz w:val="20"/>
          <w:szCs w:val="20"/>
          <w:lang w:eastAsia="nl-NL" w:bidi="ar-SA"/>
        </w:rPr>
        <w:t>Table 10</w:t>
      </w:r>
      <w:r w:rsidR="00A84F40" w:rsidRPr="00263537">
        <w:rPr>
          <w:rFonts w:ascii="Calibri" w:eastAsia="Times New Roman" w:hAnsi="Calibri" w:cs="Times New Roman"/>
          <w:color w:val="000000"/>
          <w:sz w:val="20"/>
          <w:szCs w:val="20"/>
          <w:lang w:eastAsia="nl-NL" w:bidi="ar-SA"/>
        </w:rPr>
        <w:t xml:space="preserve"> compares summary statistics of </w:t>
      </w:r>
      <w:r w:rsidR="00A84F40">
        <w:rPr>
          <w:rFonts w:ascii="Calibri" w:eastAsia="Times New Roman" w:hAnsi="Calibri" w:cs="Times New Roman"/>
          <w:color w:val="000000"/>
          <w:sz w:val="20"/>
          <w:szCs w:val="20"/>
          <w:lang w:eastAsia="nl-NL" w:bidi="ar-SA"/>
        </w:rPr>
        <w:t xml:space="preserve">maize farming </w:t>
      </w:r>
      <w:r w:rsidR="00A84F40" w:rsidRPr="00263537">
        <w:rPr>
          <w:rFonts w:ascii="Calibri" w:eastAsia="Times New Roman" w:hAnsi="Calibri" w:cs="Times New Roman"/>
          <w:color w:val="000000"/>
          <w:sz w:val="20"/>
          <w:szCs w:val="20"/>
          <w:lang w:eastAsia="nl-NL" w:bidi="ar-SA"/>
        </w:rPr>
        <w:t xml:space="preserve">fertiliser users and non-fertiliser users. </w:t>
      </w:r>
      <w:r w:rsidR="00A84F40">
        <w:rPr>
          <w:rFonts w:ascii="Calibri" w:eastAsia="Times New Roman" w:hAnsi="Calibri" w:cs="Times New Roman"/>
          <w:color w:val="000000"/>
          <w:sz w:val="20"/>
          <w:szCs w:val="20"/>
          <w:lang w:eastAsia="nl-NL" w:bidi="ar-SA"/>
        </w:rPr>
        <w:t>As for hybrid seeds, fertiliser adopters score higher on all food security indicators. Their dietary diversity score is on average 0.945 higher, their food variety score is 2.10 higher, their food consumption score is 2.69  higher and their coping strategy index is 1.79 lower. 21,7% of fertiliser using households are female headed, and as many as 88.5% of them have a household head that has been to school. Their average land size is slightly lower than the average for non-adopters (</w:t>
      </w:r>
      <w:r w:rsidR="00A84F40" w:rsidRPr="00FA5C7A">
        <w:rPr>
          <w:rFonts w:ascii="Calibri" w:eastAsia="Times New Roman" w:hAnsi="Calibri" w:cs="Times New Roman"/>
          <w:color w:val="000000"/>
          <w:sz w:val="20"/>
          <w:szCs w:val="20"/>
          <w:lang w:eastAsia="nl-NL" w:bidi="ar-SA"/>
        </w:rPr>
        <w:t xml:space="preserve">3.87 ha compared to 3.918), which is surprising, and they also own on average fewer pieces of </w:t>
      </w:r>
      <w:r w:rsidR="00A84F40" w:rsidRPr="00FA5C7A">
        <w:rPr>
          <w:rFonts w:ascii="Calibri" w:eastAsia="Times New Roman" w:hAnsi="Calibri" w:cs="Times New Roman"/>
          <w:color w:val="000000"/>
          <w:sz w:val="20"/>
          <w:szCs w:val="20"/>
          <w:lang w:eastAsia="nl-NL" w:bidi="ar-SA"/>
        </w:rPr>
        <w:lastRenderedPageBreak/>
        <w:t>livestock. However, they have higher incomes, own on average much more farm assets, they have higher quality housing, and they live closer to the town and the market.</w:t>
      </w:r>
      <w:r w:rsidR="00A84F40">
        <w:rPr>
          <w:rFonts w:ascii="Calibri" w:eastAsia="Times New Roman" w:hAnsi="Calibri" w:cs="Times New Roman"/>
          <w:color w:val="000000"/>
          <w:lang w:eastAsia="nl-NL" w:bidi="ar-SA"/>
        </w:rPr>
        <w:t xml:space="preserve"> </w:t>
      </w:r>
    </w:p>
    <w:p w14:paraId="3B6B0BB8" w14:textId="77777777" w:rsidR="00A84F40" w:rsidRPr="00263537" w:rsidRDefault="00A84F40" w:rsidP="00A84F40">
      <w:pPr>
        <w:spacing w:after="0" w:line="360" w:lineRule="auto"/>
        <w:jc w:val="both"/>
        <w:rPr>
          <w:rFonts w:ascii="Calibri" w:eastAsia="Times New Roman" w:hAnsi="Calibri" w:cs="Times New Roman"/>
          <w:color w:val="000000"/>
          <w:sz w:val="20"/>
          <w:szCs w:val="20"/>
          <w:lang w:eastAsia="nl-NL" w:bidi="ar-SA"/>
        </w:rPr>
      </w:pPr>
    </w:p>
    <w:p w14:paraId="42ED6C15" w14:textId="75CD9155" w:rsidR="00CF2773" w:rsidRDefault="00CF2773" w:rsidP="00CF2773">
      <w:pPr>
        <w:pStyle w:val="Bijschrift"/>
        <w:keepNext/>
      </w:pPr>
      <w:r>
        <w:t xml:space="preserve">Table </w:t>
      </w:r>
      <w:commentRangeStart w:id="89"/>
      <w:r>
        <w:fldChar w:fldCharType="begin"/>
      </w:r>
      <w:r>
        <w:instrText xml:space="preserve"> SEQ Table \* ARABIC </w:instrText>
      </w:r>
      <w:r>
        <w:fldChar w:fldCharType="separate"/>
      </w:r>
      <w:r>
        <w:rPr>
          <w:noProof/>
        </w:rPr>
        <w:t>1</w:t>
      </w:r>
      <w:r>
        <w:fldChar w:fldCharType="end"/>
      </w:r>
      <w:r>
        <w:t>0</w:t>
      </w:r>
      <w:commentRangeEnd w:id="89"/>
      <w:r w:rsidR="000B7431">
        <w:rPr>
          <w:rStyle w:val="Verwijzingopmerking"/>
          <w:caps w:val="0"/>
          <w:spacing w:val="0"/>
        </w:rPr>
        <w:commentReference w:id="89"/>
      </w:r>
      <w:r>
        <w:t xml:space="preserve"> </w:t>
      </w:r>
      <w:r w:rsidR="000B7431">
        <w:rPr>
          <w:lang w:bidi="ar-SA"/>
        </w:rPr>
        <w:t xml:space="preserve">adopters of </w:t>
      </w:r>
      <w:r w:rsidR="000B7431">
        <w:rPr>
          <w:lang w:bidi="ar-SA"/>
        </w:rPr>
        <w:t>fertiliser</w:t>
      </w:r>
      <w:r w:rsidR="000B7431">
        <w:rPr>
          <w:lang w:bidi="ar-SA"/>
        </w:rPr>
        <w:t xml:space="preserve"> versus non </w:t>
      </w:r>
      <w:commentRangeStart w:id="90"/>
      <w:r w:rsidR="000B7431">
        <w:rPr>
          <w:lang w:bidi="ar-SA"/>
        </w:rPr>
        <w:t>adopters</w:t>
      </w:r>
      <w:commentRangeEnd w:id="90"/>
      <w:r w:rsidR="000B7431">
        <w:rPr>
          <w:rStyle w:val="Verwijzingopmerking"/>
          <w:caps w:val="0"/>
          <w:spacing w:val="0"/>
        </w:rPr>
        <w:commentReference w:id="90"/>
      </w:r>
    </w:p>
    <w:tbl>
      <w:tblPr>
        <w:tblW w:w="13619" w:type="dxa"/>
        <w:tblCellMar>
          <w:left w:w="70" w:type="dxa"/>
          <w:right w:w="70" w:type="dxa"/>
        </w:tblCellMar>
        <w:tblLook w:val="04A0" w:firstRow="1" w:lastRow="0" w:firstColumn="1" w:lastColumn="0" w:noHBand="0" w:noVBand="1"/>
      </w:tblPr>
      <w:tblGrid>
        <w:gridCol w:w="2036"/>
        <w:gridCol w:w="2036"/>
        <w:gridCol w:w="1120"/>
        <w:gridCol w:w="1120"/>
        <w:gridCol w:w="960"/>
        <w:gridCol w:w="1120"/>
        <w:gridCol w:w="1220"/>
        <w:gridCol w:w="960"/>
        <w:gridCol w:w="1087"/>
        <w:gridCol w:w="980"/>
        <w:gridCol w:w="980"/>
      </w:tblGrid>
      <w:tr w:rsidR="00A84F40" w:rsidRPr="00FA5C7A" w14:paraId="0FDDA98E" w14:textId="77777777" w:rsidTr="008925B5">
        <w:trPr>
          <w:trHeight w:val="300"/>
        </w:trPr>
        <w:tc>
          <w:tcPr>
            <w:tcW w:w="2036" w:type="dxa"/>
            <w:tcBorders>
              <w:top w:val="nil"/>
              <w:left w:val="nil"/>
              <w:bottom w:val="single" w:sz="4" w:space="0" w:color="auto"/>
              <w:right w:val="nil"/>
            </w:tcBorders>
          </w:tcPr>
          <w:p w14:paraId="14AD622B" w14:textId="77777777" w:rsidR="00A84F40" w:rsidRPr="00FA5C7A" w:rsidRDefault="00A84F40" w:rsidP="008925B5">
            <w:pPr>
              <w:spacing w:after="0" w:line="240" w:lineRule="auto"/>
              <w:rPr>
                <w:rFonts w:ascii="Times New Roman" w:eastAsia="Times New Roman" w:hAnsi="Times New Roman" w:cs="Times New Roman"/>
                <w:sz w:val="24"/>
                <w:szCs w:val="24"/>
                <w:lang w:eastAsia="nl-NL" w:bidi="ar-SA"/>
              </w:rPr>
            </w:pPr>
          </w:p>
        </w:tc>
        <w:tc>
          <w:tcPr>
            <w:tcW w:w="2036" w:type="dxa"/>
            <w:tcBorders>
              <w:top w:val="nil"/>
              <w:left w:val="nil"/>
              <w:bottom w:val="single" w:sz="4" w:space="0" w:color="auto"/>
              <w:right w:val="nil"/>
            </w:tcBorders>
            <w:shd w:val="clear" w:color="auto" w:fill="auto"/>
            <w:noWrap/>
            <w:vAlign w:val="bottom"/>
          </w:tcPr>
          <w:p w14:paraId="5A9BDAAB" w14:textId="77777777" w:rsidR="00A84F40" w:rsidRPr="00FA5C7A" w:rsidRDefault="00A84F40" w:rsidP="008925B5">
            <w:pPr>
              <w:spacing w:after="0" w:line="240" w:lineRule="auto"/>
              <w:rPr>
                <w:rFonts w:ascii="Times New Roman" w:eastAsia="Times New Roman" w:hAnsi="Times New Roman" w:cs="Times New Roman"/>
                <w:sz w:val="24"/>
                <w:szCs w:val="24"/>
                <w:lang w:eastAsia="nl-NL" w:bidi="ar-SA"/>
              </w:rPr>
            </w:pPr>
          </w:p>
        </w:tc>
        <w:tc>
          <w:tcPr>
            <w:tcW w:w="1120" w:type="dxa"/>
            <w:tcBorders>
              <w:top w:val="nil"/>
              <w:left w:val="nil"/>
              <w:bottom w:val="single" w:sz="4" w:space="0" w:color="auto"/>
              <w:right w:val="nil"/>
            </w:tcBorders>
            <w:shd w:val="clear" w:color="auto" w:fill="auto"/>
            <w:noWrap/>
            <w:vAlign w:val="bottom"/>
          </w:tcPr>
          <w:p w14:paraId="2820C42A"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c>
          <w:tcPr>
            <w:tcW w:w="1120" w:type="dxa"/>
            <w:tcBorders>
              <w:top w:val="nil"/>
              <w:left w:val="nil"/>
              <w:bottom w:val="single" w:sz="4" w:space="0" w:color="auto"/>
              <w:right w:val="nil"/>
            </w:tcBorders>
            <w:shd w:val="clear" w:color="auto" w:fill="auto"/>
            <w:noWrap/>
            <w:vAlign w:val="bottom"/>
          </w:tcPr>
          <w:p w14:paraId="0C124445"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c>
          <w:tcPr>
            <w:tcW w:w="960" w:type="dxa"/>
            <w:tcBorders>
              <w:top w:val="nil"/>
              <w:left w:val="nil"/>
              <w:bottom w:val="single" w:sz="4" w:space="0" w:color="auto"/>
              <w:right w:val="nil"/>
            </w:tcBorders>
            <w:shd w:val="clear" w:color="auto" w:fill="auto"/>
            <w:noWrap/>
            <w:vAlign w:val="bottom"/>
          </w:tcPr>
          <w:p w14:paraId="33D1C9B5"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c>
          <w:tcPr>
            <w:tcW w:w="1120" w:type="dxa"/>
            <w:tcBorders>
              <w:top w:val="nil"/>
              <w:left w:val="nil"/>
              <w:bottom w:val="single" w:sz="4" w:space="0" w:color="auto"/>
              <w:right w:val="nil"/>
            </w:tcBorders>
            <w:shd w:val="clear" w:color="auto" w:fill="auto"/>
            <w:noWrap/>
            <w:vAlign w:val="bottom"/>
          </w:tcPr>
          <w:p w14:paraId="1233F8E7"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c>
          <w:tcPr>
            <w:tcW w:w="1220" w:type="dxa"/>
            <w:tcBorders>
              <w:top w:val="nil"/>
              <w:left w:val="nil"/>
              <w:bottom w:val="single" w:sz="4" w:space="0" w:color="auto"/>
              <w:right w:val="nil"/>
            </w:tcBorders>
            <w:shd w:val="clear" w:color="auto" w:fill="auto"/>
            <w:noWrap/>
            <w:vAlign w:val="bottom"/>
          </w:tcPr>
          <w:p w14:paraId="6EE068B8"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c>
          <w:tcPr>
            <w:tcW w:w="960" w:type="dxa"/>
            <w:tcBorders>
              <w:top w:val="nil"/>
              <w:left w:val="nil"/>
              <w:bottom w:val="single" w:sz="4" w:space="0" w:color="auto"/>
              <w:right w:val="nil"/>
            </w:tcBorders>
            <w:shd w:val="clear" w:color="auto" w:fill="auto"/>
            <w:noWrap/>
            <w:vAlign w:val="bottom"/>
          </w:tcPr>
          <w:p w14:paraId="321E3A87"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c>
          <w:tcPr>
            <w:tcW w:w="1087" w:type="dxa"/>
            <w:tcBorders>
              <w:top w:val="nil"/>
              <w:left w:val="nil"/>
              <w:bottom w:val="single" w:sz="4" w:space="0" w:color="auto"/>
              <w:right w:val="nil"/>
            </w:tcBorders>
            <w:shd w:val="clear" w:color="auto" w:fill="auto"/>
            <w:noWrap/>
            <w:vAlign w:val="bottom"/>
          </w:tcPr>
          <w:p w14:paraId="4CB8253C"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c>
          <w:tcPr>
            <w:tcW w:w="980" w:type="dxa"/>
            <w:tcBorders>
              <w:top w:val="nil"/>
              <w:left w:val="nil"/>
              <w:bottom w:val="single" w:sz="4" w:space="0" w:color="auto"/>
              <w:right w:val="nil"/>
            </w:tcBorders>
            <w:shd w:val="clear" w:color="auto" w:fill="auto"/>
            <w:noWrap/>
            <w:vAlign w:val="bottom"/>
          </w:tcPr>
          <w:p w14:paraId="4F79409E"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c>
          <w:tcPr>
            <w:tcW w:w="980" w:type="dxa"/>
            <w:tcBorders>
              <w:top w:val="nil"/>
              <w:left w:val="nil"/>
              <w:bottom w:val="single" w:sz="4" w:space="0" w:color="auto"/>
              <w:right w:val="nil"/>
            </w:tcBorders>
            <w:shd w:val="clear" w:color="auto" w:fill="auto"/>
            <w:noWrap/>
            <w:vAlign w:val="bottom"/>
          </w:tcPr>
          <w:p w14:paraId="79B0D4B9" w14:textId="77777777" w:rsidR="00A84F40" w:rsidRPr="00FA5C7A" w:rsidRDefault="00A84F40" w:rsidP="008925B5">
            <w:pPr>
              <w:spacing w:after="0" w:line="240" w:lineRule="auto"/>
              <w:rPr>
                <w:rFonts w:ascii="Calibri" w:eastAsia="Times New Roman" w:hAnsi="Calibri" w:cs="Times New Roman"/>
                <w:color w:val="000000"/>
                <w:lang w:eastAsia="nl-NL" w:bidi="ar-SA"/>
              </w:rPr>
            </w:pPr>
          </w:p>
        </w:tc>
      </w:tr>
      <w:tr w:rsidR="00A84F40" w:rsidRPr="00C0149C" w14:paraId="5D039DB4" w14:textId="77777777" w:rsidTr="008925B5">
        <w:trPr>
          <w:gridAfter w:val="1"/>
          <w:wAfter w:w="980" w:type="dxa"/>
          <w:trHeight w:val="300"/>
        </w:trPr>
        <w:tc>
          <w:tcPr>
            <w:tcW w:w="2036" w:type="dxa"/>
            <w:tcBorders>
              <w:top w:val="single" w:sz="4" w:space="0" w:color="auto"/>
            </w:tcBorders>
          </w:tcPr>
          <w:p w14:paraId="45BE793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single" w:sz="4" w:space="0" w:color="auto"/>
            </w:tcBorders>
            <w:shd w:val="clear" w:color="auto" w:fill="auto"/>
            <w:noWrap/>
          </w:tcPr>
          <w:p w14:paraId="373DEC0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3200" w:type="dxa"/>
            <w:gridSpan w:val="3"/>
            <w:tcBorders>
              <w:top w:val="single" w:sz="4" w:space="0" w:color="auto"/>
            </w:tcBorders>
            <w:shd w:val="clear" w:color="auto" w:fill="auto"/>
            <w:noWrap/>
          </w:tcPr>
          <w:p w14:paraId="5D94C4B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Non-adopters fertiliser</w:t>
            </w:r>
          </w:p>
        </w:tc>
        <w:tc>
          <w:tcPr>
            <w:tcW w:w="3300" w:type="dxa"/>
            <w:gridSpan w:val="3"/>
            <w:tcBorders>
              <w:top w:val="single" w:sz="4" w:space="0" w:color="auto"/>
            </w:tcBorders>
            <w:shd w:val="clear" w:color="auto" w:fill="auto"/>
            <w:noWrap/>
          </w:tcPr>
          <w:p w14:paraId="2F4AE00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Adopters fertiliser</w:t>
            </w:r>
          </w:p>
        </w:tc>
        <w:tc>
          <w:tcPr>
            <w:tcW w:w="1087" w:type="dxa"/>
            <w:tcBorders>
              <w:top w:val="single" w:sz="4" w:space="0" w:color="auto"/>
            </w:tcBorders>
            <w:shd w:val="clear" w:color="auto" w:fill="auto"/>
            <w:noWrap/>
          </w:tcPr>
          <w:p w14:paraId="6681D7B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single" w:sz="4" w:space="0" w:color="auto"/>
            </w:tcBorders>
            <w:shd w:val="clear" w:color="auto" w:fill="auto"/>
            <w:noWrap/>
          </w:tcPr>
          <w:p w14:paraId="1E3E746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08853910" w14:textId="77777777" w:rsidTr="008925B5">
        <w:trPr>
          <w:gridAfter w:val="1"/>
          <w:wAfter w:w="980" w:type="dxa"/>
          <w:trHeight w:val="300"/>
        </w:trPr>
        <w:tc>
          <w:tcPr>
            <w:tcW w:w="2036" w:type="dxa"/>
            <w:tcBorders>
              <w:left w:val="nil"/>
              <w:bottom w:val="single" w:sz="4" w:space="0" w:color="auto"/>
              <w:right w:val="nil"/>
            </w:tcBorders>
          </w:tcPr>
          <w:p w14:paraId="6EC5F4E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left w:val="nil"/>
              <w:bottom w:val="single" w:sz="4" w:space="0" w:color="auto"/>
              <w:right w:val="nil"/>
            </w:tcBorders>
            <w:shd w:val="clear" w:color="auto" w:fill="auto"/>
            <w:noWrap/>
            <w:hideMark/>
          </w:tcPr>
          <w:p w14:paraId="3B504A8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20" w:type="dxa"/>
            <w:tcBorders>
              <w:left w:val="nil"/>
              <w:bottom w:val="single" w:sz="4" w:space="0" w:color="auto"/>
              <w:right w:val="nil"/>
            </w:tcBorders>
            <w:shd w:val="clear" w:color="auto" w:fill="auto"/>
            <w:noWrap/>
            <w:hideMark/>
          </w:tcPr>
          <w:p w14:paraId="12491C4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Mean</w:t>
            </w:r>
          </w:p>
        </w:tc>
        <w:tc>
          <w:tcPr>
            <w:tcW w:w="1120" w:type="dxa"/>
            <w:tcBorders>
              <w:left w:val="nil"/>
              <w:bottom w:val="single" w:sz="4" w:space="0" w:color="auto"/>
              <w:right w:val="nil"/>
            </w:tcBorders>
            <w:shd w:val="clear" w:color="auto" w:fill="auto"/>
            <w:noWrap/>
            <w:hideMark/>
          </w:tcPr>
          <w:p w14:paraId="19CF935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Std</w:t>
            </w:r>
          </w:p>
        </w:tc>
        <w:tc>
          <w:tcPr>
            <w:tcW w:w="960" w:type="dxa"/>
            <w:tcBorders>
              <w:left w:val="nil"/>
              <w:bottom w:val="single" w:sz="4" w:space="0" w:color="auto"/>
              <w:right w:val="nil"/>
            </w:tcBorders>
            <w:shd w:val="clear" w:color="auto" w:fill="auto"/>
            <w:noWrap/>
            <w:hideMark/>
          </w:tcPr>
          <w:p w14:paraId="4B540A2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N</w:t>
            </w:r>
          </w:p>
        </w:tc>
        <w:tc>
          <w:tcPr>
            <w:tcW w:w="1120" w:type="dxa"/>
            <w:tcBorders>
              <w:left w:val="nil"/>
              <w:bottom w:val="single" w:sz="4" w:space="0" w:color="auto"/>
              <w:right w:val="nil"/>
            </w:tcBorders>
            <w:shd w:val="clear" w:color="auto" w:fill="auto"/>
            <w:noWrap/>
            <w:hideMark/>
          </w:tcPr>
          <w:p w14:paraId="7216780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Mean</w:t>
            </w:r>
          </w:p>
        </w:tc>
        <w:tc>
          <w:tcPr>
            <w:tcW w:w="1220" w:type="dxa"/>
            <w:tcBorders>
              <w:left w:val="nil"/>
              <w:bottom w:val="single" w:sz="4" w:space="0" w:color="auto"/>
              <w:right w:val="nil"/>
            </w:tcBorders>
            <w:shd w:val="clear" w:color="auto" w:fill="auto"/>
            <w:noWrap/>
            <w:hideMark/>
          </w:tcPr>
          <w:p w14:paraId="6308443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Std</w:t>
            </w:r>
          </w:p>
        </w:tc>
        <w:tc>
          <w:tcPr>
            <w:tcW w:w="960" w:type="dxa"/>
            <w:tcBorders>
              <w:left w:val="nil"/>
              <w:bottom w:val="single" w:sz="4" w:space="0" w:color="auto"/>
              <w:right w:val="nil"/>
            </w:tcBorders>
            <w:shd w:val="clear" w:color="auto" w:fill="auto"/>
            <w:noWrap/>
            <w:hideMark/>
          </w:tcPr>
          <w:p w14:paraId="4F2CF1E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N</w:t>
            </w:r>
          </w:p>
        </w:tc>
        <w:tc>
          <w:tcPr>
            <w:tcW w:w="1087" w:type="dxa"/>
            <w:tcBorders>
              <w:left w:val="nil"/>
              <w:bottom w:val="single" w:sz="4" w:space="0" w:color="auto"/>
              <w:right w:val="nil"/>
            </w:tcBorders>
            <w:shd w:val="clear" w:color="auto" w:fill="auto"/>
            <w:noWrap/>
            <w:hideMark/>
          </w:tcPr>
          <w:p w14:paraId="0A4A010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Χ2</w:t>
            </w:r>
          </w:p>
        </w:tc>
        <w:tc>
          <w:tcPr>
            <w:tcW w:w="980" w:type="dxa"/>
            <w:tcBorders>
              <w:left w:val="nil"/>
              <w:bottom w:val="single" w:sz="4" w:space="0" w:color="auto"/>
              <w:right w:val="nil"/>
            </w:tcBorders>
            <w:shd w:val="clear" w:color="auto" w:fill="auto"/>
            <w:noWrap/>
            <w:hideMark/>
          </w:tcPr>
          <w:p w14:paraId="5416C4B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T</w:t>
            </w:r>
          </w:p>
        </w:tc>
      </w:tr>
      <w:tr w:rsidR="00A84F40" w:rsidRPr="00C0149C" w14:paraId="3F18D775" w14:textId="77777777" w:rsidTr="008925B5">
        <w:trPr>
          <w:gridAfter w:val="1"/>
          <w:wAfter w:w="980" w:type="dxa"/>
          <w:trHeight w:val="300"/>
        </w:trPr>
        <w:tc>
          <w:tcPr>
            <w:tcW w:w="2036" w:type="dxa"/>
            <w:tcBorders>
              <w:top w:val="single" w:sz="4" w:space="0" w:color="auto"/>
              <w:left w:val="nil"/>
              <w:bottom w:val="nil"/>
              <w:right w:val="nil"/>
            </w:tcBorders>
          </w:tcPr>
          <w:p w14:paraId="79EABE1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Input use</w:t>
            </w:r>
          </w:p>
        </w:tc>
        <w:tc>
          <w:tcPr>
            <w:tcW w:w="2036" w:type="dxa"/>
            <w:tcBorders>
              <w:top w:val="single" w:sz="4" w:space="0" w:color="auto"/>
              <w:left w:val="nil"/>
              <w:bottom w:val="nil"/>
              <w:right w:val="nil"/>
            </w:tcBorders>
            <w:shd w:val="clear" w:color="auto" w:fill="auto"/>
            <w:noWrap/>
            <w:hideMark/>
          </w:tcPr>
          <w:p w14:paraId="3D8BDA7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Hybrid seed use</w:t>
            </w:r>
          </w:p>
        </w:tc>
        <w:tc>
          <w:tcPr>
            <w:tcW w:w="1120" w:type="dxa"/>
            <w:tcBorders>
              <w:top w:val="single" w:sz="4" w:space="0" w:color="auto"/>
              <w:left w:val="nil"/>
              <w:bottom w:val="nil"/>
              <w:right w:val="nil"/>
            </w:tcBorders>
            <w:shd w:val="clear" w:color="auto" w:fill="auto"/>
            <w:noWrap/>
            <w:hideMark/>
          </w:tcPr>
          <w:p w14:paraId="3949CEB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0,183</w:t>
            </w:r>
          </w:p>
        </w:tc>
        <w:tc>
          <w:tcPr>
            <w:tcW w:w="1120" w:type="dxa"/>
            <w:tcBorders>
              <w:top w:val="single" w:sz="4" w:space="0" w:color="auto"/>
              <w:left w:val="nil"/>
              <w:bottom w:val="nil"/>
              <w:right w:val="nil"/>
            </w:tcBorders>
            <w:shd w:val="clear" w:color="auto" w:fill="auto"/>
            <w:noWrap/>
            <w:hideMark/>
          </w:tcPr>
          <w:p w14:paraId="5F8D26F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0,387</w:t>
            </w:r>
          </w:p>
        </w:tc>
        <w:tc>
          <w:tcPr>
            <w:tcW w:w="960" w:type="dxa"/>
            <w:tcBorders>
              <w:top w:val="single" w:sz="4" w:space="0" w:color="auto"/>
              <w:left w:val="nil"/>
              <w:bottom w:val="nil"/>
              <w:right w:val="nil"/>
            </w:tcBorders>
            <w:shd w:val="clear" w:color="auto" w:fill="auto"/>
            <w:noWrap/>
            <w:hideMark/>
          </w:tcPr>
          <w:p w14:paraId="451D9B3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single" w:sz="4" w:space="0" w:color="auto"/>
              <w:left w:val="nil"/>
              <w:bottom w:val="nil"/>
              <w:right w:val="nil"/>
            </w:tcBorders>
            <w:shd w:val="clear" w:color="auto" w:fill="auto"/>
            <w:noWrap/>
            <w:hideMark/>
          </w:tcPr>
          <w:p w14:paraId="1BD7742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0,329</w:t>
            </w:r>
          </w:p>
        </w:tc>
        <w:tc>
          <w:tcPr>
            <w:tcW w:w="1220" w:type="dxa"/>
            <w:tcBorders>
              <w:top w:val="single" w:sz="4" w:space="0" w:color="auto"/>
              <w:left w:val="nil"/>
              <w:bottom w:val="nil"/>
              <w:right w:val="nil"/>
            </w:tcBorders>
            <w:shd w:val="clear" w:color="auto" w:fill="auto"/>
            <w:noWrap/>
            <w:hideMark/>
          </w:tcPr>
          <w:p w14:paraId="338EDAD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0,470</w:t>
            </w:r>
          </w:p>
        </w:tc>
        <w:tc>
          <w:tcPr>
            <w:tcW w:w="960" w:type="dxa"/>
            <w:tcBorders>
              <w:top w:val="single" w:sz="4" w:space="0" w:color="auto"/>
              <w:left w:val="nil"/>
              <w:bottom w:val="nil"/>
              <w:right w:val="nil"/>
            </w:tcBorders>
            <w:shd w:val="clear" w:color="auto" w:fill="auto"/>
            <w:noWrap/>
            <w:hideMark/>
          </w:tcPr>
          <w:p w14:paraId="0A6E8DE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single" w:sz="4" w:space="0" w:color="auto"/>
              <w:left w:val="nil"/>
              <w:bottom w:val="nil"/>
              <w:right w:val="nil"/>
            </w:tcBorders>
            <w:shd w:val="clear" w:color="auto" w:fill="auto"/>
            <w:noWrap/>
            <w:hideMark/>
          </w:tcPr>
          <w:p w14:paraId="4E468CF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196,894</w:t>
            </w:r>
            <w:r>
              <w:rPr>
                <w:rFonts w:asciiTheme="minorHAnsi" w:eastAsia="Times New Roman" w:hAnsiTheme="minorHAnsi" w:cs="Times New Roman"/>
                <w:color w:val="000000"/>
                <w:sz w:val="18"/>
                <w:szCs w:val="18"/>
                <w:lang w:eastAsia="nl-NL"/>
              </w:rPr>
              <w:t>***</w:t>
            </w:r>
          </w:p>
        </w:tc>
        <w:tc>
          <w:tcPr>
            <w:tcW w:w="980" w:type="dxa"/>
            <w:tcBorders>
              <w:top w:val="single" w:sz="4" w:space="0" w:color="auto"/>
              <w:left w:val="nil"/>
              <w:bottom w:val="nil"/>
              <w:right w:val="nil"/>
            </w:tcBorders>
            <w:shd w:val="clear" w:color="auto" w:fill="auto"/>
            <w:noWrap/>
          </w:tcPr>
          <w:p w14:paraId="0399D1F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4DE63354" w14:textId="77777777" w:rsidTr="008925B5">
        <w:trPr>
          <w:gridAfter w:val="1"/>
          <w:wAfter w:w="980" w:type="dxa"/>
          <w:trHeight w:val="300"/>
        </w:trPr>
        <w:tc>
          <w:tcPr>
            <w:tcW w:w="2036" w:type="dxa"/>
            <w:tcBorders>
              <w:top w:val="nil"/>
              <w:left w:val="nil"/>
              <w:bottom w:val="nil"/>
              <w:right w:val="nil"/>
            </w:tcBorders>
          </w:tcPr>
          <w:p w14:paraId="370E7E7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421688B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Fertiliser use</w:t>
            </w:r>
          </w:p>
        </w:tc>
        <w:tc>
          <w:tcPr>
            <w:tcW w:w="1120" w:type="dxa"/>
            <w:tcBorders>
              <w:top w:val="nil"/>
              <w:left w:val="nil"/>
              <w:bottom w:val="nil"/>
              <w:right w:val="nil"/>
            </w:tcBorders>
            <w:shd w:val="clear" w:color="auto" w:fill="auto"/>
            <w:noWrap/>
            <w:hideMark/>
          </w:tcPr>
          <w:p w14:paraId="7587235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0,000</w:t>
            </w:r>
          </w:p>
        </w:tc>
        <w:tc>
          <w:tcPr>
            <w:tcW w:w="1120" w:type="dxa"/>
            <w:tcBorders>
              <w:top w:val="nil"/>
              <w:left w:val="nil"/>
              <w:bottom w:val="nil"/>
              <w:right w:val="nil"/>
            </w:tcBorders>
            <w:shd w:val="clear" w:color="auto" w:fill="auto"/>
            <w:noWrap/>
            <w:hideMark/>
          </w:tcPr>
          <w:p w14:paraId="5C63215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0,000</w:t>
            </w:r>
          </w:p>
        </w:tc>
        <w:tc>
          <w:tcPr>
            <w:tcW w:w="960" w:type="dxa"/>
            <w:tcBorders>
              <w:top w:val="nil"/>
              <w:left w:val="nil"/>
              <w:bottom w:val="nil"/>
              <w:right w:val="nil"/>
            </w:tcBorders>
            <w:shd w:val="clear" w:color="auto" w:fill="auto"/>
            <w:noWrap/>
            <w:hideMark/>
          </w:tcPr>
          <w:p w14:paraId="6203AA2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41A36AF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1,000</w:t>
            </w:r>
          </w:p>
        </w:tc>
        <w:tc>
          <w:tcPr>
            <w:tcW w:w="1220" w:type="dxa"/>
            <w:tcBorders>
              <w:top w:val="nil"/>
              <w:left w:val="nil"/>
              <w:bottom w:val="nil"/>
              <w:right w:val="nil"/>
            </w:tcBorders>
            <w:shd w:val="clear" w:color="auto" w:fill="auto"/>
            <w:noWrap/>
            <w:hideMark/>
          </w:tcPr>
          <w:p w14:paraId="354A720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0,000</w:t>
            </w:r>
          </w:p>
        </w:tc>
        <w:tc>
          <w:tcPr>
            <w:tcW w:w="960" w:type="dxa"/>
            <w:tcBorders>
              <w:top w:val="nil"/>
              <w:left w:val="nil"/>
              <w:bottom w:val="nil"/>
              <w:right w:val="nil"/>
            </w:tcBorders>
            <w:shd w:val="clear" w:color="auto" w:fill="auto"/>
            <w:noWrap/>
            <w:hideMark/>
          </w:tcPr>
          <w:p w14:paraId="04060FA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tcPr>
          <w:p w14:paraId="7794271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tcPr>
          <w:p w14:paraId="09AD06B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7983CE05" w14:textId="77777777" w:rsidTr="008925B5">
        <w:trPr>
          <w:gridAfter w:val="1"/>
          <w:wAfter w:w="980" w:type="dxa"/>
          <w:trHeight w:val="300"/>
        </w:trPr>
        <w:tc>
          <w:tcPr>
            <w:tcW w:w="2036" w:type="dxa"/>
            <w:tcBorders>
              <w:top w:val="nil"/>
              <w:left w:val="nil"/>
              <w:bottom w:val="nil"/>
              <w:right w:val="nil"/>
            </w:tcBorders>
          </w:tcPr>
          <w:p w14:paraId="134BE97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Household characteristics</w:t>
            </w:r>
          </w:p>
        </w:tc>
        <w:tc>
          <w:tcPr>
            <w:tcW w:w="2036" w:type="dxa"/>
            <w:tcBorders>
              <w:top w:val="nil"/>
              <w:left w:val="nil"/>
              <w:bottom w:val="nil"/>
              <w:right w:val="nil"/>
            </w:tcBorders>
            <w:shd w:val="clear" w:color="auto" w:fill="auto"/>
            <w:noWrap/>
            <w:hideMark/>
          </w:tcPr>
          <w:p w14:paraId="624967A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Female headship</w:t>
            </w:r>
          </w:p>
        </w:tc>
        <w:tc>
          <w:tcPr>
            <w:tcW w:w="1120" w:type="dxa"/>
            <w:tcBorders>
              <w:top w:val="nil"/>
              <w:left w:val="nil"/>
              <w:bottom w:val="nil"/>
              <w:right w:val="nil"/>
            </w:tcBorders>
            <w:shd w:val="clear" w:color="auto" w:fill="auto"/>
            <w:noWrap/>
            <w:hideMark/>
          </w:tcPr>
          <w:p w14:paraId="351A6C8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0,237</w:t>
            </w:r>
          </w:p>
        </w:tc>
        <w:tc>
          <w:tcPr>
            <w:tcW w:w="1120" w:type="dxa"/>
            <w:tcBorders>
              <w:top w:val="nil"/>
              <w:left w:val="nil"/>
              <w:bottom w:val="nil"/>
              <w:right w:val="nil"/>
            </w:tcBorders>
            <w:shd w:val="clear" w:color="auto" w:fill="auto"/>
            <w:noWrap/>
            <w:hideMark/>
          </w:tcPr>
          <w:p w14:paraId="51C332D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0,426</w:t>
            </w:r>
          </w:p>
        </w:tc>
        <w:tc>
          <w:tcPr>
            <w:tcW w:w="960" w:type="dxa"/>
            <w:tcBorders>
              <w:top w:val="nil"/>
              <w:left w:val="nil"/>
              <w:bottom w:val="nil"/>
              <w:right w:val="nil"/>
            </w:tcBorders>
            <w:shd w:val="clear" w:color="auto" w:fill="auto"/>
            <w:noWrap/>
            <w:hideMark/>
          </w:tcPr>
          <w:p w14:paraId="488339B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6D4A6E8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0,217</w:t>
            </w:r>
          </w:p>
        </w:tc>
        <w:tc>
          <w:tcPr>
            <w:tcW w:w="1220" w:type="dxa"/>
            <w:tcBorders>
              <w:top w:val="nil"/>
              <w:left w:val="nil"/>
              <w:bottom w:val="nil"/>
              <w:right w:val="nil"/>
            </w:tcBorders>
            <w:shd w:val="clear" w:color="auto" w:fill="auto"/>
            <w:noWrap/>
            <w:hideMark/>
          </w:tcPr>
          <w:p w14:paraId="5B80438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0,412</w:t>
            </w:r>
          </w:p>
        </w:tc>
        <w:tc>
          <w:tcPr>
            <w:tcW w:w="960" w:type="dxa"/>
            <w:tcBorders>
              <w:top w:val="nil"/>
              <w:left w:val="nil"/>
              <w:bottom w:val="nil"/>
              <w:right w:val="nil"/>
            </w:tcBorders>
            <w:shd w:val="clear" w:color="auto" w:fill="auto"/>
            <w:noWrap/>
            <w:hideMark/>
          </w:tcPr>
          <w:p w14:paraId="62AC961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12070C0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3,657</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3366602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20B86F40" w14:textId="77777777" w:rsidTr="008925B5">
        <w:trPr>
          <w:gridAfter w:val="1"/>
          <w:wAfter w:w="980" w:type="dxa"/>
          <w:trHeight w:val="300"/>
        </w:trPr>
        <w:tc>
          <w:tcPr>
            <w:tcW w:w="2036" w:type="dxa"/>
            <w:tcBorders>
              <w:top w:val="nil"/>
              <w:left w:val="nil"/>
              <w:bottom w:val="nil"/>
              <w:right w:val="nil"/>
            </w:tcBorders>
          </w:tcPr>
          <w:p w14:paraId="5083A0C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64BCFCF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Education head</w:t>
            </w:r>
          </w:p>
        </w:tc>
        <w:tc>
          <w:tcPr>
            <w:tcW w:w="1120" w:type="dxa"/>
            <w:tcBorders>
              <w:top w:val="nil"/>
              <w:left w:val="nil"/>
              <w:bottom w:val="nil"/>
              <w:right w:val="nil"/>
            </w:tcBorders>
            <w:shd w:val="clear" w:color="auto" w:fill="auto"/>
            <w:noWrap/>
            <w:hideMark/>
          </w:tcPr>
          <w:p w14:paraId="414077E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0,719</w:t>
            </w:r>
          </w:p>
        </w:tc>
        <w:tc>
          <w:tcPr>
            <w:tcW w:w="1120" w:type="dxa"/>
            <w:tcBorders>
              <w:top w:val="nil"/>
              <w:left w:val="nil"/>
              <w:bottom w:val="nil"/>
              <w:right w:val="nil"/>
            </w:tcBorders>
            <w:shd w:val="clear" w:color="auto" w:fill="auto"/>
            <w:noWrap/>
            <w:hideMark/>
          </w:tcPr>
          <w:p w14:paraId="614598C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0,449</w:t>
            </w:r>
          </w:p>
        </w:tc>
        <w:tc>
          <w:tcPr>
            <w:tcW w:w="960" w:type="dxa"/>
            <w:tcBorders>
              <w:top w:val="nil"/>
              <w:left w:val="nil"/>
              <w:bottom w:val="nil"/>
              <w:right w:val="nil"/>
            </w:tcBorders>
            <w:shd w:val="clear" w:color="auto" w:fill="auto"/>
            <w:noWrap/>
            <w:hideMark/>
          </w:tcPr>
          <w:p w14:paraId="4603411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3937</w:t>
            </w:r>
          </w:p>
        </w:tc>
        <w:tc>
          <w:tcPr>
            <w:tcW w:w="1120" w:type="dxa"/>
            <w:tcBorders>
              <w:top w:val="nil"/>
              <w:left w:val="nil"/>
              <w:bottom w:val="nil"/>
              <w:right w:val="nil"/>
            </w:tcBorders>
            <w:shd w:val="clear" w:color="auto" w:fill="auto"/>
            <w:noWrap/>
            <w:hideMark/>
          </w:tcPr>
          <w:p w14:paraId="05E5FD8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0,885</w:t>
            </w:r>
          </w:p>
        </w:tc>
        <w:tc>
          <w:tcPr>
            <w:tcW w:w="1220" w:type="dxa"/>
            <w:tcBorders>
              <w:top w:val="nil"/>
              <w:left w:val="nil"/>
              <w:bottom w:val="nil"/>
              <w:right w:val="nil"/>
            </w:tcBorders>
            <w:shd w:val="clear" w:color="auto" w:fill="auto"/>
            <w:noWrap/>
            <w:hideMark/>
          </w:tcPr>
          <w:p w14:paraId="633C17E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0,319</w:t>
            </w:r>
          </w:p>
        </w:tc>
        <w:tc>
          <w:tcPr>
            <w:tcW w:w="960" w:type="dxa"/>
            <w:tcBorders>
              <w:top w:val="nil"/>
              <w:left w:val="nil"/>
              <w:bottom w:val="nil"/>
              <w:right w:val="nil"/>
            </w:tcBorders>
            <w:shd w:val="clear" w:color="auto" w:fill="auto"/>
            <w:noWrap/>
            <w:hideMark/>
          </w:tcPr>
          <w:p w14:paraId="136D0BE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661</w:t>
            </w:r>
          </w:p>
        </w:tc>
        <w:tc>
          <w:tcPr>
            <w:tcW w:w="1087" w:type="dxa"/>
            <w:tcBorders>
              <w:top w:val="nil"/>
              <w:left w:val="nil"/>
              <w:bottom w:val="nil"/>
              <w:right w:val="nil"/>
            </w:tcBorders>
            <w:shd w:val="clear" w:color="auto" w:fill="auto"/>
            <w:noWrap/>
            <w:hideMark/>
          </w:tcPr>
          <w:p w14:paraId="596E456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215,976</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7668775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1B518A2F" w14:textId="77777777" w:rsidTr="008925B5">
        <w:trPr>
          <w:gridAfter w:val="1"/>
          <w:wAfter w:w="980" w:type="dxa"/>
          <w:trHeight w:val="300"/>
        </w:trPr>
        <w:tc>
          <w:tcPr>
            <w:tcW w:w="2036" w:type="dxa"/>
            <w:tcBorders>
              <w:top w:val="nil"/>
              <w:left w:val="nil"/>
              <w:bottom w:val="nil"/>
              <w:right w:val="nil"/>
            </w:tcBorders>
          </w:tcPr>
          <w:p w14:paraId="5E90A7E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6E86A8A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Years in community</w:t>
            </w:r>
          </w:p>
        </w:tc>
        <w:tc>
          <w:tcPr>
            <w:tcW w:w="1120" w:type="dxa"/>
            <w:tcBorders>
              <w:top w:val="nil"/>
              <w:left w:val="nil"/>
              <w:bottom w:val="nil"/>
              <w:right w:val="nil"/>
            </w:tcBorders>
            <w:shd w:val="clear" w:color="auto" w:fill="auto"/>
            <w:noWrap/>
            <w:hideMark/>
          </w:tcPr>
          <w:p w14:paraId="3F00F70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35,880</w:t>
            </w:r>
          </w:p>
        </w:tc>
        <w:tc>
          <w:tcPr>
            <w:tcW w:w="1120" w:type="dxa"/>
            <w:tcBorders>
              <w:top w:val="nil"/>
              <w:left w:val="nil"/>
              <w:bottom w:val="nil"/>
              <w:right w:val="nil"/>
            </w:tcBorders>
            <w:shd w:val="clear" w:color="auto" w:fill="auto"/>
            <w:noWrap/>
            <w:hideMark/>
          </w:tcPr>
          <w:p w14:paraId="23123BE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20,747</w:t>
            </w:r>
          </w:p>
        </w:tc>
        <w:tc>
          <w:tcPr>
            <w:tcW w:w="960" w:type="dxa"/>
            <w:tcBorders>
              <w:top w:val="nil"/>
              <w:left w:val="nil"/>
              <w:bottom w:val="nil"/>
              <w:right w:val="nil"/>
            </w:tcBorders>
            <w:shd w:val="clear" w:color="auto" w:fill="auto"/>
            <w:noWrap/>
            <w:hideMark/>
          </w:tcPr>
          <w:p w14:paraId="0D90339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2468</w:t>
            </w:r>
          </w:p>
        </w:tc>
        <w:tc>
          <w:tcPr>
            <w:tcW w:w="1120" w:type="dxa"/>
            <w:tcBorders>
              <w:top w:val="nil"/>
              <w:left w:val="nil"/>
              <w:bottom w:val="nil"/>
              <w:right w:val="nil"/>
            </w:tcBorders>
            <w:shd w:val="clear" w:color="auto" w:fill="auto"/>
            <w:noWrap/>
            <w:hideMark/>
          </w:tcPr>
          <w:p w14:paraId="7018875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35,669</w:t>
            </w:r>
          </w:p>
        </w:tc>
        <w:tc>
          <w:tcPr>
            <w:tcW w:w="1220" w:type="dxa"/>
            <w:tcBorders>
              <w:top w:val="nil"/>
              <w:left w:val="nil"/>
              <w:bottom w:val="nil"/>
              <w:right w:val="nil"/>
            </w:tcBorders>
            <w:shd w:val="clear" w:color="auto" w:fill="auto"/>
            <w:noWrap/>
            <w:hideMark/>
          </w:tcPr>
          <w:p w14:paraId="780DF49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19,705</w:t>
            </w:r>
          </w:p>
        </w:tc>
        <w:tc>
          <w:tcPr>
            <w:tcW w:w="960" w:type="dxa"/>
            <w:tcBorders>
              <w:top w:val="nil"/>
              <w:left w:val="nil"/>
              <w:bottom w:val="nil"/>
              <w:right w:val="nil"/>
            </w:tcBorders>
            <w:shd w:val="clear" w:color="auto" w:fill="auto"/>
            <w:noWrap/>
            <w:hideMark/>
          </w:tcPr>
          <w:p w14:paraId="4A6E38B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423</w:t>
            </w:r>
          </w:p>
        </w:tc>
        <w:tc>
          <w:tcPr>
            <w:tcW w:w="1087" w:type="dxa"/>
            <w:tcBorders>
              <w:top w:val="nil"/>
              <w:left w:val="nil"/>
              <w:bottom w:val="nil"/>
              <w:right w:val="nil"/>
            </w:tcBorders>
            <w:shd w:val="clear" w:color="auto" w:fill="auto"/>
            <w:noWrap/>
          </w:tcPr>
          <w:p w14:paraId="0182FDA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1948DCF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0,202</w:t>
            </w:r>
          </w:p>
        </w:tc>
      </w:tr>
      <w:tr w:rsidR="00A84F40" w:rsidRPr="00C0149C" w14:paraId="1BA87E3F" w14:textId="77777777" w:rsidTr="008925B5">
        <w:trPr>
          <w:gridAfter w:val="1"/>
          <w:wAfter w:w="980" w:type="dxa"/>
          <w:trHeight w:val="300"/>
        </w:trPr>
        <w:tc>
          <w:tcPr>
            <w:tcW w:w="2036" w:type="dxa"/>
            <w:tcBorders>
              <w:top w:val="nil"/>
              <w:left w:val="nil"/>
              <w:bottom w:val="nil"/>
              <w:right w:val="nil"/>
            </w:tcBorders>
          </w:tcPr>
          <w:p w14:paraId="222EF0A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7DD1E72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Household size</w:t>
            </w:r>
          </w:p>
        </w:tc>
        <w:tc>
          <w:tcPr>
            <w:tcW w:w="1120" w:type="dxa"/>
            <w:tcBorders>
              <w:top w:val="nil"/>
              <w:left w:val="nil"/>
              <w:bottom w:val="nil"/>
              <w:right w:val="nil"/>
            </w:tcBorders>
            <w:shd w:val="clear" w:color="auto" w:fill="auto"/>
            <w:noWrap/>
            <w:hideMark/>
          </w:tcPr>
          <w:p w14:paraId="789DAE2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5,638</w:t>
            </w:r>
          </w:p>
        </w:tc>
        <w:tc>
          <w:tcPr>
            <w:tcW w:w="1120" w:type="dxa"/>
            <w:tcBorders>
              <w:top w:val="nil"/>
              <w:left w:val="nil"/>
              <w:bottom w:val="nil"/>
              <w:right w:val="nil"/>
            </w:tcBorders>
            <w:shd w:val="clear" w:color="auto" w:fill="auto"/>
            <w:noWrap/>
            <w:hideMark/>
          </w:tcPr>
          <w:p w14:paraId="542DF9E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3,294</w:t>
            </w:r>
          </w:p>
        </w:tc>
        <w:tc>
          <w:tcPr>
            <w:tcW w:w="960" w:type="dxa"/>
            <w:tcBorders>
              <w:top w:val="nil"/>
              <w:left w:val="nil"/>
              <w:bottom w:val="nil"/>
              <w:right w:val="nil"/>
            </w:tcBorders>
            <w:shd w:val="clear" w:color="auto" w:fill="auto"/>
            <w:noWrap/>
            <w:hideMark/>
          </w:tcPr>
          <w:p w14:paraId="02D8417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3D5487C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5,415</w:t>
            </w:r>
          </w:p>
        </w:tc>
        <w:tc>
          <w:tcPr>
            <w:tcW w:w="1220" w:type="dxa"/>
            <w:tcBorders>
              <w:top w:val="nil"/>
              <w:left w:val="nil"/>
              <w:bottom w:val="nil"/>
              <w:right w:val="nil"/>
            </w:tcBorders>
            <w:shd w:val="clear" w:color="auto" w:fill="auto"/>
            <w:noWrap/>
            <w:hideMark/>
          </w:tcPr>
          <w:p w14:paraId="6EEA192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2,771</w:t>
            </w:r>
          </w:p>
        </w:tc>
        <w:tc>
          <w:tcPr>
            <w:tcW w:w="960" w:type="dxa"/>
            <w:tcBorders>
              <w:top w:val="nil"/>
              <w:left w:val="nil"/>
              <w:bottom w:val="nil"/>
              <w:right w:val="nil"/>
            </w:tcBorders>
            <w:shd w:val="clear" w:color="auto" w:fill="auto"/>
            <w:noWrap/>
            <w:hideMark/>
          </w:tcPr>
          <w:p w14:paraId="25D352D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tcPr>
          <w:p w14:paraId="371EF1E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393404C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1,866</w:t>
            </w:r>
            <w:r>
              <w:rPr>
                <w:rFonts w:asciiTheme="minorHAnsi" w:eastAsia="Times New Roman" w:hAnsiTheme="minorHAnsi" w:cs="Times New Roman"/>
                <w:color w:val="000000"/>
                <w:sz w:val="18"/>
                <w:szCs w:val="18"/>
                <w:lang w:eastAsia="nl-NL"/>
              </w:rPr>
              <w:t>**</w:t>
            </w:r>
          </w:p>
        </w:tc>
      </w:tr>
      <w:tr w:rsidR="00A84F40" w:rsidRPr="00C0149C" w14:paraId="74F1ABE6" w14:textId="77777777" w:rsidTr="008925B5">
        <w:trPr>
          <w:gridAfter w:val="1"/>
          <w:wAfter w:w="980" w:type="dxa"/>
          <w:trHeight w:val="300"/>
        </w:trPr>
        <w:tc>
          <w:tcPr>
            <w:tcW w:w="2036" w:type="dxa"/>
            <w:tcBorders>
              <w:top w:val="nil"/>
              <w:left w:val="nil"/>
              <w:bottom w:val="nil"/>
              <w:right w:val="nil"/>
            </w:tcBorders>
          </w:tcPr>
          <w:p w14:paraId="29FFE79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5964683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Dependency ratio</w:t>
            </w:r>
          </w:p>
        </w:tc>
        <w:tc>
          <w:tcPr>
            <w:tcW w:w="1120" w:type="dxa"/>
            <w:tcBorders>
              <w:top w:val="nil"/>
              <w:left w:val="nil"/>
              <w:bottom w:val="nil"/>
              <w:right w:val="nil"/>
            </w:tcBorders>
            <w:shd w:val="clear" w:color="auto" w:fill="auto"/>
            <w:noWrap/>
            <w:hideMark/>
          </w:tcPr>
          <w:p w14:paraId="7BFFEAE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46,971</w:t>
            </w:r>
          </w:p>
        </w:tc>
        <w:tc>
          <w:tcPr>
            <w:tcW w:w="1120" w:type="dxa"/>
            <w:tcBorders>
              <w:top w:val="nil"/>
              <w:left w:val="nil"/>
              <w:bottom w:val="nil"/>
              <w:right w:val="nil"/>
            </w:tcBorders>
            <w:shd w:val="clear" w:color="auto" w:fill="auto"/>
            <w:noWrap/>
            <w:hideMark/>
          </w:tcPr>
          <w:p w14:paraId="23E4DFE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23,568</w:t>
            </w:r>
          </w:p>
        </w:tc>
        <w:tc>
          <w:tcPr>
            <w:tcW w:w="960" w:type="dxa"/>
            <w:tcBorders>
              <w:top w:val="nil"/>
              <w:left w:val="nil"/>
              <w:bottom w:val="nil"/>
              <w:right w:val="nil"/>
            </w:tcBorders>
            <w:shd w:val="clear" w:color="auto" w:fill="auto"/>
            <w:noWrap/>
            <w:hideMark/>
          </w:tcPr>
          <w:p w14:paraId="1E6EEF0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20D56D7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44,043</w:t>
            </w:r>
          </w:p>
        </w:tc>
        <w:tc>
          <w:tcPr>
            <w:tcW w:w="1220" w:type="dxa"/>
            <w:tcBorders>
              <w:top w:val="nil"/>
              <w:left w:val="nil"/>
              <w:bottom w:val="nil"/>
              <w:right w:val="nil"/>
            </w:tcBorders>
            <w:shd w:val="clear" w:color="auto" w:fill="auto"/>
            <w:noWrap/>
            <w:hideMark/>
          </w:tcPr>
          <w:p w14:paraId="36D41F8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23,043</w:t>
            </w:r>
          </w:p>
        </w:tc>
        <w:tc>
          <w:tcPr>
            <w:tcW w:w="960" w:type="dxa"/>
            <w:tcBorders>
              <w:top w:val="nil"/>
              <w:left w:val="nil"/>
              <w:bottom w:val="nil"/>
              <w:right w:val="nil"/>
            </w:tcBorders>
            <w:shd w:val="clear" w:color="auto" w:fill="auto"/>
            <w:noWrap/>
            <w:hideMark/>
          </w:tcPr>
          <w:p w14:paraId="02C96C1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tcPr>
          <w:p w14:paraId="044441C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499BB16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3,022</w:t>
            </w:r>
            <w:r>
              <w:rPr>
                <w:rFonts w:asciiTheme="minorHAnsi" w:eastAsia="Times New Roman" w:hAnsiTheme="minorHAnsi" w:cs="Times New Roman"/>
                <w:color w:val="000000"/>
                <w:sz w:val="18"/>
                <w:szCs w:val="18"/>
                <w:lang w:eastAsia="nl-NL"/>
              </w:rPr>
              <w:t>***</w:t>
            </w:r>
          </w:p>
        </w:tc>
      </w:tr>
      <w:tr w:rsidR="00A84F40" w:rsidRPr="00C0149C" w14:paraId="517D5F4B" w14:textId="77777777" w:rsidTr="008925B5">
        <w:trPr>
          <w:gridAfter w:val="1"/>
          <w:wAfter w:w="980" w:type="dxa"/>
          <w:trHeight w:val="300"/>
        </w:trPr>
        <w:tc>
          <w:tcPr>
            <w:tcW w:w="2036" w:type="dxa"/>
            <w:tcBorders>
              <w:top w:val="nil"/>
              <w:left w:val="nil"/>
              <w:bottom w:val="nil"/>
              <w:right w:val="nil"/>
            </w:tcBorders>
          </w:tcPr>
          <w:p w14:paraId="765C924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5863E9F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Housing quality index</w:t>
            </w:r>
          </w:p>
        </w:tc>
        <w:tc>
          <w:tcPr>
            <w:tcW w:w="1120" w:type="dxa"/>
            <w:tcBorders>
              <w:top w:val="nil"/>
              <w:left w:val="nil"/>
              <w:bottom w:val="nil"/>
              <w:right w:val="nil"/>
            </w:tcBorders>
            <w:shd w:val="clear" w:color="auto" w:fill="auto"/>
            <w:noWrap/>
            <w:hideMark/>
          </w:tcPr>
          <w:p w14:paraId="0C1433B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3,527</w:t>
            </w:r>
          </w:p>
        </w:tc>
        <w:tc>
          <w:tcPr>
            <w:tcW w:w="1120" w:type="dxa"/>
            <w:tcBorders>
              <w:top w:val="nil"/>
              <w:left w:val="nil"/>
              <w:bottom w:val="nil"/>
              <w:right w:val="nil"/>
            </w:tcBorders>
            <w:shd w:val="clear" w:color="auto" w:fill="auto"/>
            <w:noWrap/>
            <w:hideMark/>
          </w:tcPr>
          <w:p w14:paraId="7E103AF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0,537</w:t>
            </w:r>
          </w:p>
        </w:tc>
        <w:tc>
          <w:tcPr>
            <w:tcW w:w="960" w:type="dxa"/>
            <w:tcBorders>
              <w:top w:val="nil"/>
              <w:left w:val="nil"/>
              <w:bottom w:val="nil"/>
              <w:right w:val="nil"/>
            </w:tcBorders>
            <w:shd w:val="clear" w:color="auto" w:fill="auto"/>
            <w:noWrap/>
            <w:hideMark/>
          </w:tcPr>
          <w:p w14:paraId="4FB3B10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3485</w:t>
            </w:r>
          </w:p>
        </w:tc>
        <w:tc>
          <w:tcPr>
            <w:tcW w:w="1120" w:type="dxa"/>
            <w:tcBorders>
              <w:top w:val="nil"/>
              <w:left w:val="nil"/>
              <w:bottom w:val="nil"/>
              <w:right w:val="nil"/>
            </w:tcBorders>
            <w:shd w:val="clear" w:color="auto" w:fill="auto"/>
            <w:noWrap/>
            <w:hideMark/>
          </w:tcPr>
          <w:p w14:paraId="3B9B77D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3,897</w:t>
            </w:r>
          </w:p>
        </w:tc>
        <w:tc>
          <w:tcPr>
            <w:tcW w:w="1220" w:type="dxa"/>
            <w:tcBorders>
              <w:top w:val="nil"/>
              <w:left w:val="nil"/>
              <w:bottom w:val="nil"/>
              <w:right w:val="nil"/>
            </w:tcBorders>
            <w:shd w:val="clear" w:color="auto" w:fill="auto"/>
            <w:noWrap/>
            <w:hideMark/>
          </w:tcPr>
          <w:p w14:paraId="5652521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0,589</w:t>
            </w:r>
          </w:p>
        </w:tc>
        <w:tc>
          <w:tcPr>
            <w:tcW w:w="960" w:type="dxa"/>
            <w:tcBorders>
              <w:top w:val="nil"/>
              <w:left w:val="nil"/>
              <w:bottom w:val="nil"/>
              <w:right w:val="nil"/>
            </w:tcBorders>
            <w:shd w:val="clear" w:color="auto" w:fill="auto"/>
            <w:noWrap/>
            <w:hideMark/>
          </w:tcPr>
          <w:p w14:paraId="2F234EE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608</w:t>
            </w:r>
          </w:p>
        </w:tc>
        <w:tc>
          <w:tcPr>
            <w:tcW w:w="1087" w:type="dxa"/>
            <w:tcBorders>
              <w:top w:val="nil"/>
              <w:left w:val="nil"/>
              <w:bottom w:val="nil"/>
              <w:right w:val="nil"/>
            </w:tcBorders>
            <w:shd w:val="clear" w:color="auto" w:fill="auto"/>
            <w:noWrap/>
          </w:tcPr>
          <w:p w14:paraId="789625D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33369EF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-14,478</w:t>
            </w:r>
            <w:r>
              <w:rPr>
                <w:rFonts w:asciiTheme="minorHAnsi" w:eastAsia="Times New Roman" w:hAnsiTheme="minorHAnsi" w:cs="Times New Roman"/>
                <w:color w:val="000000"/>
                <w:sz w:val="18"/>
                <w:szCs w:val="18"/>
                <w:lang w:eastAsia="nl-NL"/>
              </w:rPr>
              <w:t>***</w:t>
            </w:r>
          </w:p>
        </w:tc>
      </w:tr>
      <w:tr w:rsidR="00A84F40" w:rsidRPr="00C0149C" w14:paraId="3AE0860F" w14:textId="77777777" w:rsidTr="008925B5">
        <w:trPr>
          <w:gridAfter w:val="1"/>
          <w:wAfter w:w="980" w:type="dxa"/>
          <w:trHeight w:val="300"/>
        </w:trPr>
        <w:tc>
          <w:tcPr>
            <w:tcW w:w="2036" w:type="dxa"/>
            <w:tcBorders>
              <w:top w:val="nil"/>
              <w:left w:val="nil"/>
              <w:bottom w:val="nil"/>
              <w:right w:val="nil"/>
            </w:tcBorders>
          </w:tcPr>
          <w:p w14:paraId="51BD99D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Income</w:t>
            </w:r>
          </w:p>
        </w:tc>
        <w:tc>
          <w:tcPr>
            <w:tcW w:w="2036" w:type="dxa"/>
            <w:tcBorders>
              <w:top w:val="nil"/>
              <w:left w:val="nil"/>
              <w:bottom w:val="nil"/>
              <w:right w:val="nil"/>
            </w:tcBorders>
            <w:shd w:val="clear" w:color="auto" w:fill="auto"/>
            <w:noWrap/>
            <w:hideMark/>
          </w:tcPr>
          <w:p w14:paraId="71C4700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Farm income</w:t>
            </w:r>
          </w:p>
        </w:tc>
        <w:tc>
          <w:tcPr>
            <w:tcW w:w="1120" w:type="dxa"/>
            <w:tcBorders>
              <w:top w:val="nil"/>
              <w:left w:val="nil"/>
              <w:bottom w:val="nil"/>
              <w:right w:val="nil"/>
            </w:tcBorders>
            <w:shd w:val="clear" w:color="auto" w:fill="auto"/>
            <w:noWrap/>
            <w:hideMark/>
          </w:tcPr>
          <w:p w14:paraId="180B887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16,331</w:t>
            </w:r>
          </w:p>
        </w:tc>
        <w:tc>
          <w:tcPr>
            <w:tcW w:w="1120" w:type="dxa"/>
            <w:tcBorders>
              <w:top w:val="nil"/>
              <w:left w:val="nil"/>
              <w:bottom w:val="nil"/>
              <w:right w:val="nil"/>
            </w:tcBorders>
            <w:shd w:val="clear" w:color="auto" w:fill="auto"/>
            <w:noWrap/>
            <w:hideMark/>
          </w:tcPr>
          <w:p w14:paraId="0D7F7D9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68,639</w:t>
            </w:r>
          </w:p>
        </w:tc>
        <w:tc>
          <w:tcPr>
            <w:tcW w:w="960" w:type="dxa"/>
            <w:tcBorders>
              <w:top w:val="nil"/>
              <w:left w:val="nil"/>
              <w:bottom w:val="nil"/>
              <w:right w:val="nil"/>
            </w:tcBorders>
            <w:shd w:val="clear" w:color="auto" w:fill="auto"/>
            <w:noWrap/>
            <w:hideMark/>
          </w:tcPr>
          <w:p w14:paraId="6F012E4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1B59CE7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36,515</w:t>
            </w:r>
          </w:p>
        </w:tc>
        <w:tc>
          <w:tcPr>
            <w:tcW w:w="1220" w:type="dxa"/>
            <w:tcBorders>
              <w:top w:val="nil"/>
              <w:left w:val="nil"/>
              <w:bottom w:val="nil"/>
              <w:right w:val="nil"/>
            </w:tcBorders>
            <w:shd w:val="clear" w:color="auto" w:fill="auto"/>
            <w:noWrap/>
            <w:hideMark/>
          </w:tcPr>
          <w:p w14:paraId="5F51546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262,220</w:t>
            </w:r>
          </w:p>
        </w:tc>
        <w:tc>
          <w:tcPr>
            <w:tcW w:w="960" w:type="dxa"/>
            <w:tcBorders>
              <w:top w:val="nil"/>
              <w:left w:val="nil"/>
              <w:bottom w:val="nil"/>
              <w:right w:val="nil"/>
            </w:tcBorders>
            <w:shd w:val="clear" w:color="auto" w:fill="auto"/>
            <w:noWrap/>
            <w:hideMark/>
          </w:tcPr>
          <w:p w14:paraId="4E20230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tcPr>
          <w:p w14:paraId="41ED7A9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4E840C8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-1,974</w:t>
            </w:r>
            <w:r>
              <w:rPr>
                <w:rFonts w:asciiTheme="minorHAnsi" w:eastAsia="Times New Roman" w:hAnsiTheme="minorHAnsi" w:cs="Times New Roman"/>
                <w:color w:val="000000"/>
                <w:sz w:val="18"/>
                <w:szCs w:val="18"/>
                <w:lang w:eastAsia="nl-NL"/>
              </w:rPr>
              <w:t>**</w:t>
            </w:r>
          </w:p>
        </w:tc>
      </w:tr>
      <w:tr w:rsidR="00A84F40" w:rsidRPr="00C0149C" w14:paraId="3D543396" w14:textId="77777777" w:rsidTr="008925B5">
        <w:trPr>
          <w:gridAfter w:val="1"/>
          <w:wAfter w:w="980" w:type="dxa"/>
          <w:trHeight w:val="300"/>
        </w:trPr>
        <w:tc>
          <w:tcPr>
            <w:tcW w:w="2036" w:type="dxa"/>
            <w:tcBorders>
              <w:top w:val="nil"/>
              <w:left w:val="nil"/>
              <w:bottom w:val="nil"/>
              <w:right w:val="nil"/>
            </w:tcBorders>
          </w:tcPr>
          <w:p w14:paraId="5283B51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21C6B2F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Off farm income</w:t>
            </w:r>
          </w:p>
        </w:tc>
        <w:tc>
          <w:tcPr>
            <w:tcW w:w="1120" w:type="dxa"/>
            <w:tcBorders>
              <w:top w:val="nil"/>
              <w:left w:val="nil"/>
              <w:bottom w:val="nil"/>
              <w:right w:val="nil"/>
            </w:tcBorders>
            <w:shd w:val="clear" w:color="auto" w:fill="auto"/>
            <w:noWrap/>
            <w:hideMark/>
          </w:tcPr>
          <w:p w14:paraId="5ECD248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17,506</w:t>
            </w:r>
          </w:p>
        </w:tc>
        <w:tc>
          <w:tcPr>
            <w:tcW w:w="1120" w:type="dxa"/>
            <w:tcBorders>
              <w:top w:val="nil"/>
              <w:left w:val="nil"/>
              <w:bottom w:val="nil"/>
              <w:right w:val="nil"/>
            </w:tcBorders>
            <w:shd w:val="clear" w:color="auto" w:fill="auto"/>
            <w:noWrap/>
            <w:hideMark/>
          </w:tcPr>
          <w:p w14:paraId="7EFFCEC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79,979</w:t>
            </w:r>
          </w:p>
        </w:tc>
        <w:tc>
          <w:tcPr>
            <w:tcW w:w="960" w:type="dxa"/>
            <w:tcBorders>
              <w:top w:val="nil"/>
              <w:left w:val="nil"/>
              <w:bottom w:val="nil"/>
              <w:right w:val="nil"/>
            </w:tcBorders>
            <w:shd w:val="clear" w:color="auto" w:fill="auto"/>
            <w:noWrap/>
            <w:hideMark/>
          </w:tcPr>
          <w:p w14:paraId="36AC597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2815</w:t>
            </w:r>
          </w:p>
        </w:tc>
        <w:tc>
          <w:tcPr>
            <w:tcW w:w="1120" w:type="dxa"/>
            <w:tcBorders>
              <w:top w:val="nil"/>
              <w:left w:val="nil"/>
              <w:bottom w:val="nil"/>
              <w:right w:val="nil"/>
            </w:tcBorders>
            <w:shd w:val="clear" w:color="auto" w:fill="auto"/>
            <w:noWrap/>
            <w:hideMark/>
          </w:tcPr>
          <w:p w14:paraId="0CF04A4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36,824</w:t>
            </w:r>
          </w:p>
        </w:tc>
        <w:tc>
          <w:tcPr>
            <w:tcW w:w="1220" w:type="dxa"/>
            <w:tcBorders>
              <w:top w:val="nil"/>
              <w:left w:val="nil"/>
              <w:bottom w:val="nil"/>
              <w:right w:val="nil"/>
            </w:tcBorders>
            <w:shd w:val="clear" w:color="auto" w:fill="auto"/>
            <w:noWrap/>
            <w:hideMark/>
          </w:tcPr>
          <w:p w14:paraId="795D38F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298,985</w:t>
            </w:r>
          </w:p>
        </w:tc>
        <w:tc>
          <w:tcPr>
            <w:tcW w:w="960" w:type="dxa"/>
            <w:tcBorders>
              <w:top w:val="nil"/>
              <w:left w:val="nil"/>
              <w:bottom w:val="nil"/>
              <w:right w:val="nil"/>
            </w:tcBorders>
            <w:shd w:val="clear" w:color="auto" w:fill="auto"/>
            <w:noWrap/>
            <w:hideMark/>
          </w:tcPr>
          <w:p w14:paraId="085E382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507</w:t>
            </w:r>
          </w:p>
        </w:tc>
        <w:tc>
          <w:tcPr>
            <w:tcW w:w="1087" w:type="dxa"/>
            <w:tcBorders>
              <w:top w:val="nil"/>
              <w:left w:val="nil"/>
              <w:bottom w:val="nil"/>
              <w:right w:val="nil"/>
            </w:tcBorders>
            <w:shd w:val="clear" w:color="auto" w:fill="auto"/>
            <w:noWrap/>
          </w:tcPr>
          <w:p w14:paraId="219D692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2ED85C2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-1,446</w:t>
            </w:r>
            <w:r>
              <w:rPr>
                <w:rFonts w:asciiTheme="minorHAnsi" w:eastAsia="Times New Roman" w:hAnsiTheme="minorHAnsi" w:cs="Times New Roman"/>
                <w:color w:val="000000"/>
                <w:sz w:val="18"/>
                <w:szCs w:val="18"/>
                <w:lang w:eastAsia="nl-NL"/>
              </w:rPr>
              <w:t>*</w:t>
            </w:r>
          </w:p>
        </w:tc>
      </w:tr>
      <w:tr w:rsidR="00A84F40" w:rsidRPr="00C0149C" w14:paraId="0C7130D4" w14:textId="77777777" w:rsidTr="008925B5">
        <w:trPr>
          <w:gridAfter w:val="1"/>
          <w:wAfter w:w="980" w:type="dxa"/>
          <w:trHeight w:val="300"/>
        </w:trPr>
        <w:tc>
          <w:tcPr>
            <w:tcW w:w="2036" w:type="dxa"/>
            <w:tcBorders>
              <w:top w:val="nil"/>
              <w:left w:val="nil"/>
              <w:bottom w:val="nil"/>
              <w:right w:val="nil"/>
            </w:tcBorders>
          </w:tcPr>
          <w:p w14:paraId="624BDF2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Farm characteristics</w:t>
            </w:r>
          </w:p>
        </w:tc>
        <w:tc>
          <w:tcPr>
            <w:tcW w:w="2036" w:type="dxa"/>
            <w:tcBorders>
              <w:top w:val="nil"/>
              <w:left w:val="nil"/>
              <w:bottom w:val="nil"/>
              <w:right w:val="nil"/>
            </w:tcBorders>
            <w:shd w:val="clear" w:color="auto" w:fill="auto"/>
            <w:noWrap/>
            <w:hideMark/>
          </w:tcPr>
          <w:p w14:paraId="13BCB6F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Land size</w:t>
            </w:r>
          </w:p>
        </w:tc>
        <w:tc>
          <w:tcPr>
            <w:tcW w:w="1120" w:type="dxa"/>
            <w:tcBorders>
              <w:top w:val="nil"/>
              <w:left w:val="nil"/>
              <w:bottom w:val="nil"/>
              <w:right w:val="nil"/>
            </w:tcBorders>
            <w:shd w:val="clear" w:color="auto" w:fill="auto"/>
            <w:noWrap/>
            <w:hideMark/>
          </w:tcPr>
          <w:p w14:paraId="49C39C0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3,918</w:t>
            </w:r>
          </w:p>
        </w:tc>
        <w:tc>
          <w:tcPr>
            <w:tcW w:w="1120" w:type="dxa"/>
            <w:tcBorders>
              <w:top w:val="nil"/>
              <w:left w:val="nil"/>
              <w:bottom w:val="nil"/>
              <w:right w:val="nil"/>
            </w:tcBorders>
            <w:shd w:val="clear" w:color="auto" w:fill="auto"/>
            <w:noWrap/>
            <w:hideMark/>
          </w:tcPr>
          <w:p w14:paraId="7045E69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12,203</w:t>
            </w:r>
          </w:p>
        </w:tc>
        <w:tc>
          <w:tcPr>
            <w:tcW w:w="960" w:type="dxa"/>
            <w:tcBorders>
              <w:top w:val="nil"/>
              <w:left w:val="nil"/>
              <w:bottom w:val="nil"/>
              <w:right w:val="nil"/>
            </w:tcBorders>
            <w:shd w:val="clear" w:color="auto" w:fill="auto"/>
            <w:noWrap/>
            <w:hideMark/>
          </w:tcPr>
          <w:p w14:paraId="44AC79E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3953</w:t>
            </w:r>
          </w:p>
        </w:tc>
        <w:tc>
          <w:tcPr>
            <w:tcW w:w="1120" w:type="dxa"/>
            <w:tcBorders>
              <w:top w:val="nil"/>
              <w:left w:val="nil"/>
              <w:bottom w:val="nil"/>
              <w:right w:val="nil"/>
            </w:tcBorders>
            <w:shd w:val="clear" w:color="auto" w:fill="auto"/>
            <w:noWrap/>
            <w:hideMark/>
          </w:tcPr>
          <w:p w14:paraId="27CDC31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3,877</w:t>
            </w:r>
          </w:p>
        </w:tc>
        <w:tc>
          <w:tcPr>
            <w:tcW w:w="1220" w:type="dxa"/>
            <w:tcBorders>
              <w:top w:val="nil"/>
              <w:left w:val="nil"/>
              <w:bottom w:val="nil"/>
              <w:right w:val="nil"/>
            </w:tcBorders>
            <w:shd w:val="clear" w:color="auto" w:fill="auto"/>
            <w:noWrap/>
            <w:hideMark/>
          </w:tcPr>
          <w:p w14:paraId="1BC18B2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5,276</w:t>
            </w:r>
          </w:p>
        </w:tc>
        <w:tc>
          <w:tcPr>
            <w:tcW w:w="960" w:type="dxa"/>
            <w:tcBorders>
              <w:top w:val="nil"/>
              <w:left w:val="nil"/>
              <w:bottom w:val="nil"/>
              <w:right w:val="nil"/>
            </w:tcBorders>
            <w:shd w:val="clear" w:color="auto" w:fill="auto"/>
            <w:noWrap/>
            <w:hideMark/>
          </w:tcPr>
          <w:p w14:paraId="6B04AD3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660</w:t>
            </w:r>
          </w:p>
        </w:tc>
        <w:tc>
          <w:tcPr>
            <w:tcW w:w="1087" w:type="dxa"/>
            <w:tcBorders>
              <w:top w:val="nil"/>
              <w:left w:val="nil"/>
              <w:bottom w:val="nil"/>
              <w:right w:val="nil"/>
            </w:tcBorders>
            <w:shd w:val="clear" w:color="auto" w:fill="auto"/>
            <w:noWrap/>
          </w:tcPr>
          <w:p w14:paraId="2D76D4F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42D5502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0,147</w:t>
            </w:r>
          </w:p>
        </w:tc>
      </w:tr>
      <w:tr w:rsidR="00A84F40" w:rsidRPr="00C0149C" w14:paraId="56CFC015" w14:textId="77777777" w:rsidTr="008925B5">
        <w:trPr>
          <w:gridAfter w:val="1"/>
          <w:wAfter w:w="980" w:type="dxa"/>
          <w:trHeight w:val="300"/>
        </w:trPr>
        <w:tc>
          <w:tcPr>
            <w:tcW w:w="2036" w:type="dxa"/>
            <w:tcBorders>
              <w:top w:val="nil"/>
              <w:left w:val="nil"/>
              <w:bottom w:val="nil"/>
              <w:right w:val="nil"/>
            </w:tcBorders>
          </w:tcPr>
          <w:p w14:paraId="6D6AF91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3BE41EB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Farm assets</w:t>
            </w:r>
          </w:p>
        </w:tc>
        <w:tc>
          <w:tcPr>
            <w:tcW w:w="1120" w:type="dxa"/>
            <w:tcBorders>
              <w:top w:val="nil"/>
              <w:left w:val="nil"/>
              <w:bottom w:val="nil"/>
              <w:right w:val="nil"/>
            </w:tcBorders>
            <w:shd w:val="clear" w:color="auto" w:fill="auto"/>
            <w:noWrap/>
            <w:hideMark/>
          </w:tcPr>
          <w:p w14:paraId="397BF18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123,044</w:t>
            </w:r>
          </w:p>
        </w:tc>
        <w:tc>
          <w:tcPr>
            <w:tcW w:w="1120" w:type="dxa"/>
            <w:tcBorders>
              <w:top w:val="nil"/>
              <w:left w:val="nil"/>
              <w:bottom w:val="nil"/>
              <w:right w:val="nil"/>
            </w:tcBorders>
            <w:shd w:val="clear" w:color="auto" w:fill="auto"/>
            <w:noWrap/>
            <w:hideMark/>
          </w:tcPr>
          <w:p w14:paraId="62EDC31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3024,756</w:t>
            </w:r>
          </w:p>
        </w:tc>
        <w:tc>
          <w:tcPr>
            <w:tcW w:w="960" w:type="dxa"/>
            <w:tcBorders>
              <w:top w:val="nil"/>
              <w:left w:val="nil"/>
              <w:bottom w:val="nil"/>
              <w:right w:val="nil"/>
            </w:tcBorders>
            <w:shd w:val="clear" w:color="auto" w:fill="auto"/>
            <w:noWrap/>
            <w:hideMark/>
          </w:tcPr>
          <w:p w14:paraId="5661937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3912</w:t>
            </w:r>
          </w:p>
        </w:tc>
        <w:tc>
          <w:tcPr>
            <w:tcW w:w="1120" w:type="dxa"/>
            <w:tcBorders>
              <w:top w:val="nil"/>
              <w:left w:val="nil"/>
              <w:bottom w:val="nil"/>
              <w:right w:val="nil"/>
            </w:tcBorders>
            <w:shd w:val="clear" w:color="auto" w:fill="auto"/>
            <w:noWrap/>
            <w:hideMark/>
          </w:tcPr>
          <w:p w14:paraId="7863BEE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937,115</w:t>
            </w:r>
          </w:p>
        </w:tc>
        <w:tc>
          <w:tcPr>
            <w:tcW w:w="1220" w:type="dxa"/>
            <w:tcBorders>
              <w:top w:val="nil"/>
              <w:left w:val="nil"/>
              <w:bottom w:val="nil"/>
              <w:right w:val="nil"/>
            </w:tcBorders>
            <w:shd w:val="clear" w:color="auto" w:fill="auto"/>
            <w:noWrap/>
            <w:hideMark/>
          </w:tcPr>
          <w:p w14:paraId="259EBED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22266,742</w:t>
            </w:r>
          </w:p>
        </w:tc>
        <w:tc>
          <w:tcPr>
            <w:tcW w:w="960" w:type="dxa"/>
            <w:tcBorders>
              <w:top w:val="nil"/>
              <w:left w:val="nil"/>
              <w:bottom w:val="nil"/>
              <w:right w:val="nil"/>
            </w:tcBorders>
            <w:shd w:val="clear" w:color="auto" w:fill="auto"/>
            <w:noWrap/>
            <w:hideMark/>
          </w:tcPr>
          <w:p w14:paraId="560C16B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658</w:t>
            </w:r>
          </w:p>
        </w:tc>
        <w:tc>
          <w:tcPr>
            <w:tcW w:w="1087" w:type="dxa"/>
            <w:tcBorders>
              <w:top w:val="nil"/>
              <w:left w:val="nil"/>
              <w:bottom w:val="nil"/>
              <w:right w:val="nil"/>
            </w:tcBorders>
            <w:shd w:val="clear" w:color="auto" w:fill="auto"/>
            <w:noWrap/>
          </w:tcPr>
          <w:p w14:paraId="28D172A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062865A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-0,936</w:t>
            </w:r>
          </w:p>
        </w:tc>
      </w:tr>
      <w:tr w:rsidR="00A84F40" w:rsidRPr="00C0149C" w14:paraId="358CFB27" w14:textId="77777777" w:rsidTr="008925B5">
        <w:trPr>
          <w:gridAfter w:val="1"/>
          <w:wAfter w:w="980" w:type="dxa"/>
          <w:trHeight w:val="300"/>
        </w:trPr>
        <w:tc>
          <w:tcPr>
            <w:tcW w:w="2036" w:type="dxa"/>
            <w:tcBorders>
              <w:top w:val="nil"/>
              <w:left w:val="nil"/>
              <w:bottom w:val="nil"/>
              <w:right w:val="nil"/>
            </w:tcBorders>
          </w:tcPr>
          <w:p w14:paraId="7B08C35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1A3BA98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TLU</w:t>
            </w:r>
          </w:p>
        </w:tc>
        <w:tc>
          <w:tcPr>
            <w:tcW w:w="1120" w:type="dxa"/>
            <w:tcBorders>
              <w:top w:val="nil"/>
              <w:left w:val="nil"/>
              <w:bottom w:val="nil"/>
              <w:right w:val="nil"/>
            </w:tcBorders>
            <w:shd w:val="clear" w:color="auto" w:fill="auto"/>
            <w:noWrap/>
            <w:hideMark/>
          </w:tcPr>
          <w:p w14:paraId="7DE3FC8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3,805</w:t>
            </w:r>
          </w:p>
        </w:tc>
        <w:tc>
          <w:tcPr>
            <w:tcW w:w="1120" w:type="dxa"/>
            <w:tcBorders>
              <w:top w:val="nil"/>
              <w:left w:val="nil"/>
              <w:bottom w:val="nil"/>
              <w:right w:val="nil"/>
            </w:tcBorders>
            <w:shd w:val="clear" w:color="auto" w:fill="auto"/>
            <w:noWrap/>
            <w:hideMark/>
          </w:tcPr>
          <w:p w14:paraId="2E5CC33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10,182</w:t>
            </w:r>
          </w:p>
        </w:tc>
        <w:tc>
          <w:tcPr>
            <w:tcW w:w="960" w:type="dxa"/>
            <w:tcBorders>
              <w:top w:val="nil"/>
              <w:left w:val="nil"/>
              <w:bottom w:val="nil"/>
              <w:right w:val="nil"/>
            </w:tcBorders>
            <w:shd w:val="clear" w:color="auto" w:fill="auto"/>
            <w:noWrap/>
            <w:hideMark/>
          </w:tcPr>
          <w:p w14:paraId="37BA7AC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2814</w:t>
            </w:r>
          </w:p>
        </w:tc>
        <w:tc>
          <w:tcPr>
            <w:tcW w:w="1120" w:type="dxa"/>
            <w:tcBorders>
              <w:top w:val="nil"/>
              <w:left w:val="nil"/>
              <w:bottom w:val="nil"/>
              <w:right w:val="nil"/>
            </w:tcBorders>
            <w:shd w:val="clear" w:color="auto" w:fill="auto"/>
            <w:noWrap/>
            <w:hideMark/>
          </w:tcPr>
          <w:p w14:paraId="08054E6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1,568</w:t>
            </w:r>
          </w:p>
        </w:tc>
        <w:tc>
          <w:tcPr>
            <w:tcW w:w="1220" w:type="dxa"/>
            <w:tcBorders>
              <w:top w:val="nil"/>
              <w:left w:val="nil"/>
              <w:bottom w:val="nil"/>
              <w:right w:val="nil"/>
            </w:tcBorders>
            <w:shd w:val="clear" w:color="auto" w:fill="auto"/>
            <w:noWrap/>
            <w:hideMark/>
          </w:tcPr>
          <w:p w14:paraId="4E9CC58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3,336</w:t>
            </w:r>
          </w:p>
        </w:tc>
        <w:tc>
          <w:tcPr>
            <w:tcW w:w="960" w:type="dxa"/>
            <w:tcBorders>
              <w:top w:val="nil"/>
              <w:left w:val="nil"/>
              <w:bottom w:val="nil"/>
              <w:right w:val="nil"/>
            </w:tcBorders>
            <w:shd w:val="clear" w:color="auto" w:fill="auto"/>
            <w:noWrap/>
            <w:hideMark/>
          </w:tcPr>
          <w:p w14:paraId="6F52307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532</w:t>
            </w:r>
          </w:p>
        </w:tc>
        <w:tc>
          <w:tcPr>
            <w:tcW w:w="1087" w:type="dxa"/>
            <w:tcBorders>
              <w:top w:val="nil"/>
              <w:left w:val="nil"/>
              <w:bottom w:val="nil"/>
              <w:right w:val="nil"/>
            </w:tcBorders>
            <w:shd w:val="clear" w:color="auto" w:fill="auto"/>
            <w:noWrap/>
          </w:tcPr>
          <w:p w14:paraId="3F1A4B6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6ECC7AB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9,311</w:t>
            </w:r>
            <w:r>
              <w:rPr>
                <w:rFonts w:asciiTheme="minorHAnsi" w:eastAsia="Times New Roman" w:hAnsiTheme="minorHAnsi" w:cs="Times New Roman"/>
                <w:color w:val="000000"/>
                <w:sz w:val="18"/>
                <w:szCs w:val="18"/>
                <w:lang w:eastAsia="nl-NL"/>
              </w:rPr>
              <w:t>***</w:t>
            </w:r>
          </w:p>
        </w:tc>
      </w:tr>
      <w:tr w:rsidR="00A84F40" w:rsidRPr="00C0149C" w14:paraId="35829EDF" w14:textId="77777777" w:rsidTr="008925B5">
        <w:trPr>
          <w:gridAfter w:val="1"/>
          <w:wAfter w:w="980" w:type="dxa"/>
          <w:trHeight w:val="300"/>
        </w:trPr>
        <w:tc>
          <w:tcPr>
            <w:tcW w:w="2036" w:type="dxa"/>
            <w:tcBorders>
              <w:top w:val="nil"/>
              <w:left w:val="nil"/>
              <w:bottom w:val="nil"/>
              <w:right w:val="nil"/>
            </w:tcBorders>
          </w:tcPr>
          <w:p w14:paraId="7C8BC90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19AC04C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SACCO</w:t>
            </w:r>
          </w:p>
        </w:tc>
        <w:tc>
          <w:tcPr>
            <w:tcW w:w="1120" w:type="dxa"/>
            <w:tcBorders>
              <w:top w:val="nil"/>
              <w:left w:val="nil"/>
              <w:bottom w:val="nil"/>
              <w:right w:val="nil"/>
            </w:tcBorders>
            <w:shd w:val="clear" w:color="auto" w:fill="auto"/>
            <w:noWrap/>
            <w:hideMark/>
          </w:tcPr>
          <w:p w14:paraId="7740549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0,042</w:t>
            </w:r>
          </w:p>
        </w:tc>
        <w:tc>
          <w:tcPr>
            <w:tcW w:w="1120" w:type="dxa"/>
            <w:tcBorders>
              <w:top w:val="nil"/>
              <w:left w:val="nil"/>
              <w:bottom w:val="nil"/>
              <w:right w:val="nil"/>
            </w:tcBorders>
            <w:shd w:val="clear" w:color="auto" w:fill="auto"/>
            <w:noWrap/>
            <w:hideMark/>
          </w:tcPr>
          <w:p w14:paraId="79F9AF7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0,200</w:t>
            </w:r>
          </w:p>
        </w:tc>
        <w:tc>
          <w:tcPr>
            <w:tcW w:w="960" w:type="dxa"/>
            <w:tcBorders>
              <w:top w:val="nil"/>
              <w:left w:val="nil"/>
              <w:bottom w:val="nil"/>
              <w:right w:val="nil"/>
            </w:tcBorders>
            <w:shd w:val="clear" w:color="auto" w:fill="auto"/>
            <w:noWrap/>
            <w:hideMark/>
          </w:tcPr>
          <w:p w14:paraId="7ACE6D2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5C3F7A0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0,095</w:t>
            </w:r>
          </w:p>
        </w:tc>
        <w:tc>
          <w:tcPr>
            <w:tcW w:w="1220" w:type="dxa"/>
            <w:tcBorders>
              <w:top w:val="nil"/>
              <w:left w:val="nil"/>
              <w:bottom w:val="nil"/>
              <w:right w:val="nil"/>
            </w:tcBorders>
            <w:shd w:val="clear" w:color="auto" w:fill="auto"/>
            <w:noWrap/>
            <w:hideMark/>
          </w:tcPr>
          <w:p w14:paraId="0A38D27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0,293</w:t>
            </w:r>
          </w:p>
        </w:tc>
        <w:tc>
          <w:tcPr>
            <w:tcW w:w="960" w:type="dxa"/>
            <w:tcBorders>
              <w:top w:val="nil"/>
              <w:left w:val="nil"/>
              <w:bottom w:val="nil"/>
              <w:right w:val="nil"/>
            </w:tcBorders>
            <w:shd w:val="clear" w:color="auto" w:fill="auto"/>
            <w:noWrap/>
            <w:hideMark/>
          </w:tcPr>
          <w:p w14:paraId="40EF892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406DA08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90,517</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48B3D1C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49885163" w14:textId="77777777" w:rsidTr="008925B5">
        <w:trPr>
          <w:gridAfter w:val="1"/>
          <w:wAfter w:w="980" w:type="dxa"/>
          <w:trHeight w:val="300"/>
        </w:trPr>
        <w:tc>
          <w:tcPr>
            <w:tcW w:w="2036" w:type="dxa"/>
            <w:tcBorders>
              <w:top w:val="nil"/>
              <w:left w:val="nil"/>
              <w:bottom w:val="nil"/>
              <w:right w:val="nil"/>
            </w:tcBorders>
          </w:tcPr>
          <w:p w14:paraId="6F15AEF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Geographical</w:t>
            </w:r>
          </w:p>
        </w:tc>
        <w:tc>
          <w:tcPr>
            <w:tcW w:w="2036" w:type="dxa"/>
            <w:tcBorders>
              <w:top w:val="nil"/>
              <w:left w:val="nil"/>
              <w:bottom w:val="nil"/>
              <w:right w:val="nil"/>
            </w:tcBorders>
            <w:shd w:val="clear" w:color="auto" w:fill="auto"/>
            <w:noWrap/>
            <w:hideMark/>
          </w:tcPr>
          <w:p w14:paraId="2DE657C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Central Zone</w:t>
            </w:r>
          </w:p>
        </w:tc>
        <w:tc>
          <w:tcPr>
            <w:tcW w:w="1120" w:type="dxa"/>
            <w:tcBorders>
              <w:top w:val="nil"/>
              <w:left w:val="nil"/>
              <w:bottom w:val="nil"/>
              <w:right w:val="nil"/>
            </w:tcBorders>
            <w:shd w:val="clear" w:color="auto" w:fill="auto"/>
            <w:noWrap/>
            <w:hideMark/>
          </w:tcPr>
          <w:p w14:paraId="78C1641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0,081</w:t>
            </w:r>
          </w:p>
        </w:tc>
        <w:tc>
          <w:tcPr>
            <w:tcW w:w="1120" w:type="dxa"/>
            <w:tcBorders>
              <w:top w:val="nil"/>
              <w:left w:val="nil"/>
              <w:bottom w:val="nil"/>
              <w:right w:val="nil"/>
            </w:tcBorders>
            <w:shd w:val="clear" w:color="auto" w:fill="auto"/>
            <w:noWrap/>
            <w:hideMark/>
          </w:tcPr>
          <w:p w14:paraId="2E29FCE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0,273</w:t>
            </w:r>
          </w:p>
        </w:tc>
        <w:tc>
          <w:tcPr>
            <w:tcW w:w="960" w:type="dxa"/>
            <w:tcBorders>
              <w:top w:val="nil"/>
              <w:left w:val="nil"/>
              <w:bottom w:val="nil"/>
              <w:right w:val="nil"/>
            </w:tcBorders>
            <w:shd w:val="clear" w:color="auto" w:fill="auto"/>
            <w:noWrap/>
            <w:hideMark/>
          </w:tcPr>
          <w:p w14:paraId="1BD72FD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2953E8E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0,029</w:t>
            </w:r>
          </w:p>
        </w:tc>
        <w:tc>
          <w:tcPr>
            <w:tcW w:w="1220" w:type="dxa"/>
            <w:tcBorders>
              <w:top w:val="nil"/>
              <w:left w:val="nil"/>
              <w:bottom w:val="nil"/>
              <w:right w:val="nil"/>
            </w:tcBorders>
            <w:shd w:val="clear" w:color="auto" w:fill="auto"/>
            <w:noWrap/>
            <w:hideMark/>
          </w:tcPr>
          <w:p w14:paraId="1319F76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0,167</w:t>
            </w:r>
          </w:p>
        </w:tc>
        <w:tc>
          <w:tcPr>
            <w:tcW w:w="960" w:type="dxa"/>
            <w:tcBorders>
              <w:top w:val="nil"/>
              <w:left w:val="nil"/>
              <w:bottom w:val="nil"/>
              <w:right w:val="nil"/>
            </w:tcBorders>
            <w:shd w:val="clear" w:color="auto" w:fill="auto"/>
            <w:noWrap/>
            <w:hideMark/>
          </w:tcPr>
          <w:p w14:paraId="6634E0F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15A7469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60,847</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4D4ACC3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306559EB" w14:textId="77777777" w:rsidTr="008925B5">
        <w:trPr>
          <w:gridAfter w:val="1"/>
          <w:wAfter w:w="980" w:type="dxa"/>
          <w:trHeight w:val="300"/>
        </w:trPr>
        <w:tc>
          <w:tcPr>
            <w:tcW w:w="2036" w:type="dxa"/>
            <w:tcBorders>
              <w:top w:val="nil"/>
              <w:left w:val="nil"/>
              <w:bottom w:val="nil"/>
              <w:right w:val="nil"/>
            </w:tcBorders>
          </w:tcPr>
          <w:p w14:paraId="0DA717C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5E48452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Eastern Zone</w:t>
            </w:r>
          </w:p>
        </w:tc>
        <w:tc>
          <w:tcPr>
            <w:tcW w:w="1120" w:type="dxa"/>
            <w:tcBorders>
              <w:top w:val="nil"/>
              <w:left w:val="nil"/>
              <w:bottom w:val="nil"/>
              <w:right w:val="nil"/>
            </w:tcBorders>
            <w:shd w:val="clear" w:color="auto" w:fill="auto"/>
            <w:noWrap/>
            <w:hideMark/>
          </w:tcPr>
          <w:p w14:paraId="159289F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0,094</w:t>
            </w:r>
          </w:p>
        </w:tc>
        <w:tc>
          <w:tcPr>
            <w:tcW w:w="1120" w:type="dxa"/>
            <w:tcBorders>
              <w:top w:val="nil"/>
              <w:left w:val="nil"/>
              <w:bottom w:val="nil"/>
              <w:right w:val="nil"/>
            </w:tcBorders>
            <w:shd w:val="clear" w:color="auto" w:fill="auto"/>
            <w:noWrap/>
            <w:hideMark/>
          </w:tcPr>
          <w:p w14:paraId="31C2BE0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0,292</w:t>
            </w:r>
          </w:p>
        </w:tc>
        <w:tc>
          <w:tcPr>
            <w:tcW w:w="960" w:type="dxa"/>
            <w:tcBorders>
              <w:top w:val="nil"/>
              <w:left w:val="nil"/>
              <w:bottom w:val="nil"/>
              <w:right w:val="nil"/>
            </w:tcBorders>
            <w:shd w:val="clear" w:color="auto" w:fill="auto"/>
            <w:noWrap/>
            <w:hideMark/>
          </w:tcPr>
          <w:p w14:paraId="1701572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297964F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0,017</w:t>
            </w:r>
          </w:p>
        </w:tc>
        <w:tc>
          <w:tcPr>
            <w:tcW w:w="1220" w:type="dxa"/>
            <w:tcBorders>
              <w:top w:val="nil"/>
              <w:left w:val="nil"/>
              <w:bottom w:val="nil"/>
              <w:right w:val="nil"/>
            </w:tcBorders>
            <w:shd w:val="clear" w:color="auto" w:fill="auto"/>
            <w:noWrap/>
            <w:hideMark/>
          </w:tcPr>
          <w:p w14:paraId="3123EE0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0,128</w:t>
            </w:r>
          </w:p>
        </w:tc>
        <w:tc>
          <w:tcPr>
            <w:tcW w:w="960" w:type="dxa"/>
            <w:tcBorders>
              <w:top w:val="nil"/>
              <w:left w:val="nil"/>
              <w:bottom w:val="nil"/>
              <w:right w:val="nil"/>
            </w:tcBorders>
            <w:shd w:val="clear" w:color="auto" w:fill="auto"/>
            <w:noWrap/>
            <w:hideMark/>
          </w:tcPr>
          <w:p w14:paraId="4A6EDA7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19BF8D8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118,446</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64A5316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61563A2A" w14:textId="77777777" w:rsidTr="008925B5">
        <w:trPr>
          <w:gridAfter w:val="1"/>
          <w:wAfter w:w="980" w:type="dxa"/>
          <w:trHeight w:val="300"/>
        </w:trPr>
        <w:tc>
          <w:tcPr>
            <w:tcW w:w="2036" w:type="dxa"/>
            <w:tcBorders>
              <w:top w:val="nil"/>
              <w:left w:val="nil"/>
              <w:bottom w:val="nil"/>
              <w:right w:val="nil"/>
            </w:tcBorders>
          </w:tcPr>
          <w:p w14:paraId="3B375ED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563F43F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Lake Zone</w:t>
            </w:r>
          </w:p>
        </w:tc>
        <w:tc>
          <w:tcPr>
            <w:tcW w:w="1120" w:type="dxa"/>
            <w:tcBorders>
              <w:top w:val="nil"/>
              <w:left w:val="nil"/>
              <w:bottom w:val="nil"/>
              <w:right w:val="nil"/>
            </w:tcBorders>
            <w:shd w:val="clear" w:color="auto" w:fill="auto"/>
            <w:noWrap/>
            <w:hideMark/>
          </w:tcPr>
          <w:p w14:paraId="541F21F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0,086</w:t>
            </w:r>
          </w:p>
        </w:tc>
        <w:tc>
          <w:tcPr>
            <w:tcW w:w="1120" w:type="dxa"/>
            <w:tcBorders>
              <w:top w:val="nil"/>
              <w:left w:val="nil"/>
              <w:bottom w:val="nil"/>
              <w:right w:val="nil"/>
            </w:tcBorders>
            <w:shd w:val="clear" w:color="auto" w:fill="auto"/>
            <w:noWrap/>
            <w:hideMark/>
          </w:tcPr>
          <w:p w14:paraId="4967B6C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0,281</w:t>
            </w:r>
          </w:p>
        </w:tc>
        <w:tc>
          <w:tcPr>
            <w:tcW w:w="960" w:type="dxa"/>
            <w:tcBorders>
              <w:top w:val="nil"/>
              <w:left w:val="nil"/>
              <w:bottom w:val="nil"/>
              <w:right w:val="nil"/>
            </w:tcBorders>
            <w:shd w:val="clear" w:color="auto" w:fill="auto"/>
            <w:noWrap/>
            <w:hideMark/>
          </w:tcPr>
          <w:p w14:paraId="2ADC08A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5643A02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0,014</w:t>
            </w:r>
          </w:p>
        </w:tc>
        <w:tc>
          <w:tcPr>
            <w:tcW w:w="1220" w:type="dxa"/>
            <w:tcBorders>
              <w:top w:val="nil"/>
              <w:left w:val="nil"/>
              <w:bottom w:val="nil"/>
              <w:right w:val="nil"/>
            </w:tcBorders>
            <w:shd w:val="clear" w:color="auto" w:fill="auto"/>
            <w:noWrap/>
            <w:hideMark/>
          </w:tcPr>
          <w:p w14:paraId="7B64546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0,116</w:t>
            </w:r>
          </w:p>
        </w:tc>
        <w:tc>
          <w:tcPr>
            <w:tcW w:w="960" w:type="dxa"/>
            <w:tcBorders>
              <w:top w:val="nil"/>
              <w:left w:val="nil"/>
              <w:bottom w:val="nil"/>
              <w:right w:val="nil"/>
            </w:tcBorders>
            <w:shd w:val="clear" w:color="auto" w:fill="auto"/>
            <w:noWrap/>
            <w:hideMark/>
          </w:tcPr>
          <w:p w14:paraId="5306075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2955A45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113,613</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558EC63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5FA46C03" w14:textId="77777777" w:rsidTr="008925B5">
        <w:trPr>
          <w:gridAfter w:val="1"/>
          <w:wAfter w:w="980" w:type="dxa"/>
          <w:trHeight w:val="300"/>
        </w:trPr>
        <w:tc>
          <w:tcPr>
            <w:tcW w:w="2036" w:type="dxa"/>
            <w:tcBorders>
              <w:top w:val="nil"/>
              <w:left w:val="nil"/>
              <w:bottom w:val="nil"/>
              <w:right w:val="nil"/>
            </w:tcBorders>
          </w:tcPr>
          <w:p w14:paraId="44023A7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2489E5F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Northern Zone</w:t>
            </w:r>
          </w:p>
        </w:tc>
        <w:tc>
          <w:tcPr>
            <w:tcW w:w="1120" w:type="dxa"/>
            <w:tcBorders>
              <w:top w:val="nil"/>
              <w:left w:val="nil"/>
              <w:bottom w:val="nil"/>
              <w:right w:val="nil"/>
            </w:tcBorders>
            <w:shd w:val="clear" w:color="auto" w:fill="auto"/>
            <w:noWrap/>
            <w:hideMark/>
          </w:tcPr>
          <w:p w14:paraId="5946E19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0,166</w:t>
            </w:r>
          </w:p>
        </w:tc>
        <w:tc>
          <w:tcPr>
            <w:tcW w:w="1120" w:type="dxa"/>
            <w:tcBorders>
              <w:top w:val="nil"/>
              <w:left w:val="nil"/>
              <w:bottom w:val="nil"/>
              <w:right w:val="nil"/>
            </w:tcBorders>
            <w:shd w:val="clear" w:color="auto" w:fill="auto"/>
            <w:noWrap/>
            <w:hideMark/>
          </w:tcPr>
          <w:p w14:paraId="0F48F03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0,372</w:t>
            </w:r>
          </w:p>
        </w:tc>
        <w:tc>
          <w:tcPr>
            <w:tcW w:w="960" w:type="dxa"/>
            <w:tcBorders>
              <w:top w:val="nil"/>
              <w:left w:val="nil"/>
              <w:bottom w:val="nil"/>
              <w:right w:val="nil"/>
            </w:tcBorders>
            <w:shd w:val="clear" w:color="auto" w:fill="auto"/>
            <w:noWrap/>
            <w:hideMark/>
          </w:tcPr>
          <w:p w14:paraId="7C3434B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79D715F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0,137</w:t>
            </w:r>
          </w:p>
        </w:tc>
        <w:tc>
          <w:tcPr>
            <w:tcW w:w="1220" w:type="dxa"/>
            <w:tcBorders>
              <w:top w:val="nil"/>
              <w:left w:val="nil"/>
              <w:bottom w:val="nil"/>
              <w:right w:val="nil"/>
            </w:tcBorders>
            <w:shd w:val="clear" w:color="auto" w:fill="auto"/>
            <w:noWrap/>
            <w:hideMark/>
          </w:tcPr>
          <w:p w14:paraId="4B7180B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0,344</w:t>
            </w:r>
          </w:p>
        </w:tc>
        <w:tc>
          <w:tcPr>
            <w:tcW w:w="960" w:type="dxa"/>
            <w:tcBorders>
              <w:top w:val="nil"/>
              <w:left w:val="nil"/>
              <w:bottom w:val="nil"/>
              <w:right w:val="nil"/>
            </w:tcBorders>
            <w:shd w:val="clear" w:color="auto" w:fill="auto"/>
            <w:noWrap/>
            <w:hideMark/>
          </w:tcPr>
          <w:p w14:paraId="5C63AEF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773B31C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9,475</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34F2BF5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0050BACF" w14:textId="77777777" w:rsidTr="008925B5">
        <w:trPr>
          <w:gridAfter w:val="1"/>
          <w:wAfter w:w="980" w:type="dxa"/>
          <w:trHeight w:val="300"/>
        </w:trPr>
        <w:tc>
          <w:tcPr>
            <w:tcW w:w="2036" w:type="dxa"/>
            <w:tcBorders>
              <w:top w:val="nil"/>
              <w:left w:val="nil"/>
              <w:bottom w:val="nil"/>
              <w:right w:val="nil"/>
            </w:tcBorders>
          </w:tcPr>
          <w:p w14:paraId="41D09A6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7ABFA5F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Southern Zone</w:t>
            </w:r>
          </w:p>
        </w:tc>
        <w:tc>
          <w:tcPr>
            <w:tcW w:w="1120" w:type="dxa"/>
            <w:tcBorders>
              <w:top w:val="nil"/>
              <w:left w:val="nil"/>
              <w:bottom w:val="nil"/>
              <w:right w:val="nil"/>
            </w:tcBorders>
            <w:shd w:val="clear" w:color="auto" w:fill="auto"/>
            <w:noWrap/>
            <w:hideMark/>
          </w:tcPr>
          <w:p w14:paraId="2550264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0,226</w:t>
            </w:r>
          </w:p>
        </w:tc>
        <w:tc>
          <w:tcPr>
            <w:tcW w:w="1120" w:type="dxa"/>
            <w:tcBorders>
              <w:top w:val="nil"/>
              <w:left w:val="nil"/>
              <w:bottom w:val="nil"/>
              <w:right w:val="nil"/>
            </w:tcBorders>
            <w:shd w:val="clear" w:color="auto" w:fill="auto"/>
            <w:noWrap/>
            <w:hideMark/>
          </w:tcPr>
          <w:p w14:paraId="0ED8D7A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0,418</w:t>
            </w:r>
          </w:p>
        </w:tc>
        <w:tc>
          <w:tcPr>
            <w:tcW w:w="960" w:type="dxa"/>
            <w:tcBorders>
              <w:top w:val="nil"/>
              <w:left w:val="nil"/>
              <w:bottom w:val="nil"/>
              <w:right w:val="nil"/>
            </w:tcBorders>
            <w:shd w:val="clear" w:color="auto" w:fill="auto"/>
            <w:noWrap/>
            <w:hideMark/>
          </w:tcPr>
          <w:p w14:paraId="2FD59FB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315D3A5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0,281</w:t>
            </w:r>
          </w:p>
        </w:tc>
        <w:tc>
          <w:tcPr>
            <w:tcW w:w="1220" w:type="dxa"/>
            <w:tcBorders>
              <w:top w:val="nil"/>
              <w:left w:val="nil"/>
              <w:bottom w:val="nil"/>
              <w:right w:val="nil"/>
            </w:tcBorders>
            <w:shd w:val="clear" w:color="auto" w:fill="auto"/>
            <w:noWrap/>
            <w:hideMark/>
          </w:tcPr>
          <w:p w14:paraId="60934BE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0,450</w:t>
            </w:r>
          </w:p>
        </w:tc>
        <w:tc>
          <w:tcPr>
            <w:tcW w:w="960" w:type="dxa"/>
            <w:tcBorders>
              <w:top w:val="nil"/>
              <w:left w:val="nil"/>
              <w:bottom w:val="nil"/>
              <w:right w:val="nil"/>
            </w:tcBorders>
            <w:shd w:val="clear" w:color="auto" w:fill="auto"/>
            <w:noWrap/>
            <w:hideMark/>
          </w:tcPr>
          <w:p w14:paraId="0DD2ECC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6FD15EC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25,892</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4E2F1BF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58CBADEB" w14:textId="77777777" w:rsidTr="008925B5">
        <w:trPr>
          <w:gridAfter w:val="1"/>
          <w:wAfter w:w="980" w:type="dxa"/>
          <w:trHeight w:val="300"/>
        </w:trPr>
        <w:tc>
          <w:tcPr>
            <w:tcW w:w="2036" w:type="dxa"/>
            <w:tcBorders>
              <w:top w:val="nil"/>
              <w:left w:val="nil"/>
              <w:bottom w:val="nil"/>
              <w:right w:val="nil"/>
            </w:tcBorders>
          </w:tcPr>
          <w:p w14:paraId="341B562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17C46CB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Southern Highlands</w:t>
            </w:r>
          </w:p>
        </w:tc>
        <w:tc>
          <w:tcPr>
            <w:tcW w:w="1120" w:type="dxa"/>
            <w:tcBorders>
              <w:top w:val="nil"/>
              <w:left w:val="nil"/>
              <w:bottom w:val="nil"/>
              <w:right w:val="nil"/>
            </w:tcBorders>
            <w:shd w:val="clear" w:color="auto" w:fill="auto"/>
            <w:noWrap/>
            <w:hideMark/>
          </w:tcPr>
          <w:p w14:paraId="658C3F5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0,167</w:t>
            </w:r>
          </w:p>
        </w:tc>
        <w:tc>
          <w:tcPr>
            <w:tcW w:w="1120" w:type="dxa"/>
            <w:tcBorders>
              <w:top w:val="nil"/>
              <w:left w:val="nil"/>
              <w:bottom w:val="nil"/>
              <w:right w:val="nil"/>
            </w:tcBorders>
            <w:shd w:val="clear" w:color="auto" w:fill="auto"/>
            <w:noWrap/>
            <w:hideMark/>
          </w:tcPr>
          <w:p w14:paraId="5067AF2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0,373</w:t>
            </w:r>
          </w:p>
        </w:tc>
        <w:tc>
          <w:tcPr>
            <w:tcW w:w="960" w:type="dxa"/>
            <w:tcBorders>
              <w:top w:val="nil"/>
              <w:left w:val="nil"/>
              <w:bottom w:val="nil"/>
              <w:right w:val="nil"/>
            </w:tcBorders>
            <w:shd w:val="clear" w:color="auto" w:fill="auto"/>
            <w:noWrap/>
            <w:hideMark/>
          </w:tcPr>
          <w:p w14:paraId="34B8036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126746C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0,435</w:t>
            </w:r>
          </w:p>
        </w:tc>
        <w:tc>
          <w:tcPr>
            <w:tcW w:w="1220" w:type="dxa"/>
            <w:tcBorders>
              <w:top w:val="nil"/>
              <w:left w:val="nil"/>
              <w:bottom w:val="nil"/>
              <w:right w:val="nil"/>
            </w:tcBorders>
            <w:shd w:val="clear" w:color="auto" w:fill="auto"/>
            <w:noWrap/>
            <w:hideMark/>
          </w:tcPr>
          <w:p w14:paraId="1F13419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0,496</w:t>
            </w:r>
          </w:p>
        </w:tc>
        <w:tc>
          <w:tcPr>
            <w:tcW w:w="960" w:type="dxa"/>
            <w:tcBorders>
              <w:top w:val="nil"/>
              <w:left w:val="nil"/>
              <w:bottom w:val="nil"/>
              <w:right w:val="nil"/>
            </w:tcBorders>
            <w:shd w:val="clear" w:color="auto" w:fill="auto"/>
            <w:noWrap/>
            <w:hideMark/>
          </w:tcPr>
          <w:p w14:paraId="40C937D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027127F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660,612</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4A16691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35DEF2A2" w14:textId="77777777" w:rsidTr="008925B5">
        <w:trPr>
          <w:gridAfter w:val="1"/>
          <w:wAfter w:w="980" w:type="dxa"/>
          <w:trHeight w:val="300"/>
        </w:trPr>
        <w:tc>
          <w:tcPr>
            <w:tcW w:w="2036" w:type="dxa"/>
            <w:tcBorders>
              <w:top w:val="nil"/>
              <w:left w:val="nil"/>
              <w:bottom w:val="nil"/>
              <w:right w:val="nil"/>
            </w:tcBorders>
          </w:tcPr>
          <w:p w14:paraId="18DBF12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48C03F4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Western Zone</w:t>
            </w:r>
          </w:p>
        </w:tc>
        <w:tc>
          <w:tcPr>
            <w:tcW w:w="1120" w:type="dxa"/>
            <w:tcBorders>
              <w:top w:val="nil"/>
              <w:left w:val="nil"/>
              <w:bottom w:val="nil"/>
              <w:right w:val="nil"/>
            </w:tcBorders>
            <w:shd w:val="clear" w:color="auto" w:fill="auto"/>
            <w:noWrap/>
            <w:hideMark/>
          </w:tcPr>
          <w:p w14:paraId="1247C71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0,170</w:t>
            </w:r>
          </w:p>
        </w:tc>
        <w:tc>
          <w:tcPr>
            <w:tcW w:w="1120" w:type="dxa"/>
            <w:tcBorders>
              <w:top w:val="nil"/>
              <w:left w:val="nil"/>
              <w:bottom w:val="nil"/>
              <w:right w:val="nil"/>
            </w:tcBorders>
            <w:shd w:val="clear" w:color="auto" w:fill="auto"/>
            <w:noWrap/>
            <w:hideMark/>
          </w:tcPr>
          <w:p w14:paraId="66AE218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0,376</w:t>
            </w:r>
          </w:p>
        </w:tc>
        <w:tc>
          <w:tcPr>
            <w:tcW w:w="960" w:type="dxa"/>
            <w:tcBorders>
              <w:top w:val="nil"/>
              <w:left w:val="nil"/>
              <w:bottom w:val="nil"/>
              <w:right w:val="nil"/>
            </w:tcBorders>
            <w:shd w:val="clear" w:color="auto" w:fill="auto"/>
            <w:noWrap/>
            <w:hideMark/>
          </w:tcPr>
          <w:p w14:paraId="41487C1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14CDBF4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0,089</w:t>
            </w:r>
          </w:p>
        </w:tc>
        <w:tc>
          <w:tcPr>
            <w:tcW w:w="1220" w:type="dxa"/>
            <w:tcBorders>
              <w:top w:val="nil"/>
              <w:left w:val="nil"/>
              <w:bottom w:val="nil"/>
              <w:right w:val="nil"/>
            </w:tcBorders>
            <w:shd w:val="clear" w:color="auto" w:fill="auto"/>
            <w:noWrap/>
            <w:hideMark/>
          </w:tcPr>
          <w:p w14:paraId="343095E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0,285</w:t>
            </w:r>
          </w:p>
        </w:tc>
        <w:tc>
          <w:tcPr>
            <w:tcW w:w="960" w:type="dxa"/>
            <w:tcBorders>
              <w:top w:val="nil"/>
              <w:left w:val="nil"/>
              <w:bottom w:val="nil"/>
              <w:right w:val="nil"/>
            </w:tcBorders>
            <w:shd w:val="clear" w:color="auto" w:fill="auto"/>
            <w:noWrap/>
            <w:hideMark/>
          </w:tcPr>
          <w:p w14:paraId="46F2DFA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6E7C1B9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74,207</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2A3B094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4132D255" w14:textId="77777777" w:rsidTr="008925B5">
        <w:trPr>
          <w:gridAfter w:val="1"/>
          <w:wAfter w:w="980" w:type="dxa"/>
          <w:trHeight w:val="300"/>
        </w:trPr>
        <w:tc>
          <w:tcPr>
            <w:tcW w:w="2036" w:type="dxa"/>
            <w:tcBorders>
              <w:top w:val="nil"/>
              <w:left w:val="nil"/>
              <w:bottom w:val="nil"/>
              <w:right w:val="nil"/>
            </w:tcBorders>
          </w:tcPr>
          <w:p w14:paraId="450EF98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6A87B79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Zanzibar</w:t>
            </w:r>
          </w:p>
        </w:tc>
        <w:tc>
          <w:tcPr>
            <w:tcW w:w="1120" w:type="dxa"/>
            <w:tcBorders>
              <w:top w:val="nil"/>
              <w:left w:val="nil"/>
              <w:bottom w:val="nil"/>
              <w:right w:val="nil"/>
            </w:tcBorders>
            <w:shd w:val="clear" w:color="auto" w:fill="auto"/>
            <w:noWrap/>
            <w:hideMark/>
          </w:tcPr>
          <w:p w14:paraId="739AE5E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0,010</w:t>
            </w:r>
          </w:p>
        </w:tc>
        <w:tc>
          <w:tcPr>
            <w:tcW w:w="1120" w:type="dxa"/>
            <w:tcBorders>
              <w:top w:val="nil"/>
              <w:left w:val="nil"/>
              <w:bottom w:val="nil"/>
              <w:right w:val="nil"/>
            </w:tcBorders>
            <w:shd w:val="clear" w:color="auto" w:fill="auto"/>
            <w:noWrap/>
            <w:hideMark/>
          </w:tcPr>
          <w:p w14:paraId="1871FAA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0,100</w:t>
            </w:r>
          </w:p>
        </w:tc>
        <w:tc>
          <w:tcPr>
            <w:tcW w:w="960" w:type="dxa"/>
            <w:tcBorders>
              <w:top w:val="nil"/>
              <w:left w:val="nil"/>
              <w:bottom w:val="nil"/>
              <w:right w:val="nil"/>
            </w:tcBorders>
            <w:shd w:val="clear" w:color="auto" w:fill="auto"/>
            <w:noWrap/>
            <w:hideMark/>
          </w:tcPr>
          <w:p w14:paraId="67A898C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49F9DD2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0,000</w:t>
            </w:r>
          </w:p>
        </w:tc>
        <w:tc>
          <w:tcPr>
            <w:tcW w:w="1220" w:type="dxa"/>
            <w:tcBorders>
              <w:top w:val="nil"/>
              <w:left w:val="nil"/>
              <w:bottom w:val="nil"/>
              <w:right w:val="nil"/>
            </w:tcBorders>
            <w:shd w:val="clear" w:color="auto" w:fill="auto"/>
            <w:noWrap/>
            <w:hideMark/>
          </w:tcPr>
          <w:p w14:paraId="11A66A0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0,000</w:t>
            </w:r>
          </w:p>
        </w:tc>
        <w:tc>
          <w:tcPr>
            <w:tcW w:w="960" w:type="dxa"/>
            <w:tcBorders>
              <w:top w:val="nil"/>
              <w:left w:val="nil"/>
              <w:bottom w:val="nil"/>
              <w:right w:val="nil"/>
            </w:tcBorders>
            <w:shd w:val="clear" w:color="auto" w:fill="auto"/>
            <w:noWrap/>
            <w:hideMark/>
          </w:tcPr>
          <w:p w14:paraId="383F4DB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6F961D6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17,813</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6CF2FF2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6F0E8254" w14:textId="77777777" w:rsidTr="008925B5">
        <w:trPr>
          <w:gridAfter w:val="1"/>
          <w:wAfter w:w="980" w:type="dxa"/>
          <w:trHeight w:val="300"/>
        </w:trPr>
        <w:tc>
          <w:tcPr>
            <w:tcW w:w="2036" w:type="dxa"/>
            <w:tcBorders>
              <w:top w:val="nil"/>
              <w:left w:val="nil"/>
              <w:bottom w:val="nil"/>
              <w:right w:val="nil"/>
            </w:tcBorders>
          </w:tcPr>
          <w:p w14:paraId="55BBE10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23B4440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Total annual rainfall</w:t>
            </w:r>
          </w:p>
        </w:tc>
        <w:tc>
          <w:tcPr>
            <w:tcW w:w="1120" w:type="dxa"/>
            <w:tcBorders>
              <w:top w:val="nil"/>
              <w:left w:val="nil"/>
              <w:bottom w:val="nil"/>
              <w:right w:val="nil"/>
            </w:tcBorders>
            <w:shd w:val="clear" w:color="auto" w:fill="auto"/>
            <w:noWrap/>
            <w:hideMark/>
          </w:tcPr>
          <w:p w14:paraId="55A17CE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1020,877</w:t>
            </w:r>
          </w:p>
        </w:tc>
        <w:tc>
          <w:tcPr>
            <w:tcW w:w="1120" w:type="dxa"/>
            <w:tcBorders>
              <w:top w:val="nil"/>
              <w:left w:val="nil"/>
              <w:bottom w:val="nil"/>
              <w:right w:val="nil"/>
            </w:tcBorders>
            <w:shd w:val="clear" w:color="auto" w:fill="auto"/>
            <w:noWrap/>
            <w:hideMark/>
          </w:tcPr>
          <w:p w14:paraId="2F41A00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295,416</w:t>
            </w:r>
          </w:p>
        </w:tc>
        <w:tc>
          <w:tcPr>
            <w:tcW w:w="960" w:type="dxa"/>
            <w:tcBorders>
              <w:top w:val="nil"/>
              <w:left w:val="nil"/>
              <w:bottom w:val="nil"/>
              <w:right w:val="nil"/>
            </w:tcBorders>
            <w:shd w:val="clear" w:color="auto" w:fill="auto"/>
            <w:noWrap/>
            <w:hideMark/>
          </w:tcPr>
          <w:p w14:paraId="03A42A6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3884</w:t>
            </w:r>
          </w:p>
        </w:tc>
        <w:tc>
          <w:tcPr>
            <w:tcW w:w="1120" w:type="dxa"/>
            <w:tcBorders>
              <w:top w:val="nil"/>
              <w:left w:val="nil"/>
              <w:bottom w:val="nil"/>
              <w:right w:val="nil"/>
            </w:tcBorders>
            <w:shd w:val="clear" w:color="auto" w:fill="auto"/>
            <w:noWrap/>
            <w:hideMark/>
          </w:tcPr>
          <w:p w14:paraId="4BFB2AF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1143,613</w:t>
            </w:r>
          </w:p>
        </w:tc>
        <w:tc>
          <w:tcPr>
            <w:tcW w:w="1220" w:type="dxa"/>
            <w:tcBorders>
              <w:top w:val="nil"/>
              <w:left w:val="nil"/>
              <w:bottom w:val="nil"/>
              <w:right w:val="nil"/>
            </w:tcBorders>
            <w:shd w:val="clear" w:color="auto" w:fill="auto"/>
            <w:noWrap/>
            <w:hideMark/>
          </w:tcPr>
          <w:p w14:paraId="7DAC7AD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268,191</w:t>
            </w:r>
          </w:p>
        </w:tc>
        <w:tc>
          <w:tcPr>
            <w:tcW w:w="960" w:type="dxa"/>
            <w:tcBorders>
              <w:top w:val="nil"/>
              <w:left w:val="nil"/>
              <w:bottom w:val="nil"/>
              <w:right w:val="nil"/>
            </w:tcBorders>
            <w:shd w:val="clear" w:color="auto" w:fill="auto"/>
            <w:noWrap/>
            <w:hideMark/>
          </w:tcPr>
          <w:p w14:paraId="5CF1183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662</w:t>
            </w:r>
          </w:p>
        </w:tc>
        <w:tc>
          <w:tcPr>
            <w:tcW w:w="1087" w:type="dxa"/>
            <w:tcBorders>
              <w:top w:val="nil"/>
              <w:left w:val="nil"/>
              <w:bottom w:val="nil"/>
              <w:right w:val="nil"/>
            </w:tcBorders>
            <w:shd w:val="clear" w:color="auto" w:fill="auto"/>
            <w:noWrap/>
          </w:tcPr>
          <w:p w14:paraId="2839EF5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519F806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-10,719</w:t>
            </w:r>
            <w:r>
              <w:rPr>
                <w:rFonts w:asciiTheme="minorHAnsi" w:eastAsia="Times New Roman" w:hAnsiTheme="minorHAnsi" w:cs="Times New Roman"/>
                <w:color w:val="000000"/>
                <w:sz w:val="18"/>
                <w:szCs w:val="18"/>
                <w:lang w:eastAsia="nl-NL"/>
              </w:rPr>
              <w:t>***</w:t>
            </w:r>
          </w:p>
        </w:tc>
      </w:tr>
      <w:tr w:rsidR="00A84F40" w:rsidRPr="00C0149C" w14:paraId="7380C58A" w14:textId="77777777" w:rsidTr="008925B5">
        <w:trPr>
          <w:gridAfter w:val="1"/>
          <w:wAfter w:w="980" w:type="dxa"/>
          <w:trHeight w:val="300"/>
        </w:trPr>
        <w:tc>
          <w:tcPr>
            <w:tcW w:w="2036" w:type="dxa"/>
            <w:tcBorders>
              <w:top w:val="nil"/>
              <w:left w:val="nil"/>
              <w:bottom w:val="nil"/>
              <w:right w:val="nil"/>
            </w:tcBorders>
          </w:tcPr>
          <w:p w14:paraId="1AAABB3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22DCF9A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Average annual temperature</w:t>
            </w:r>
          </w:p>
        </w:tc>
        <w:tc>
          <w:tcPr>
            <w:tcW w:w="1120" w:type="dxa"/>
            <w:tcBorders>
              <w:top w:val="nil"/>
              <w:left w:val="nil"/>
              <w:bottom w:val="nil"/>
              <w:right w:val="nil"/>
            </w:tcBorders>
            <w:shd w:val="clear" w:color="auto" w:fill="auto"/>
            <w:noWrap/>
            <w:hideMark/>
          </w:tcPr>
          <w:p w14:paraId="12618EB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225,811</w:t>
            </w:r>
          </w:p>
        </w:tc>
        <w:tc>
          <w:tcPr>
            <w:tcW w:w="1120" w:type="dxa"/>
            <w:tcBorders>
              <w:top w:val="nil"/>
              <w:left w:val="nil"/>
              <w:bottom w:val="nil"/>
              <w:right w:val="nil"/>
            </w:tcBorders>
            <w:shd w:val="clear" w:color="auto" w:fill="auto"/>
            <w:noWrap/>
            <w:hideMark/>
          </w:tcPr>
          <w:p w14:paraId="43AD250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23,208</w:t>
            </w:r>
          </w:p>
        </w:tc>
        <w:tc>
          <w:tcPr>
            <w:tcW w:w="960" w:type="dxa"/>
            <w:tcBorders>
              <w:top w:val="nil"/>
              <w:left w:val="nil"/>
              <w:bottom w:val="nil"/>
              <w:right w:val="nil"/>
            </w:tcBorders>
            <w:shd w:val="clear" w:color="auto" w:fill="auto"/>
            <w:noWrap/>
            <w:hideMark/>
          </w:tcPr>
          <w:p w14:paraId="64714A0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3884</w:t>
            </w:r>
          </w:p>
        </w:tc>
        <w:tc>
          <w:tcPr>
            <w:tcW w:w="1120" w:type="dxa"/>
            <w:tcBorders>
              <w:top w:val="nil"/>
              <w:left w:val="nil"/>
              <w:bottom w:val="nil"/>
              <w:right w:val="nil"/>
            </w:tcBorders>
            <w:shd w:val="clear" w:color="auto" w:fill="auto"/>
            <w:noWrap/>
            <w:hideMark/>
          </w:tcPr>
          <w:p w14:paraId="69314D3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207,320</w:t>
            </w:r>
          </w:p>
        </w:tc>
        <w:tc>
          <w:tcPr>
            <w:tcW w:w="1220" w:type="dxa"/>
            <w:tcBorders>
              <w:top w:val="nil"/>
              <w:left w:val="nil"/>
              <w:bottom w:val="nil"/>
              <w:right w:val="nil"/>
            </w:tcBorders>
            <w:shd w:val="clear" w:color="auto" w:fill="auto"/>
            <w:noWrap/>
            <w:hideMark/>
          </w:tcPr>
          <w:p w14:paraId="236B7DE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23,895</w:t>
            </w:r>
          </w:p>
        </w:tc>
        <w:tc>
          <w:tcPr>
            <w:tcW w:w="960" w:type="dxa"/>
            <w:tcBorders>
              <w:top w:val="nil"/>
              <w:left w:val="nil"/>
              <w:bottom w:val="nil"/>
              <w:right w:val="nil"/>
            </w:tcBorders>
            <w:shd w:val="clear" w:color="auto" w:fill="auto"/>
            <w:noWrap/>
            <w:hideMark/>
          </w:tcPr>
          <w:p w14:paraId="6DC9379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662</w:t>
            </w:r>
          </w:p>
        </w:tc>
        <w:tc>
          <w:tcPr>
            <w:tcW w:w="1087" w:type="dxa"/>
            <w:tcBorders>
              <w:top w:val="nil"/>
              <w:left w:val="nil"/>
              <w:bottom w:val="nil"/>
              <w:right w:val="nil"/>
            </w:tcBorders>
            <w:shd w:val="clear" w:color="auto" w:fill="auto"/>
            <w:noWrap/>
          </w:tcPr>
          <w:p w14:paraId="5B65A82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65F1421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18,480</w:t>
            </w:r>
            <w:r>
              <w:rPr>
                <w:rFonts w:asciiTheme="minorHAnsi" w:eastAsia="Times New Roman" w:hAnsiTheme="minorHAnsi" w:cs="Times New Roman"/>
                <w:color w:val="000000"/>
                <w:sz w:val="18"/>
                <w:szCs w:val="18"/>
                <w:lang w:eastAsia="nl-NL"/>
              </w:rPr>
              <w:t>***</w:t>
            </w:r>
          </w:p>
        </w:tc>
      </w:tr>
      <w:tr w:rsidR="00A84F40" w:rsidRPr="00C0149C" w14:paraId="4A593B31" w14:textId="77777777" w:rsidTr="008925B5">
        <w:trPr>
          <w:gridAfter w:val="1"/>
          <w:wAfter w:w="980" w:type="dxa"/>
          <w:trHeight w:val="300"/>
        </w:trPr>
        <w:tc>
          <w:tcPr>
            <w:tcW w:w="2036" w:type="dxa"/>
            <w:tcBorders>
              <w:top w:val="nil"/>
              <w:left w:val="nil"/>
              <w:bottom w:val="nil"/>
              <w:right w:val="nil"/>
            </w:tcBorders>
          </w:tcPr>
          <w:p w14:paraId="2E273BE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32315DF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town</w:t>
            </w:r>
          </w:p>
        </w:tc>
        <w:tc>
          <w:tcPr>
            <w:tcW w:w="1120" w:type="dxa"/>
            <w:tcBorders>
              <w:top w:val="nil"/>
              <w:left w:val="nil"/>
              <w:bottom w:val="nil"/>
              <w:right w:val="nil"/>
            </w:tcBorders>
            <w:shd w:val="clear" w:color="auto" w:fill="auto"/>
            <w:noWrap/>
            <w:hideMark/>
          </w:tcPr>
          <w:p w14:paraId="2AED9E4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36,402</w:t>
            </w:r>
          </w:p>
        </w:tc>
        <w:tc>
          <w:tcPr>
            <w:tcW w:w="1120" w:type="dxa"/>
            <w:tcBorders>
              <w:top w:val="nil"/>
              <w:left w:val="nil"/>
              <w:bottom w:val="nil"/>
              <w:right w:val="nil"/>
            </w:tcBorders>
            <w:shd w:val="clear" w:color="auto" w:fill="auto"/>
            <w:noWrap/>
            <w:hideMark/>
          </w:tcPr>
          <w:p w14:paraId="78DEA8D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35,635</w:t>
            </w:r>
          </w:p>
        </w:tc>
        <w:tc>
          <w:tcPr>
            <w:tcW w:w="960" w:type="dxa"/>
            <w:tcBorders>
              <w:top w:val="nil"/>
              <w:left w:val="nil"/>
              <w:bottom w:val="nil"/>
              <w:right w:val="nil"/>
            </w:tcBorders>
            <w:shd w:val="clear" w:color="auto" w:fill="auto"/>
            <w:noWrap/>
            <w:hideMark/>
          </w:tcPr>
          <w:p w14:paraId="11003B2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3887</w:t>
            </w:r>
          </w:p>
        </w:tc>
        <w:tc>
          <w:tcPr>
            <w:tcW w:w="1120" w:type="dxa"/>
            <w:tcBorders>
              <w:top w:val="nil"/>
              <w:left w:val="nil"/>
              <w:bottom w:val="nil"/>
              <w:right w:val="nil"/>
            </w:tcBorders>
            <w:shd w:val="clear" w:color="auto" w:fill="auto"/>
            <w:noWrap/>
            <w:hideMark/>
          </w:tcPr>
          <w:p w14:paraId="50E9917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27,966</w:t>
            </w:r>
          </w:p>
        </w:tc>
        <w:tc>
          <w:tcPr>
            <w:tcW w:w="1220" w:type="dxa"/>
            <w:tcBorders>
              <w:top w:val="nil"/>
              <w:left w:val="nil"/>
              <w:bottom w:val="nil"/>
              <w:right w:val="nil"/>
            </w:tcBorders>
            <w:shd w:val="clear" w:color="auto" w:fill="auto"/>
            <w:noWrap/>
            <w:hideMark/>
          </w:tcPr>
          <w:p w14:paraId="2B7D933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32,153</w:t>
            </w:r>
          </w:p>
        </w:tc>
        <w:tc>
          <w:tcPr>
            <w:tcW w:w="960" w:type="dxa"/>
            <w:tcBorders>
              <w:top w:val="nil"/>
              <w:left w:val="nil"/>
              <w:bottom w:val="nil"/>
              <w:right w:val="nil"/>
            </w:tcBorders>
            <w:shd w:val="clear" w:color="auto" w:fill="auto"/>
            <w:noWrap/>
            <w:hideMark/>
          </w:tcPr>
          <w:p w14:paraId="0B846AF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662</w:t>
            </w:r>
          </w:p>
        </w:tc>
        <w:tc>
          <w:tcPr>
            <w:tcW w:w="1087" w:type="dxa"/>
            <w:tcBorders>
              <w:top w:val="nil"/>
              <w:left w:val="nil"/>
              <w:bottom w:val="nil"/>
              <w:right w:val="nil"/>
            </w:tcBorders>
            <w:shd w:val="clear" w:color="auto" w:fill="auto"/>
            <w:noWrap/>
          </w:tcPr>
          <w:p w14:paraId="72072C2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1835285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6,139</w:t>
            </w:r>
            <w:r>
              <w:rPr>
                <w:rFonts w:asciiTheme="minorHAnsi" w:eastAsia="Times New Roman" w:hAnsiTheme="minorHAnsi" w:cs="Times New Roman"/>
                <w:color w:val="000000"/>
                <w:sz w:val="18"/>
                <w:szCs w:val="18"/>
                <w:lang w:eastAsia="nl-NL"/>
              </w:rPr>
              <w:t>***</w:t>
            </w:r>
          </w:p>
        </w:tc>
      </w:tr>
      <w:tr w:rsidR="00A84F40" w:rsidRPr="00C0149C" w14:paraId="5F58A665" w14:textId="77777777" w:rsidTr="008925B5">
        <w:trPr>
          <w:gridAfter w:val="1"/>
          <w:wAfter w:w="980" w:type="dxa"/>
          <w:trHeight w:val="300"/>
        </w:trPr>
        <w:tc>
          <w:tcPr>
            <w:tcW w:w="2036" w:type="dxa"/>
            <w:tcBorders>
              <w:top w:val="nil"/>
              <w:left w:val="nil"/>
              <w:bottom w:val="nil"/>
              <w:right w:val="nil"/>
            </w:tcBorders>
          </w:tcPr>
          <w:p w14:paraId="5C40995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3548B1C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market</w:t>
            </w:r>
          </w:p>
        </w:tc>
        <w:tc>
          <w:tcPr>
            <w:tcW w:w="1120" w:type="dxa"/>
            <w:tcBorders>
              <w:top w:val="nil"/>
              <w:left w:val="nil"/>
              <w:bottom w:val="nil"/>
              <w:right w:val="nil"/>
            </w:tcBorders>
            <w:shd w:val="clear" w:color="auto" w:fill="auto"/>
            <w:noWrap/>
            <w:hideMark/>
          </w:tcPr>
          <w:p w14:paraId="40D9A23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67,374</w:t>
            </w:r>
          </w:p>
        </w:tc>
        <w:tc>
          <w:tcPr>
            <w:tcW w:w="1120" w:type="dxa"/>
            <w:tcBorders>
              <w:top w:val="nil"/>
              <w:left w:val="nil"/>
              <w:bottom w:val="nil"/>
              <w:right w:val="nil"/>
            </w:tcBorders>
            <w:shd w:val="clear" w:color="auto" w:fill="auto"/>
            <w:noWrap/>
            <w:hideMark/>
          </w:tcPr>
          <w:p w14:paraId="78321B2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48,037</w:t>
            </w:r>
          </w:p>
        </w:tc>
        <w:tc>
          <w:tcPr>
            <w:tcW w:w="960" w:type="dxa"/>
            <w:tcBorders>
              <w:top w:val="nil"/>
              <w:left w:val="nil"/>
              <w:bottom w:val="nil"/>
              <w:right w:val="nil"/>
            </w:tcBorders>
            <w:shd w:val="clear" w:color="auto" w:fill="auto"/>
            <w:noWrap/>
            <w:hideMark/>
          </w:tcPr>
          <w:p w14:paraId="3547D5C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3887</w:t>
            </w:r>
          </w:p>
        </w:tc>
        <w:tc>
          <w:tcPr>
            <w:tcW w:w="1120" w:type="dxa"/>
            <w:tcBorders>
              <w:top w:val="nil"/>
              <w:left w:val="nil"/>
              <w:bottom w:val="nil"/>
              <w:right w:val="nil"/>
            </w:tcBorders>
            <w:shd w:val="clear" w:color="auto" w:fill="auto"/>
            <w:noWrap/>
            <w:hideMark/>
          </w:tcPr>
          <w:p w14:paraId="1FE1C30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58,484</w:t>
            </w:r>
          </w:p>
        </w:tc>
        <w:tc>
          <w:tcPr>
            <w:tcW w:w="1220" w:type="dxa"/>
            <w:tcBorders>
              <w:top w:val="nil"/>
              <w:left w:val="nil"/>
              <w:bottom w:val="nil"/>
              <w:right w:val="nil"/>
            </w:tcBorders>
            <w:shd w:val="clear" w:color="auto" w:fill="auto"/>
            <w:noWrap/>
            <w:hideMark/>
          </w:tcPr>
          <w:p w14:paraId="3304E90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50,591</w:t>
            </w:r>
          </w:p>
        </w:tc>
        <w:tc>
          <w:tcPr>
            <w:tcW w:w="960" w:type="dxa"/>
            <w:tcBorders>
              <w:top w:val="nil"/>
              <w:left w:val="nil"/>
              <w:bottom w:val="nil"/>
              <w:right w:val="nil"/>
            </w:tcBorders>
            <w:shd w:val="clear" w:color="auto" w:fill="auto"/>
            <w:noWrap/>
            <w:hideMark/>
          </w:tcPr>
          <w:p w14:paraId="5E6C451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662</w:t>
            </w:r>
          </w:p>
        </w:tc>
        <w:tc>
          <w:tcPr>
            <w:tcW w:w="1087" w:type="dxa"/>
            <w:tcBorders>
              <w:top w:val="nil"/>
              <w:left w:val="nil"/>
              <w:bottom w:val="nil"/>
              <w:right w:val="nil"/>
            </w:tcBorders>
            <w:shd w:val="clear" w:color="auto" w:fill="auto"/>
            <w:noWrap/>
          </w:tcPr>
          <w:p w14:paraId="7AA3B99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7613596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4,209</w:t>
            </w:r>
            <w:r>
              <w:rPr>
                <w:rFonts w:asciiTheme="minorHAnsi" w:eastAsia="Times New Roman" w:hAnsiTheme="minorHAnsi" w:cs="Times New Roman"/>
                <w:color w:val="000000"/>
                <w:sz w:val="18"/>
                <w:szCs w:val="18"/>
                <w:lang w:eastAsia="nl-NL"/>
              </w:rPr>
              <w:t>***</w:t>
            </w:r>
          </w:p>
        </w:tc>
      </w:tr>
      <w:tr w:rsidR="00A84F40" w:rsidRPr="00C0149C" w14:paraId="2153AF6D" w14:textId="77777777" w:rsidTr="008925B5">
        <w:trPr>
          <w:gridAfter w:val="1"/>
          <w:wAfter w:w="980" w:type="dxa"/>
          <w:trHeight w:val="300"/>
        </w:trPr>
        <w:tc>
          <w:tcPr>
            <w:tcW w:w="2036" w:type="dxa"/>
            <w:tcBorders>
              <w:top w:val="nil"/>
              <w:left w:val="nil"/>
              <w:bottom w:val="nil"/>
              <w:right w:val="nil"/>
            </w:tcBorders>
          </w:tcPr>
          <w:p w14:paraId="66F4478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Instruments</w:t>
            </w:r>
          </w:p>
        </w:tc>
        <w:tc>
          <w:tcPr>
            <w:tcW w:w="2036" w:type="dxa"/>
            <w:tcBorders>
              <w:top w:val="nil"/>
              <w:left w:val="nil"/>
              <w:bottom w:val="nil"/>
              <w:right w:val="nil"/>
            </w:tcBorders>
            <w:shd w:val="clear" w:color="auto" w:fill="auto"/>
            <w:noWrap/>
            <w:hideMark/>
          </w:tcPr>
          <w:p w14:paraId="44691A4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Seed voucher</w:t>
            </w:r>
          </w:p>
        </w:tc>
        <w:tc>
          <w:tcPr>
            <w:tcW w:w="1120" w:type="dxa"/>
            <w:tcBorders>
              <w:top w:val="nil"/>
              <w:left w:val="nil"/>
              <w:bottom w:val="nil"/>
              <w:right w:val="nil"/>
            </w:tcBorders>
            <w:shd w:val="clear" w:color="auto" w:fill="auto"/>
            <w:noWrap/>
            <w:hideMark/>
          </w:tcPr>
          <w:p w14:paraId="0F20EE0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0,059</w:t>
            </w:r>
          </w:p>
        </w:tc>
        <w:tc>
          <w:tcPr>
            <w:tcW w:w="1120" w:type="dxa"/>
            <w:tcBorders>
              <w:top w:val="nil"/>
              <w:left w:val="nil"/>
              <w:bottom w:val="nil"/>
              <w:right w:val="nil"/>
            </w:tcBorders>
            <w:shd w:val="clear" w:color="auto" w:fill="auto"/>
            <w:noWrap/>
            <w:hideMark/>
          </w:tcPr>
          <w:p w14:paraId="7D58682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0,237</w:t>
            </w:r>
          </w:p>
        </w:tc>
        <w:tc>
          <w:tcPr>
            <w:tcW w:w="960" w:type="dxa"/>
            <w:tcBorders>
              <w:top w:val="nil"/>
              <w:left w:val="nil"/>
              <w:bottom w:val="nil"/>
              <w:right w:val="nil"/>
            </w:tcBorders>
            <w:shd w:val="clear" w:color="auto" w:fill="auto"/>
            <w:noWrap/>
            <w:hideMark/>
          </w:tcPr>
          <w:p w14:paraId="43A038F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74B660B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0,089</w:t>
            </w:r>
          </w:p>
        </w:tc>
        <w:tc>
          <w:tcPr>
            <w:tcW w:w="1220" w:type="dxa"/>
            <w:tcBorders>
              <w:top w:val="nil"/>
              <w:left w:val="nil"/>
              <w:bottom w:val="nil"/>
              <w:right w:val="nil"/>
            </w:tcBorders>
            <w:shd w:val="clear" w:color="auto" w:fill="auto"/>
            <w:noWrap/>
            <w:hideMark/>
          </w:tcPr>
          <w:p w14:paraId="13A9A93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0,285</w:t>
            </w:r>
          </w:p>
        </w:tc>
        <w:tc>
          <w:tcPr>
            <w:tcW w:w="960" w:type="dxa"/>
            <w:tcBorders>
              <w:top w:val="nil"/>
              <w:left w:val="nil"/>
              <w:bottom w:val="nil"/>
              <w:right w:val="nil"/>
            </w:tcBorders>
            <w:shd w:val="clear" w:color="auto" w:fill="auto"/>
            <w:noWrap/>
            <w:hideMark/>
          </w:tcPr>
          <w:p w14:paraId="6ECDA7AD"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62A68BFC"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21,492</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2A55315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590E5C7E" w14:textId="77777777" w:rsidTr="008925B5">
        <w:trPr>
          <w:gridAfter w:val="1"/>
          <w:wAfter w:w="980" w:type="dxa"/>
          <w:trHeight w:val="300"/>
        </w:trPr>
        <w:tc>
          <w:tcPr>
            <w:tcW w:w="2036" w:type="dxa"/>
            <w:tcBorders>
              <w:top w:val="nil"/>
              <w:left w:val="nil"/>
              <w:bottom w:val="nil"/>
              <w:right w:val="nil"/>
            </w:tcBorders>
          </w:tcPr>
          <w:p w14:paraId="227DBEF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4D14DA4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Fertiliser voucher</w:t>
            </w:r>
          </w:p>
        </w:tc>
        <w:tc>
          <w:tcPr>
            <w:tcW w:w="1120" w:type="dxa"/>
            <w:tcBorders>
              <w:top w:val="nil"/>
              <w:left w:val="nil"/>
              <w:bottom w:val="nil"/>
              <w:right w:val="nil"/>
            </w:tcBorders>
            <w:shd w:val="clear" w:color="auto" w:fill="auto"/>
            <w:noWrap/>
            <w:hideMark/>
          </w:tcPr>
          <w:p w14:paraId="3407DFD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0,002</w:t>
            </w:r>
          </w:p>
        </w:tc>
        <w:tc>
          <w:tcPr>
            <w:tcW w:w="1120" w:type="dxa"/>
            <w:tcBorders>
              <w:top w:val="nil"/>
              <w:left w:val="nil"/>
              <w:bottom w:val="nil"/>
              <w:right w:val="nil"/>
            </w:tcBorders>
            <w:shd w:val="clear" w:color="auto" w:fill="auto"/>
            <w:noWrap/>
            <w:hideMark/>
          </w:tcPr>
          <w:p w14:paraId="2D231E7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0,045</w:t>
            </w:r>
          </w:p>
        </w:tc>
        <w:tc>
          <w:tcPr>
            <w:tcW w:w="960" w:type="dxa"/>
            <w:tcBorders>
              <w:top w:val="nil"/>
              <w:left w:val="nil"/>
              <w:bottom w:val="nil"/>
              <w:right w:val="nil"/>
            </w:tcBorders>
            <w:shd w:val="clear" w:color="auto" w:fill="auto"/>
            <w:noWrap/>
            <w:hideMark/>
          </w:tcPr>
          <w:p w14:paraId="3754692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3C5330F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0,069</w:t>
            </w:r>
          </w:p>
        </w:tc>
        <w:tc>
          <w:tcPr>
            <w:tcW w:w="1220" w:type="dxa"/>
            <w:tcBorders>
              <w:top w:val="nil"/>
              <w:left w:val="nil"/>
              <w:bottom w:val="nil"/>
              <w:right w:val="nil"/>
            </w:tcBorders>
            <w:shd w:val="clear" w:color="auto" w:fill="auto"/>
            <w:noWrap/>
            <w:hideMark/>
          </w:tcPr>
          <w:p w14:paraId="5E8B7E1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0,254</w:t>
            </w:r>
          </w:p>
        </w:tc>
        <w:tc>
          <w:tcPr>
            <w:tcW w:w="960" w:type="dxa"/>
            <w:tcBorders>
              <w:top w:val="nil"/>
              <w:left w:val="nil"/>
              <w:bottom w:val="nil"/>
              <w:right w:val="nil"/>
            </w:tcBorders>
            <w:shd w:val="clear" w:color="auto" w:fill="auto"/>
            <w:noWrap/>
            <w:hideMark/>
          </w:tcPr>
          <w:p w14:paraId="28709E2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hideMark/>
          </w:tcPr>
          <w:p w14:paraId="036F422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587,100</w:t>
            </w:r>
            <w:r>
              <w:rPr>
                <w:rFonts w:asciiTheme="minorHAnsi" w:eastAsia="Times New Roman" w:hAnsiTheme="minorHAnsi" w:cs="Times New Roman"/>
                <w:color w:val="000000"/>
                <w:sz w:val="18"/>
                <w:szCs w:val="18"/>
                <w:lang w:eastAsia="nl-NL"/>
              </w:rPr>
              <w:t>***</w:t>
            </w:r>
          </w:p>
        </w:tc>
        <w:tc>
          <w:tcPr>
            <w:tcW w:w="980" w:type="dxa"/>
            <w:tcBorders>
              <w:top w:val="nil"/>
              <w:left w:val="nil"/>
              <w:bottom w:val="nil"/>
              <w:right w:val="nil"/>
            </w:tcBorders>
            <w:shd w:val="clear" w:color="auto" w:fill="auto"/>
            <w:noWrap/>
          </w:tcPr>
          <w:p w14:paraId="5E4A077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r>
      <w:tr w:rsidR="00A84F40" w:rsidRPr="00C0149C" w14:paraId="2E0F2580" w14:textId="77777777" w:rsidTr="008925B5">
        <w:trPr>
          <w:gridAfter w:val="1"/>
          <w:wAfter w:w="980" w:type="dxa"/>
          <w:trHeight w:val="300"/>
        </w:trPr>
        <w:tc>
          <w:tcPr>
            <w:tcW w:w="2036" w:type="dxa"/>
            <w:tcBorders>
              <w:top w:val="nil"/>
              <w:left w:val="nil"/>
              <w:bottom w:val="nil"/>
              <w:right w:val="nil"/>
            </w:tcBorders>
          </w:tcPr>
          <w:p w14:paraId="16FF20F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Food security</w:t>
            </w:r>
          </w:p>
        </w:tc>
        <w:tc>
          <w:tcPr>
            <w:tcW w:w="2036" w:type="dxa"/>
            <w:tcBorders>
              <w:top w:val="nil"/>
              <w:left w:val="nil"/>
              <w:bottom w:val="nil"/>
              <w:right w:val="nil"/>
            </w:tcBorders>
            <w:shd w:val="clear" w:color="auto" w:fill="auto"/>
            <w:noWrap/>
            <w:hideMark/>
          </w:tcPr>
          <w:p w14:paraId="549FAF3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DDS</w:t>
            </w:r>
          </w:p>
        </w:tc>
        <w:tc>
          <w:tcPr>
            <w:tcW w:w="1120" w:type="dxa"/>
            <w:tcBorders>
              <w:top w:val="nil"/>
              <w:left w:val="nil"/>
              <w:bottom w:val="nil"/>
              <w:right w:val="nil"/>
            </w:tcBorders>
            <w:shd w:val="clear" w:color="auto" w:fill="auto"/>
            <w:noWrap/>
            <w:hideMark/>
          </w:tcPr>
          <w:p w14:paraId="0D11BFE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7,734</w:t>
            </w:r>
          </w:p>
        </w:tc>
        <w:tc>
          <w:tcPr>
            <w:tcW w:w="1120" w:type="dxa"/>
            <w:tcBorders>
              <w:top w:val="nil"/>
              <w:left w:val="nil"/>
              <w:bottom w:val="nil"/>
              <w:right w:val="nil"/>
            </w:tcBorders>
            <w:shd w:val="clear" w:color="auto" w:fill="auto"/>
            <w:noWrap/>
            <w:hideMark/>
          </w:tcPr>
          <w:p w14:paraId="7CFAC79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2,071</w:t>
            </w:r>
          </w:p>
        </w:tc>
        <w:tc>
          <w:tcPr>
            <w:tcW w:w="960" w:type="dxa"/>
            <w:tcBorders>
              <w:top w:val="nil"/>
              <w:left w:val="nil"/>
              <w:bottom w:val="nil"/>
              <w:right w:val="nil"/>
            </w:tcBorders>
            <w:shd w:val="clear" w:color="auto" w:fill="auto"/>
            <w:noWrap/>
            <w:hideMark/>
          </w:tcPr>
          <w:p w14:paraId="3BC8F10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26D3AAD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8,680</w:t>
            </w:r>
          </w:p>
        </w:tc>
        <w:tc>
          <w:tcPr>
            <w:tcW w:w="1220" w:type="dxa"/>
            <w:tcBorders>
              <w:top w:val="nil"/>
              <w:left w:val="nil"/>
              <w:bottom w:val="nil"/>
              <w:right w:val="nil"/>
            </w:tcBorders>
            <w:shd w:val="clear" w:color="auto" w:fill="auto"/>
            <w:noWrap/>
            <w:hideMark/>
          </w:tcPr>
          <w:p w14:paraId="214D689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1,839</w:t>
            </w:r>
          </w:p>
        </w:tc>
        <w:tc>
          <w:tcPr>
            <w:tcW w:w="960" w:type="dxa"/>
            <w:tcBorders>
              <w:top w:val="nil"/>
              <w:left w:val="nil"/>
              <w:bottom w:val="nil"/>
              <w:right w:val="nil"/>
            </w:tcBorders>
            <w:shd w:val="clear" w:color="auto" w:fill="auto"/>
            <w:noWrap/>
            <w:hideMark/>
          </w:tcPr>
          <w:p w14:paraId="31B195E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tcPr>
          <w:p w14:paraId="04D0E29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5C907CC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-12,040</w:t>
            </w:r>
            <w:r>
              <w:rPr>
                <w:rFonts w:asciiTheme="minorHAnsi" w:eastAsia="Times New Roman" w:hAnsiTheme="minorHAnsi" w:cs="Times New Roman"/>
                <w:color w:val="000000"/>
                <w:sz w:val="18"/>
                <w:szCs w:val="18"/>
                <w:lang w:eastAsia="nl-NL"/>
              </w:rPr>
              <w:t>***</w:t>
            </w:r>
          </w:p>
        </w:tc>
      </w:tr>
      <w:tr w:rsidR="00A84F40" w:rsidRPr="00C0149C" w14:paraId="00C4F460" w14:textId="77777777" w:rsidTr="008925B5">
        <w:trPr>
          <w:gridAfter w:val="1"/>
          <w:wAfter w:w="980" w:type="dxa"/>
          <w:trHeight w:val="300"/>
        </w:trPr>
        <w:tc>
          <w:tcPr>
            <w:tcW w:w="2036" w:type="dxa"/>
            <w:tcBorders>
              <w:top w:val="nil"/>
              <w:left w:val="nil"/>
              <w:bottom w:val="nil"/>
              <w:right w:val="nil"/>
            </w:tcBorders>
          </w:tcPr>
          <w:p w14:paraId="161E5F1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2633BD8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FVS</w:t>
            </w:r>
          </w:p>
        </w:tc>
        <w:tc>
          <w:tcPr>
            <w:tcW w:w="1120" w:type="dxa"/>
            <w:tcBorders>
              <w:top w:val="nil"/>
              <w:left w:val="nil"/>
              <w:bottom w:val="nil"/>
              <w:right w:val="nil"/>
            </w:tcBorders>
            <w:shd w:val="clear" w:color="auto" w:fill="auto"/>
            <w:noWrap/>
            <w:hideMark/>
          </w:tcPr>
          <w:p w14:paraId="29FB477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12,527</w:t>
            </w:r>
          </w:p>
        </w:tc>
        <w:tc>
          <w:tcPr>
            <w:tcW w:w="1120" w:type="dxa"/>
            <w:tcBorders>
              <w:top w:val="nil"/>
              <w:left w:val="nil"/>
              <w:bottom w:val="nil"/>
              <w:right w:val="nil"/>
            </w:tcBorders>
            <w:shd w:val="clear" w:color="auto" w:fill="auto"/>
            <w:noWrap/>
            <w:hideMark/>
          </w:tcPr>
          <w:p w14:paraId="27F0EB5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4,878</w:t>
            </w:r>
          </w:p>
        </w:tc>
        <w:tc>
          <w:tcPr>
            <w:tcW w:w="960" w:type="dxa"/>
            <w:tcBorders>
              <w:top w:val="nil"/>
              <w:left w:val="nil"/>
              <w:bottom w:val="nil"/>
              <w:right w:val="nil"/>
            </w:tcBorders>
            <w:shd w:val="clear" w:color="auto" w:fill="auto"/>
            <w:noWrap/>
            <w:hideMark/>
          </w:tcPr>
          <w:p w14:paraId="6080EC9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3967</w:t>
            </w:r>
          </w:p>
        </w:tc>
        <w:tc>
          <w:tcPr>
            <w:tcW w:w="1120" w:type="dxa"/>
            <w:tcBorders>
              <w:top w:val="nil"/>
              <w:left w:val="nil"/>
              <w:bottom w:val="nil"/>
              <w:right w:val="nil"/>
            </w:tcBorders>
            <w:shd w:val="clear" w:color="auto" w:fill="auto"/>
            <w:noWrap/>
            <w:hideMark/>
          </w:tcPr>
          <w:p w14:paraId="4D00B54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14,623</w:t>
            </w:r>
          </w:p>
        </w:tc>
        <w:tc>
          <w:tcPr>
            <w:tcW w:w="1220" w:type="dxa"/>
            <w:tcBorders>
              <w:top w:val="nil"/>
              <w:left w:val="nil"/>
              <w:bottom w:val="nil"/>
              <w:right w:val="nil"/>
            </w:tcBorders>
            <w:shd w:val="clear" w:color="auto" w:fill="auto"/>
            <w:noWrap/>
            <w:hideMark/>
          </w:tcPr>
          <w:p w14:paraId="2F37DBAF"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4,926</w:t>
            </w:r>
          </w:p>
        </w:tc>
        <w:tc>
          <w:tcPr>
            <w:tcW w:w="960" w:type="dxa"/>
            <w:tcBorders>
              <w:top w:val="nil"/>
              <w:left w:val="nil"/>
              <w:bottom w:val="nil"/>
              <w:right w:val="nil"/>
            </w:tcBorders>
            <w:shd w:val="clear" w:color="auto" w:fill="auto"/>
            <w:noWrap/>
            <w:hideMark/>
          </w:tcPr>
          <w:p w14:paraId="0CF38F7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665</w:t>
            </w:r>
          </w:p>
        </w:tc>
        <w:tc>
          <w:tcPr>
            <w:tcW w:w="1087" w:type="dxa"/>
            <w:tcBorders>
              <w:top w:val="nil"/>
              <w:left w:val="nil"/>
              <w:bottom w:val="nil"/>
              <w:right w:val="nil"/>
            </w:tcBorders>
            <w:shd w:val="clear" w:color="auto" w:fill="auto"/>
            <w:noWrap/>
          </w:tcPr>
          <w:p w14:paraId="76D34EE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2386ADC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-10,168</w:t>
            </w:r>
            <w:r>
              <w:rPr>
                <w:rFonts w:asciiTheme="minorHAnsi" w:eastAsia="Times New Roman" w:hAnsiTheme="minorHAnsi" w:cs="Times New Roman"/>
                <w:color w:val="000000"/>
                <w:sz w:val="18"/>
                <w:szCs w:val="18"/>
                <w:lang w:eastAsia="nl-NL"/>
              </w:rPr>
              <w:t>***</w:t>
            </w:r>
          </w:p>
        </w:tc>
      </w:tr>
      <w:tr w:rsidR="00A84F40" w:rsidRPr="00C0149C" w14:paraId="57BAD352" w14:textId="77777777" w:rsidTr="008925B5">
        <w:trPr>
          <w:gridAfter w:val="1"/>
          <w:wAfter w:w="980" w:type="dxa"/>
          <w:trHeight w:val="300"/>
        </w:trPr>
        <w:tc>
          <w:tcPr>
            <w:tcW w:w="2036" w:type="dxa"/>
            <w:tcBorders>
              <w:top w:val="nil"/>
              <w:left w:val="nil"/>
              <w:bottom w:val="nil"/>
              <w:right w:val="nil"/>
            </w:tcBorders>
          </w:tcPr>
          <w:p w14:paraId="1EDFB4E2"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072B09D0"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FCS</w:t>
            </w:r>
          </w:p>
        </w:tc>
        <w:tc>
          <w:tcPr>
            <w:tcW w:w="1120" w:type="dxa"/>
            <w:tcBorders>
              <w:top w:val="nil"/>
              <w:left w:val="nil"/>
              <w:bottom w:val="nil"/>
              <w:right w:val="nil"/>
            </w:tcBorders>
            <w:shd w:val="clear" w:color="auto" w:fill="auto"/>
            <w:noWrap/>
            <w:hideMark/>
          </w:tcPr>
          <w:p w14:paraId="1924290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49,096</w:t>
            </w:r>
          </w:p>
        </w:tc>
        <w:tc>
          <w:tcPr>
            <w:tcW w:w="1120" w:type="dxa"/>
            <w:tcBorders>
              <w:top w:val="nil"/>
              <w:left w:val="nil"/>
              <w:bottom w:val="nil"/>
              <w:right w:val="nil"/>
            </w:tcBorders>
            <w:shd w:val="clear" w:color="auto" w:fill="auto"/>
            <w:noWrap/>
            <w:hideMark/>
          </w:tcPr>
          <w:p w14:paraId="1B468CB5"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17,817</w:t>
            </w:r>
          </w:p>
        </w:tc>
        <w:tc>
          <w:tcPr>
            <w:tcW w:w="960" w:type="dxa"/>
            <w:tcBorders>
              <w:top w:val="nil"/>
              <w:left w:val="nil"/>
              <w:bottom w:val="nil"/>
              <w:right w:val="nil"/>
            </w:tcBorders>
            <w:shd w:val="clear" w:color="auto" w:fill="auto"/>
            <w:noWrap/>
            <w:hideMark/>
          </w:tcPr>
          <w:p w14:paraId="7C90BC7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2814</w:t>
            </w:r>
          </w:p>
        </w:tc>
        <w:tc>
          <w:tcPr>
            <w:tcW w:w="1120" w:type="dxa"/>
            <w:tcBorders>
              <w:top w:val="nil"/>
              <w:left w:val="nil"/>
              <w:bottom w:val="nil"/>
              <w:right w:val="nil"/>
            </w:tcBorders>
            <w:shd w:val="clear" w:color="auto" w:fill="auto"/>
            <w:noWrap/>
            <w:hideMark/>
          </w:tcPr>
          <w:p w14:paraId="579A954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51,786</w:t>
            </w:r>
          </w:p>
        </w:tc>
        <w:tc>
          <w:tcPr>
            <w:tcW w:w="1220" w:type="dxa"/>
            <w:tcBorders>
              <w:top w:val="nil"/>
              <w:left w:val="nil"/>
              <w:bottom w:val="nil"/>
              <w:right w:val="nil"/>
            </w:tcBorders>
            <w:shd w:val="clear" w:color="auto" w:fill="auto"/>
            <w:noWrap/>
            <w:hideMark/>
          </w:tcPr>
          <w:p w14:paraId="605DB30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18,022</w:t>
            </w:r>
          </w:p>
        </w:tc>
        <w:tc>
          <w:tcPr>
            <w:tcW w:w="960" w:type="dxa"/>
            <w:tcBorders>
              <w:top w:val="nil"/>
              <w:left w:val="nil"/>
              <w:bottom w:val="nil"/>
              <w:right w:val="nil"/>
            </w:tcBorders>
            <w:shd w:val="clear" w:color="auto" w:fill="auto"/>
            <w:noWrap/>
            <w:hideMark/>
          </w:tcPr>
          <w:p w14:paraId="05A95B5A"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507</w:t>
            </w:r>
          </w:p>
        </w:tc>
        <w:tc>
          <w:tcPr>
            <w:tcW w:w="1087" w:type="dxa"/>
            <w:tcBorders>
              <w:top w:val="nil"/>
              <w:left w:val="nil"/>
              <w:bottom w:val="nil"/>
              <w:right w:val="nil"/>
            </w:tcBorders>
            <w:shd w:val="clear" w:color="auto" w:fill="auto"/>
            <w:noWrap/>
          </w:tcPr>
          <w:p w14:paraId="4D223654"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348B1BEB"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-3,099</w:t>
            </w:r>
            <w:r>
              <w:rPr>
                <w:rFonts w:asciiTheme="minorHAnsi" w:eastAsia="Times New Roman" w:hAnsiTheme="minorHAnsi" w:cs="Times New Roman"/>
                <w:color w:val="000000"/>
                <w:sz w:val="18"/>
                <w:szCs w:val="18"/>
                <w:lang w:eastAsia="nl-NL"/>
              </w:rPr>
              <w:t>***</w:t>
            </w:r>
          </w:p>
        </w:tc>
      </w:tr>
      <w:tr w:rsidR="00A84F40" w:rsidRPr="00C0149C" w14:paraId="62CC3A95" w14:textId="77777777" w:rsidTr="008925B5">
        <w:trPr>
          <w:gridAfter w:val="1"/>
          <w:wAfter w:w="980" w:type="dxa"/>
          <w:trHeight w:val="300"/>
        </w:trPr>
        <w:tc>
          <w:tcPr>
            <w:tcW w:w="2036" w:type="dxa"/>
            <w:tcBorders>
              <w:top w:val="nil"/>
              <w:left w:val="nil"/>
              <w:bottom w:val="nil"/>
              <w:right w:val="nil"/>
            </w:tcBorders>
          </w:tcPr>
          <w:p w14:paraId="3549DF89"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2036" w:type="dxa"/>
            <w:tcBorders>
              <w:top w:val="nil"/>
              <w:left w:val="nil"/>
              <w:bottom w:val="nil"/>
              <w:right w:val="nil"/>
            </w:tcBorders>
            <w:shd w:val="clear" w:color="auto" w:fill="auto"/>
            <w:noWrap/>
            <w:hideMark/>
          </w:tcPr>
          <w:p w14:paraId="6E11501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CSI</w:t>
            </w:r>
          </w:p>
        </w:tc>
        <w:tc>
          <w:tcPr>
            <w:tcW w:w="1120" w:type="dxa"/>
            <w:tcBorders>
              <w:top w:val="nil"/>
              <w:left w:val="nil"/>
              <w:bottom w:val="nil"/>
              <w:right w:val="nil"/>
            </w:tcBorders>
            <w:shd w:val="clear" w:color="auto" w:fill="auto"/>
            <w:noWrap/>
            <w:hideMark/>
          </w:tcPr>
          <w:p w14:paraId="2939E9C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3,746</w:t>
            </w:r>
          </w:p>
        </w:tc>
        <w:tc>
          <w:tcPr>
            <w:tcW w:w="1120" w:type="dxa"/>
            <w:tcBorders>
              <w:top w:val="nil"/>
              <w:left w:val="nil"/>
              <w:bottom w:val="nil"/>
              <w:right w:val="nil"/>
            </w:tcBorders>
            <w:shd w:val="clear" w:color="auto" w:fill="auto"/>
            <w:noWrap/>
            <w:hideMark/>
          </w:tcPr>
          <w:p w14:paraId="2DCA615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7,441</w:t>
            </w:r>
          </w:p>
        </w:tc>
        <w:tc>
          <w:tcPr>
            <w:tcW w:w="960" w:type="dxa"/>
            <w:tcBorders>
              <w:top w:val="nil"/>
              <w:left w:val="nil"/>
              <w:bottom w:val="nil"/>
              <w:right w:val="nil"/>
            </w:tcBorders>
            <w:shd w:val="clear" w:color="auto" w:fill="auto"/>
            <w:noWrap/>
            <w:hideMark/>
          </w:tcPr>
          <w:p w14:paraId="48043B17"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2815</w:t>
            </w:r>
          </w:p>
        </w:tc>
        <w:tc>
          <w:tcPr>
            <w:tcW w:w="1120" w:type="dxa"/>
            <w:tcBorders>
              <w:top w:val="nil"/>
              <w:left w:val="nil"/>
              <w:bottom w:val="nil"/>
              <w:right w:val="nil"/>
            </w:tcBorders>
            <w:shd w:val="clear" w:color="auto" w:fill="auto"/>
            <w:noWrap/>
            <w:hideMark/>
          </w:tcPr>
          <w:p w14:paraId="655BB2F3"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1,959</w:t>
            </w:r>
          </w:p>
        </w:tc>
        <w:tc>
          <w:tcPr>
            <w:tcW w:w="1220" w:type="dxa"/>
            <w:tcBorders>
              <w:top w:val="nil"/>
              <w:left w:val="nil"/>
              <w:bottom w:val="nil"/>
              <w:right w:val="nil"/>
            </w:tcBorders>
            <w:shd w:val="clear" w:color="auto" w:fill="auto"/>
            <w:noWrap/>
            <w:hideMark/>
          </w:tcPr>
          <w:p w14:paraId="09ED0D11"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4,728</w:t>
            </w:r>
          </w:p>
        </w:tc>
        <w:tc>
          <w:tcPr>
            <w:tcW w:w="960" w:type="dxa"/>
            <w:tcBorders>
              <w:top w:val="nil"/>
              <w:left w:val="nil"/>
              <w:bottom w:val="nil"/>
              <w:right w:val="nil"/>
            </w:tcBorders>
            <w:shd w:val="clear" w:color="auto" w:fill="auto"/>
            <w:noWrap/>
            <w:hideMark/>
          </w:tcPr>
          <w:p w14:paraId="661AF128"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507</w:t>
            </w:r>
          </w:p>
        </w:tc>
        <w:tc>
          <w:tcPr>
            <w:tcW w:w="1087" w:type="dxa"/>
            <w:tcBorders>
              <w:top w:val="nil"/>
              <w:left w:val="nil"/>
              <w:bottom w:val="nil"/>
              <w:right w:val="nil"/>
            </w:tcBorders>
            <w:shd w:val="clear" w:color="auto" w:fill="auto"/>
            <w:noWrap/>
          </w:tcPr>
          <w:p w14:paraId="32A27D46"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980" w:type="dxa"/>
            <w:tcBorders>
              <w:top w:val="nil"/>
              <w:left w:val="nil"/>
              <w:bottom w:val="nil"/>
              <w:right w:val="nil"/>
            </w:tcBorders>
            <w:shd w:val="clear" w:color="auto" w:fill="auto"/>
            <w:noWrap/>
            <w:hideMark/>
          </w:tcPr>
          <w:p w14:paraId="1EACB5EE" w14:textId="77777777" w:rsidR="00A84F40" w:rsidRPr="00C0149C" w:rsidRDefault="00A84F40" w:rsidP="008925B5">
            <w:pPr>
              <w:spacing w:after="0" w:line="240" w:lineRule="auto"/>
              <w:rPr>
                <w:rFonts w:asciiTheme="minorHAnsi" w:eastAsia="Times New Roman" w:hAnsiTheme="minorHAnsi" w:cs="Times New Roman"/>
                <w:color w:val="000000"/>
                <w:sz w:val="18"/>
                <w:szCs w:val="18"/>
                <w:lang w:eastAsia="nl-NL"/>
              </w:rPr>
            </w:pPr>
            <w:r w:rsidRPr="00C0149C">
              <w:rPr>
                <w:rFonts w:asciiTheme="minorHAnsi" w:eastAsia="Times New Roman" w:hAnsiTheme="minorHAnsi" w:cs="Times New Roman"/>
                <w:color w:val="000000"/>
                <w:sz w:val="18"/>
                <w:szCs w:val="18"/>
                <w:lang w:eastAsia="nl-NL"/>
              </w:rPr>
              <w:t>7,079</w:t>
            </w:r>
            <w:r>
              <w:rPr>
                <w:rFonts w:asciiTheme="minorHAnsi" w:eastAsia="Times New Roman" w:hAnsiTheme="minorHAnsi" w:cs="Times New Roman"/>
                <w:color w:val="000000"/>
                <w:sz w:val="18"/>
                <w:szCs w:val="18"/>
                <w:lang w:eastAsia="nl-NL"/>
              </w:rPr>
              <w:t>***</w:t>
            </w:r>
          </w:p>
        </w:tc>
      </w:tr>
    </w:tbl>
    <w:p w14:paraId="4FF05F23" w14:textId="77777777" w:rsidR="00A84F40" w:rsidRDefault="00A84F40" w:rsidP="00A84F40">
      <w:pPr>
        <w:spacing w:after="0" w:line="360" w:lineRule="auto"/>
        <w:jc w:val="both"/>
        <w:rPr>
          <w:rFonts w:ascii="Calibri" w:eastAsia="Times New Roman" w:hAnsi="Calibri" w:cs="Times New Roman"/>
          <w:color w:val="000000"/>
          <w:sz w:val="20"/>
          <w:szCs w:val="20"/>
          <w:lang w:eastAsia="nl-NL" w:bidi="ar-SA"/>
        </w:rPr>
      </w:pPr>
    </w:p>
    <w:p w14:paraId="537EA8F7" w14:textId="6B7DAA21" w:rsidR="00A84F40" w:rsidRDefault="00CF2773" w:rsidP="00A84F40">
      <w:pPr>
        <w:spacing w:after="0" w:line="360" w:lineRule="auto"/>
        <w:jc w:val="both"/>
        <w:rPr>
          <w:rFonts w:ascii="Calibri" w:eastAsia="Times New Roman" w:hAnsi="Calibri" w:cs="Times New Roman"/>
          <w:color w:val="000000"/>
          <w:sz w:val="20"/>
          <w:szCs w:val="20"/>
          <w:lang w:eastAsia="nl-NL" w:bidi="ar-SA"/>
        </w:rPr>
      </w:pPr>
      <w:r>
        <w:rPr>
          <w:rFonts w:ascii="Calibri" w:eastAsia="Times New Roman" w:hAnsi="Calibri" w:cs="Times New Roman"/>
          <w:color w:val="000000"/>
          <w:sz w:val="20"/>
          <w:szCs w:val="20"/>
          <w:lang w:eastAsia="nl-NL" w:bidi="ar-SA"/>
        </w:rPr>
        <w:t>Table 11</w:t>
      </w:r>
      <w:r w:rsidR="00A84F40" w:rsidRPr="007921D6">
        <w:rPr>
          <w:rFonts w:ascii="Calibri" w:eastAsia="Times New Roman" w:hAnsi="Calibri" w:cs="Times New Roman"/>
          <w:color w:val="000000"/>
          <w:sz w:val="20"/>
          <w:szCs w:val="20"/>
          <w:lang w:eastAsia="nl-NL" w:bidi="ar-SA"/>
        </w:rPr>
        <w:t xml:space="preserve"> shows the summary statistics for hybrid maize and fertiliser and all food security indicators per zone. The majority of maize farmers in our sample live in the Northern, Southern, Western and Southern Highland Zone. These regions also score higher on hybrid seed- and fertiliser use than the other regions. The Northern zone has the highest scores on dietary diversity and food variety, and the second best scores on food </w:t>
      </w:r>
      <w:r w:rsidR="00A84F40" w:rsidRPr="007921D6">
        <w:rPr>
          <w:rFonts w:ascii="Calibri" w:eastAsia="Times New Roman" w:hAnsi="Calibri" w:cs="Times New Roman"/>
          <w:color w:val="000000"/>
          <w:sz w:val="20"/>
          <w:szCs w:val="20"/>
          <w:lang w:eastAsia="nl-NL" w:bidi="ar-SA"/>
        </w:rPr>
        <w:lastRenderedPageBreak/>
        <w:t xml:space="preserve">consumption and coping strategy index. Zanzibar has </w:t>
      </w:r>
      <w:r w:rsidR="00A84F40">
        <w:rPr>
          <w:rFonts w:ascii="Calibri" w:eastAsia="Times New Roman" w:hAnsi="Calibri" w:cs="Times New Roman"/>
          <w:color w:val="000000"/>
          <w:sz w:val="20"/>
          <w:szCs w:val="20"/>
          <w:lang w:eastAsia="nl-NL" w:bidi="ar-SA"/>
        </w:rPr>
        <w:t xml:space="preserve">on average </w:t>
      </w:r>
      <w:r w:rsidR="00A84F40" w:rsidRPr="007921D6">
        <w:rPr>
          <w:rFonts w:ascii="Calibri" w:eastAsia="Times New Roman" w:hAnsi="Calibri" w:cs="Times New Roman"/>
          <w:color w:val="000000"/>
          <w:sz w:val="20"/>
          <w:szCs w:val="20"/>
          <w:lang w:eastAsia="nl-NL" w:bidi="ar-SA"/>
        </w:rPr>
        <w:t xml:space="preserve">the highest food consumption score, and the Southern Highlands have the lowest coping strategy index. The Central and Southern zone score relatively low on all food security indicators.  </w:t>
      </w:r>
    </w:p>
    <w:p w14:paraId="3D24F11C" w14:textId="77777777" w:rsidR="00A84F40" w:rsidRDefault="00A84F40" w:rsidP="00A84F40">
      <w:pPr>
        <w:spacing w:after="0" w:line="360" w:lineRule="auto"/>
        <w:jc w:val="both"/>
        <w:rPr>
          <w:rFonts w:ascii="Calibri" w:eastAsia="Times New Roman" w:hAnsi="Calibri" w:cs="Times New Roman"/>
          <w:color w:val="000000"/>
          <w:sz w:val="20"/>
          <w:szCs w:val="20"/>
          <w:lang w:eastAsia="nl-NL" w:bidi="ar-SA"/>
        </w:rPr>
      </w:pPr>
    </w:p>
    <w:p w14:paraId="4D428FCB" w14:textId="77777777" w:rsidR="00A84F40" w:rsidRPr="007921D6" w:rsidRDefault="00A84F40" w:rsidP="00A84F40">
      <w:pPr>
        <w:spacing w:after="0" w:line="360" w:lineRule="auto"/>
        <w:jc w:val="both"/>
        <w:rPr>
          <w:rFonts w:ascii="Calibri" w:eastAsia="Times New Roman" w:hAnsi="Calibri" w:cs="Times New Roman"/>
          <w:color w:val="000000"/>
          <w:sz w:val="20"/>
          <w:szCs w:val="20"/>
          <w:lang w:eastAsia="nl-NL" w:bidi="ar-SA"/>
        </w:rPr>
      </w:pPr>
    </w:p>
    <w:p w14:paraId="0D9349AC" w14:textId="0EF413E5" w:rsidR="00A84F40" w:rsidRDefault="00CF2773" w:rsidP="00A84F40">
      <w:pPr>
        <w:pStyle w:val="Bijschrift"/>
        <w:rPr>
          <w:lang w:bidi="ar-SA"/>
        </w:rPr>
      </w:pPr>
      <w:r>
        <w:rPr>
          <w:lang w:bidi="ar-SA"/>
        </w:rPr>
        <w:t>Table 11</w:t>
      </w:r>
      <w:r w:rsidR="00A84F40">
        <w:rPr>
          <w:lang w:bidi="ar-SA"/>
        </w:rPr>
        <w:t xml:space="preserve"> summary statistics per zone</w:t>
      </w:r>
    </w:p>
    <w:tbl>
      <w:tblPr>
        <w:tblW w:w="10108" w:type="dxa"/>
        <w:tblCellMar>
          <w:left w:w="70" w:type="dxa"/>
          <w:right w:w="70" w:type="dxa"/>
        </w:tblCellMar>
        <w:tblLook w:val="04A0" w:firstRow="1" w:lastRow="0" w:firstColumn="1" w:lastColumn="0" w:noHBand="0" w:noVBand="1"/>
      </w:tblPr>
      <w:tblGrid>
        <w:gridCol w:w="1114"/>
        <w:gridCol w:w="1114"/>
        <w:gridCol w:w="1114"/>
        <w:gridCol w:w="1114"/>
        <w:gridCol w:w="1121"/>
        <w:gridCol w:w="1119"/>
        <w:gridCol w:w="1184"/>
        <w:gridCol w:w="1114"/>
        <w:gridCol w:w="1114"/>
      </w:tblGrid>
      <w:tr w:rsidR="00A84F40" w:rsidRPr="00FD1749" w14:paraId="698727C2" w14:textId="77777777" w:rsidTr="008925B5">
        <w:trPr>
          <w:trHeight w:val="248"/>
        </w:trPr>
        <w:tc>
          <w:tcPr>
            <w:tcW w:w="1114" w:type="dxa"/>
            <w:tcBorders>
              <w:top w:val="single" w:sz="4" w:space="0" w:color="auto"/>
              <w:left w:val="nil"/>
              <w:right w:val="nil"/>
            </w:tcBorders>
            <w:shd w:val="clear" w:color="auto" w:fill="auto"/>
            <w:noWrap/>
            <w:hideMark/>
          </w:tcPr>
          <w:p w14:paraId="667E06AD"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p>
        </w:tc>
        <w:tc>
          <w:tcPr>
            <w:tcW w:w="1114" w:type="dxa"/>
            <w:tcBorders>
              <w:top w:val="single" w:sz="4" w:space="0" w:color="auto"/>
              <w:left w:val="nil"/>
              <w:right w:val="nil"/>
            </w:tcBorders>
            <w:shd w:val="clear" w:color="auto" w:fill="auto"/>
            <w:noWrap/>
            <w:hideMark/>
          </w:tcPr>
          <w:p w14:paraId="0BD307B9"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Central</w:t>
            </w:r>
          </w:p>
        </w:tc>
        <w:tc>
          <w:tcPr>
            <w:tcW w:w="1114" w:type="dxa"/>
            <w:tcBorders>
              <w:top w:val="single" w:sz="4" w:space="0" w:color="auto"/>
              <w:left w:val="nil"/>
              <w:right w:val="nil"/>
            </w:tcBorders>
            <w:shd w:val="clear" w:color="auto" w:fill="auto"/>
            <w:noWrap/>
            <w:hideMark/>
          </w:tcPr>
          <w:p w14:paraId="39DBF4C3"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Eastern</w:t>
            </w:r>
          </w:p>
        </w:tc>
        <w:tc>
          <w:tcPr>
            <w:tcW w:w="1114" w:type="dxa"/>
            <w:tcBorders>
              <w:top w:val="single" w:sz="4" w:space="0" w:color="auto"/>
              <w:left w:val="nil"/>
              <w:right w:val="nil"/>
            </w:tcBorders>
            <w:shd w:val="clear" w:color="auto" w:fill="auto"/>
            <w:noWrap/>
            <w:hideMark/>
          </w:tcPr>
          <w:p w14:paraId="4649AB4A"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Lake</w:t>
            </w:r>
          </w:p>
        </w:tc>
        <w:tc>
          <w:tcPr>
            <w:tcW w:w="1121" w:type="dxa"/>
            <w:tcBorders>
              <w:top w:val="single" w:sz="4" w:space="0" w:color="auto"/>
              <w:left w:val="nil"/>
              <w:right w:val="nil"/>
            </w:tcBorders>
            <w:shd w:val="clear" w:color="auto" w:fill="auto"/>
            <w:noWrap/>
            <w:hideMark/>
          </w:tcPr>
          <w:p w14:paraId="133D168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Northern</w:t>
            </w:r>
          </w:p>
        </w:tc>
        <w:tc>
          <w:tcPr>
            <w:tcW w:w="1119" w:type="dxa"/>
            <w:tcBorders>
              <w:top w:val="single" w:sz="4" w:space="0" w:color="auto"/>
              <w:left w:val="nil"/>
              <w:right w:val="nil"/>
            </w:tcBorders>
            <w:shd w:val="clear" w:color="auto" w:fill="auto"/>
            <w:noWrap/>
            <w:hideMark/>
          </w:tcPr>
          <w:p w14:paraId="2996921D"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Southern</w:t>
            </w:r>
          </w:p>
        </w:tc>
        <w:tc>
          <w:tcPr>
            <w:tcW w:w="1184" w:type="dxa"/>
            <w:tcBorders>
              <w:top w:val="single" w:sz="4" w:space="0" w:color="auto"/>
              <w:left w:val="nil"/>
              <w:right w:val="nil"/>
            </w:tcBorders>
            <w:shd w:val="clear" w:color="auto" w:fill="auto"/>
            <w:noWrap/>
            <w:hideMark/>
          </w:tcPr>
          <w:p w14:paraId="10701E2E"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Southern Highlands</w:t>
            </w:r>
          </w:p>
        </w:tc>
        <w:tc>
          <w:tcPr>
            <w:tcW w:w="1114" w:type="dxa"/>
            <w:tcBorders>
              <w:top w:val="single" w:sz="4" w:space="0" w:color="auto"/>
              <w:left w:val="nil"/>
              <w:right w:val="nil"/>
            </w:tcBorders>
            <w:shd w:val="clear" w:color="auto" w:fill="auto"/>
            <w:noWrap/>
            <w:hideMark/>
          </w:tcPr>
          <w:p w14:paraId="384294AA"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Western</w:t>
            </w:r>
          </w:p>
        </w:tc>
        <w:tc>
          <w:tcPr>
            <w:tcW w:w="1114" w:type="dxa"/>
            <w:tcBorders>
              <w:top w:val="single" w:sz="4" w:space="0" w:color="auto"/>
              <w:left w:val="nil"/>
              <w:right w:val="nil"/>
            </w:tcBorders>
            <w:shd w:val="clear" w:color="auto" w:fill="auto"/>
            <w:noWrap/>
            <w:hideMark/>
          </w:tcPr>
          <w:p w14:paraId="6D4E224F"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Zanzibar</w:t>
            </w:r>
          </w:p>
        </w:tc>
      </w:tr>
      <w:tr w:rsidR="00A84F40" w:rsidRPr="00FD1749" w14:paraId="107F9E89" w14:textId="77777777" w:rsidTr="008925B5">
        <w:trPr>
          <w:trHeight w:val="248"/>
        </w:trPr>
        <w:tc>
          <w:tcPr>
            <w:tcW w:w="1114" w:type="dxa"/>
            <w:tcBorders>
              <w:left w:val="nil"/>
              <w:bottom w:val="single" w:sz="4" w:space="0" w:color="auto"/>
              <w:right w:val="nil"/>
            </w:tcBorders>
            <w:shd w:val="clear" w:color="auto" w:fill="auto"/>
            <w:noWrap/>
          </w:tcPr>
          <w:p w14:paraId="010D2F72"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N</w:t>
            </w:r>
          </w:p>
        </w:tc>
        <w:tc>
          <w:tcPr>
            <w:tcW w:w="1114" w:type="dxa"/>
            <w:tcBorders>
              <w:left w:val="nil"/>
              <w:bottom w:val="single" w:sz="4" w:space="0" w:color="auto"/>
              <w:right w:val="nil"/>
            </w:tcBorders>
            <w:shd w:val="clear" w:color="auto" w:fill="auto"/>
            <w:noWrap/>
          </w:tcPr>
          <w:p w14:paraId="71E1E674"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341</w:t>
            </w:r>
          </w:p>
        </w:tc>
        <w:tc>
          <w:tcPr>
            <w:tcW w:w="1114" w:type="dxa"/>
            <w:tcBorders>
              <w:left w:val="nil"/>
              <w:bottom w:val="single" w:sz="4" w:space="0" w:color="auto"/>
              <w:right w:val="nil"/>
            </w:tcBorders>
            <w:shd w:val="clear" w:color="auto" w:fill="auto"/>
            <w:noWrap/>
          </w:tcPr>
          <w:p w14:paraId="0252D945"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384</w:t>
            </w:r>
          </w:p>
        </w:tc>
        <w:tc>
          <w:tcPr>
            <w:tcW w:w="1114" w:type="dxa"/>
            <w:tcBorders>
              <w:left w:val="nil"/>
              <w:bottom w:val="single" w:sz="4" w:space="0" w:color="auto"/>
              <w:right w:val="nil"/>
            </w:tcBorders>
            <w:shd w:val="clear" w:color="auto" w:fill="auto"/>
            <w:noWrap/>
          </w:tcPr>
          <w:p w14:paraId="3F65E516"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352</w:t>
            </w:r>
          </w:p>
        </w:tc>
        <w:tc>
          <w:tcPr>
            <w:tcW w:w="1121" w:type="dxa"/>
            <w:tcBorders>
              <w:left w:val="nil"/>
              <w:bottom w:val="single" w:sz="4" w:space="0" w:color="auto"/>
              <w:right w:val="nil"/>
            </w:tcBorders>
            <w:shd w:val="clear" w:color="auto" w:fill="auto"/>
            <w:noWrap/>
          </w:tcPr>
          <w:p w14:paraId="43125F9A"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750</w:t>
            </w:r>
          </w:p>
        </w:tc>
        <w:tc>
          <w:tcPr>
            <w:tcW w:w="1119" w:type="dxa"/>
            <w:tcBorders>
              <w:left w:val="nil"/>
              <w:bottom w:val="single" w:sz="4" w:space="0" w:color="auto"/>
              <w:right w:val="nil"/>
            </w:tcBorders>
            <w:shd w:val="clear" w:color="auto" w:fill="auto"/>
            <w:noWrap/>
          </w:tcPr>
          <w:p w14:paraId="32EA62EC"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1082</w:t>
            </w:r>
          </w:p>
        </w:tc>
        <w:tc>
          <w:tcPr>
            <w:tcW w:w="1184" w:type="dxa"/>
            <w:tcBorders>
              <w:left w:val="nil"/>
              <w:bottom w:val="single" w:sz="4" w:space="0" w:color="auto"/>
              <w:right w:val="nil"/>
            </w:tcBorders>
            <w:shd w:val="clear" w:color="auto" w:fill="auto"/>
            <w:noWrap/>
          </w:tcPr>
          <w:p w14:paraId="64E1D89D" w14:textId="77777777" w:rsidR="00A84F40" w:rsidRPr="00FD1749" w:rsidRDefault="00A84F40" w:rsidP="008925B5">
            <w:pPr>
              <w:pStyle w:val="HTML-voorafopgemaakt"/>
              <w:shd w:val="clear" w:color="auto" w:fill="FFFFFF"/>
              <w:wordWrap w:val="0"/>
              <w:spacing w:line="225" w:lineRule="atLeast"/>
              <w:rPr>
                <w:rFonts w:asciiTheme="minorHAnsi" w:hAnsiTheme="minorHAnsi" w:cs="Times New Roman"/>
                <w:color w:val="000000"/>
                <w:sz w:val="18"/>
                <w:szCs w:val="18"/>
                <w:lang w:val="en-GB" w:bidi="he-IL"/>
              </w:rPr>
            </w:pPr>
            <w:r w:rsidRPr="00FD1749">
              <w:rPr>
                <w:rFonts w:asciiTheme="minorHAnsi" w:hAnsiTheme="minorHAnsi" w:cs="Times New Roman"/>
                <w:color w:val="000000"/>
                <w:sz w:val="18"/>
                <w:szCs w:val="18"/>
                <w:lang w:val="en-GB" w:bidi="he-IL"/>
              </w:rPr>
              <w:t xml:space="preserve">950                          </w:t>
            </w:r>
          </w:p>
        </w:tc>
        <w:tc>
          <w:tcPr>
            <w:tcW w:w="1114" w:type="dxa"/>
            <w:tcBorders>
              <w:left w:val="nil"/>
              <w:bottom w:val="single" w:sz="4" w:space="0" w:color="auto"/>
              <w:right w:val="nil"/>
            </w:tcBorders>
            <w:shd w:val="clear" w:color="auto" w:fill="auto"/>
            <w:noWrap/>
          </w:tcPr>
          <w:p w14:paraId="473FF9E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733</w:t>
            </w:r>
          </w:p>
        </w:tc>
        <w:tc>
          <w:tcPr>
            <w:tcW w:w="1114" w:type="dxa"/>
            <w:tcBorders>
              <w:left w:val="nil"/>
              <w:bottom w:val="single" w:sz="4" w:space="0" w:color="auto"/>
              <w:right w:val="nil"/>
            </w:tcBorders>
            <w:shd w:val="clear" w:color="auto" w:fill="auto"/>
            <w:noWrap/>
          </w:tcPr>
          <w:p w14:paraId="7C638203"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40</w:t>
            </w:r>
          </w:p>
        </w:tc>
      </w:tr>
      <w:tr w:rsidR="00A84F40" w:rsidRPr="00FD1749" w14:paraId="6C534A5D" w14:textId="77777777" w:rsidTr="008925B5">
        <w:trPr>
          <w:trHeight w:val="248"/>
        </w:trPr>
        <w:tc>
          <w:tcPr>
            <w:tcW w:w="1114" w:type="dxa"/>
            <w:tcBorders>
              <w:top w:val="single" w:sz="4" w:space="0" w:color="auto"/>
              <w:left w:val="nil"/>
              <w:bottom w:val="nil"/>
              <w:right w:val="nil"/>
            </w:tcBorders>
            <w:shd w:val="clear" w:color="auto" w:fill="auto"/>
            <w:noWrap/>
            <w:hideMark/>
          </w:tcPr>
          <w:p w14:paraId="0AF1A18C"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hybrd1</w:t>
            </w:r>
          </w:p>
        </w:tc>
        <w:tc>
          <w:tcPr>
            <w:tcW w:w="1114" w:type="dxa"/>
            <w:tcBorders>
              <w:top w:val="single" w:sz="4" w:space="0" w:color="auto"/>
              <w:left w:val="nil"/>
              <w:bottom w:val="nil"/>
              <w:right w:val="nil"/>
            </w:tcBorders>
            <w:shd w:val="clear" w:color="auto" w:fill="auto"/>
            <w:noWrap/>
            <w:hideMark/>
          </w:tcPr>
          <w:p w14:paraId="72CF3F0A"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0,173</w:t>
            </w:r>
          </w:p>
        </w:tc>
        <w:tc>
          <w:tcPr>
            <w:tcW w:w="1114" w:type="dxa"/>
            <w:tcBorders>
              <w:top w:val="single" w:sz="4" w:space="0" w:color="auto"/>
              <w:left w:val="nil"/>
              <w:bottom w:val="nil"/>
              <w:right w:val="nil"/>
            </w:tcBorders>
            <w:shd w:val="clear" w:color="auto" w:fill="auto"/>
            <w:noWrap/>
            <w:hideMark/>
          </w:tcPr>
          <w:p w14:paraId="13B251E8"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0,219</w:t>
            </w:r>
          </w:p>
        </w:tc>
        <w:tc>
          <w:tcPr>
            <w:tcW w:w="1114" w:type="dxa"/>
            <w:tcBorders>
              <w:top w:val="single" w:sz="4" w:space="0" w:color="auto"/>
              <w:left w:val="nil"/>
              <w:bottom w:val="nil"/>
              <w:right w:val="nil"/>
            </w:tcBorders>
            <w:shd w:val="clear" w:color="auto" w:fill="auto"/>
            <w:noWrap/>
            <w:hideMark/>
          </w:tcPr>
          <w:p w14:paraId="3AFCDAB8"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0,278</w:t>
            </w:r>
          </w:p>
        </w:tc>
        <w:tc>
          <w:tcPr>
            <w:tcW w:w="1121" w:type="dxa"/>
            <w:tcBorders>
              <w:top w:val="single" w:sz="4" w:space="0" w:color="auto"/>
              <w:left w:val="nil"/>
              <w:bottom w:val="nil"/>
              <w:right w:val="nil"/>
            </w:tcBorders>
            <w:shd w:val="clear" w:color="auto" w:fill="auto"/>
            <w:noWrap/>
            <w:hideMark/>
          </w:tcPr>
          <w:p w14:paraId="115F897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0,325</w:t>
            </w:r>
          </w:p>
        </w:tc>
        <w:tc>
          <w:tcPr>
            <w:tcW w:w="1119" w:type="dxa"/>
            <w:tcBorders>
              <w:top w:val="single" w:sz="4" w:space="0" w:color="auto"/>
              <w:left w:val="nil"/>
              <w:bottom w:val="nil"/>
              <w:right w:val="nil"/>
            </w:tcBorders>
            <w:shd w:val="clear" w:color="auto" w:fill="auto"/>
            <w:noWrap/>
            <w:hideMark/>
          </w:tcPr>
          <w:p w14:paraId="1929F5D9"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0,083</w:t>
            </w:r>
          </w:p>
        </w:tc>
        <w:tc>
          <w:tcPr>
            <w:tcW w:w="1184" w:type="dxa"/>
            <w:tcBorders>
              <w:top w:val="single" w:sz="4" w:space="0" w:color="auto"/>
              <w:left w:val="nil"/>
              <w:bottom w:val="nil"/>
              <w:right w:val="nil"/>
            </w:tcBorders>
            <w:shd w:val="clear" w:color="auto" w:fill="auto"/>
            <w:noWrap/>
            <w:hideMark/>
          </w:tcPr>
          <w:p w14:paraId="79C94837"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0,180</w:t>
            </w:r>
          </w:p>
        </w:tc>
        <w:tc>
          <w:tcPr>
            <w:tcW w:w="1114" w:type="dxa"/>
            <w:tcBorders>
              <w:top w:val="single" w:sz="4" w:space="0" w:color="auto"/>
              <w:left w:val="nil"/>
              <w:bottom w:val="nil"/>
              <w:right w:val="nil"/>
            </w:tcBorders>
            <w:shd w:val="clear" w:color="auto" w:fill="auto"/>
            <w:noWrap/>
            <w:hideMark/>
          </w:tcPr>
          <w:p w14:paraId="39E463A3"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0,267</w:t>
            </w:r>
          </w:p>
        </w:tc>
        <w:tc>
          <w:tcPr>
            <w:tcW w:w="1114" w:type="dxa"/>
            <w:tcBorders>
              <w:top w:val="single" w:sz="4" w:space="0" w:color="auto"/>
              <w:left w:val="nil"/>
              <w:bottom w:val="nil"/>
              <w:right w:val="nil"/>
            </w:tcBorders>
            <w:shd w:val="clear" w:color="auto" w:fill="auto"/>
            <w:noWrap/>
            <w:hideMark/>
          </w:tcPr>
          <w:p w14:paraId="09CF2F39"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0,100</w:t>
            </w:r>
          </w:p>
        </w:tc>
      </w:tr>
      <w:tr w:rsidR="00A84F40" w:rsidRPr="00FD1749" w14:paraId="1F49B943" w14:textId="77777777" w:rsidTr="008925B5">
        <w:trPr>
          <w:trHeight w:val="248"/>
        </w:trPr>
        <w:tc>
          <w:tcPr>
            <w:tcW w:w="1114" w:type="dxa"/>
            <w:tcBorders>
              <w:top w:val="nil"/>
              <w:left w:val="nil"/>
              <w:bottom w:val="nil"/>
              <w:right w:val="nil"/>
            </w:tcBorders>
            <w:shd w:val="clear" w:color="auto" w:fill="auto"/>
            <w:noWrap/>
            <w:hideMark/>
          </w:tcPr>
          <w:p w14:paraId="5258B584"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fert1</w:t>
            </w:r>
          </w:p>
        </w:tc>
        <w:tc>
          <w:tcPr>
            <w:tcW w:w="1114" w:type="dxa"/>
            <w:tcBorders>
              <w:top w:val="nil"/>
              <w:left w:val="nil"/>
              <w:bottom w:val="nil"/>
              <w:right w:val="nil"/>
            </w:tcBorders>
            <w:shd w:val="clear" w:color="auto" w:fill="auto"/>
            <w:noWrap/>
            <w:hideMark/>
          </w:tcPr>
          <w:p w14:paraId="303859CD"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0,056</w:t>
            </w:r>
          </w:p>
        </w:tc>
        <w:tc>
          <w:tcPr>
            <w:tcW w:w="1114" w:type="dxa"/>
            <w:tcBorders>
              <w:top w:val="nil"/>
              <w:left w:val="nil"/>
              <w:bottom w:val="nil"/>
              <w:right w:val="nil"/>
            </w:tcBorders>
            <w:shd w:val="clear" w:color="auto" w:fill="auto"/>
            <w:noWrap/>
            <w:hideMark/>
          </w:tcPr>
          <w:p w14:paraId="7CD9E6EF"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0,029</w:t>
            </w:r>
          </w:p>
        </w:tc>
        <w:tc>
          <w:tcPr>
            <w:tcW w:w="1114" w:type="dxa"/>
            <w:tcBorders>
              <w:top w:val="nil"/>
              <w:left w:val="nil"/>
              <w:bottom w:val="nil"/>
              <w:right w:val="nil"/>
            </w:tcBorders>
            <w:shd w:val="clear" w:color="auto" w:fill="auto"/>
            <w:noWrap/>
            <w:hideMark/>
          </w:tcPr>
          <w:p w14:paraId="4E7D5A61"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0,026</w:t>
            </w:r>
          </w:p>
        </w:tc>
        <w:tc>
          <w:tcPr>
            <w:tcW w:w="1121" w:type="dxa"/>
            <w:tcBorders>
              <w:top w:val="nil"/>
              <w:left w:val="nil"/>
              <w:bottom w:val="nil"/>
              <w:right w:val="nil"/>
            </w:tcBorders>
            <w:shd w:val="clear" w:color="auto" w:fill="auto"/>
            <w:noWrap/>
            <w:hideMark/>
          </w:tcPr>
          <w:p w14:paraId="3A01294F"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0,121</w:t>
            </w:r>
          </w:p>
        </w:tc>
        <w:tc>
          <w:tcPr>
            <w:tcW w:w="1119" w:type="dxa"/>
            <w:tcBorders>
              <w:top w:val="nil"/>
              <w:left w:val="nil"/>
              <w:bottom w:val="nil"/>
              <w:right w:val="nil"/>
            </w:tcBorders>
            <w:shd w:val="clear" w:color="auto" w:fill="auto"/>
            <w:noWrap/>
            <w:hideMark/>
          </w:tcPr>
          <w:p w14:paraId="599A8F05"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0,173</w:t>
            </w:r>
          </w:p>
        </w:tc>
        <w:tc>
          <w:tcPr>
            <w:tcW w:w="1184" w:type="dxa"/>
            <w:tcBorders>
              <w:top w:val="nil"/>
              <w:left w:val="nil"/>
              <w:bottom w:val="nil"/>
              <w:right w:val="nil"/>
            </w:tcBorders>
            <w:shd w:val="clear" w:color="auto" w:fill="auto"/>
            <w:noWrap/>
            <w:hideMark/>
          </w:tcPr>
          <w:p w14:paraId="196D8C0F"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0,304</w:t>
            </w:r>
          </w:p>
        </w:tc>
        <w:tc>
          <w:tcPr>
            <w:tcW w:w="1114" w:type="dxa"/>
            <w:tcBorders>
              <w:top w:val="nil"/>
              <w:left w:val="nil"/>
              <w:bottom w:val="nil"/>
              <w:right w:val="nil"/>
            </w:tcBorders>
            <w:shd w:val="clear" w:color="auto" w:fill="auto"/>
            <w:noWrap/>
            <w:hideMark/>
          </w:tcPr>
          <w:p w14:paraId="1AA2DBBE"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0,080</w:t>
            </w:r>
          </w:p>
        </w:tc>
        <w:tc>
          <w:tcPr>
            <w:tcW w:w="1114" w:type="dxa"/>
            <w:tcBorders>
              <w:top w:val="nil"/>
              <w:left w:val="nil"/>
              <w:bottom w:val="nil"/>
              <w:right w:val="nil"/>
            </w:tcBorders>
            <w:shd w:val="clear" w:color="auto" w:fill="auto"/>
            <w:noWrap/>
            <w:hideMark/>
          </w:tcPr>
          <w:p w14:paraId="74D4B5A7"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0,000</w:t>
            </w:r>
          </w:p>
        </w:tc>
      </w:tr>
      <w:tr w:rsidR="00A84F40" w:rsidRPr="00FD1749" w14:paraId="62308FFE" w14:textId="77777777" w:rsidTr="008925B5">
        <w:trPr>
          <w:trHeight w:val="248"/>
        </w:trPr>
        <w:tc>
          <w:tcPr>
            <w:tcW w:w="1114" w:type="dxa"/>
            <w:tcBorders>
              <w:top w:val="nil"/>
              <w:left w:val="nil"/>
              <w:bottom w:val="nil"/>
              <w:right w:val="nil"/>
            </w:tcBorders>
            <w:shd w:val="clear" w:color="auto" w:fill="auto"/>
            <w:noWrap/>
            <w:hideMark/>
          </w:tcPr>
          <w:p w14:paraId="6A5500E6"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DDS</w:t>
            </w:r>
          </w:p>
        </w:tc>
        <w:tc>
          <w:tcPr>
            <w:tcW w:w="1114" w:type="dxa"/>
            <w:tcBorders>
              <w:top w:val="nil"/>
              <w:left w:val="nil"/>
              <w:bottom w:val="nil"/>
              <w:right w:val="nil"/>
            </w:tcBorders>
            <w:shd w:val="clear" w:color="auto" w:fill="auto"/>
            <w:noWrap/>
            <w:hideMark/>
          </w:tcPr>
          <w:p w14:paraId="5A107548"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7,088</w:t>
            </w:r>
          </w:p>
        </w:tc>
        <w:tc>
          <w:tcPr>
            <w:tcW w:w="1114" w:type="dxa"/>
            <w:tcBorders>
              <w:top w:val="nil"/>
              <w:left w:val="nil"/>
              <w:bottom w:val="nil"/>
              <w:right w:val="nil"/>
            </w:tcBorders>
            <w:shd w:val="clear" w:color="auto" w:fill="auto"/>
            <w:noWrap/>
            <w:hideMark/>
          </w:tcPr>
          <w:p w14:paraId="4470436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8,701</w:t>
            </w:r>
          </w:p>
        </w:tc>
        <w:tc>
          <w:tcPr>
            <w:tcW w:w="1114" w:type="dxa"/>
            <w:tcBorders>
              <w:top w:val="nil"/>
              <w:left w:val="nil"/>
              <w:bottom w:val="nil"/>
              <w:right w:val="nil"/>
            </w:tcBorders>
            <w:shd w:val="clear" w:color="auto" w:fill="auto"/>
            <w:noWrap/>
            <w:hideMark/>
          </w:tcPr>
          <w:p w14:paraId="21D727CE"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8,003</w:t>
            </w:r>
          </w:p>
        </w:tc>
        <w:tc>
          <w:tcPr>
            <w:tcW w:w="1121" w:type="dxa"/>
            <w:tcBorders>
              <w:top w:val="nil"/>
              <w:left w:val="nil"/>
              <w:bottom w:val="nil"/>
              <w:right w:val="nil"/>
            </w:tcBorders>
            <w:shd w:val="clear" w:color="auto" w:fill="auto"/>
            <w:noWrap/>
            <w:hideMark/>
          </w:tcPr>
          <w:p w14:paraId="561ECBB2"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8,615</w:t>
            </w:r>
          </w:p>
        </w:tc>
        <w:tc>
          <w:tcPr>
            <w:tcW w:w="1119" w:type="dxa"/>
            <w:tcBorders>
              <w:top w:val="nil"/>
              <w:left w:val="nil"/>
              <w:bottom w:val="nil"/>
              <w:right w:val="nil"/>
            </w:tcBorders>
            <w:shd w:val="clear" w:color="auto" w:fill="auto"/>
            <w:noWrap/>
            <w:hideMark/>
          </w:tcPr>
          <w:p w14:paraId="76795EE7"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7,367</w:t>
            </w:r>
          </w:p>
        </w:tc>
        <w:tc>
          <w:tcPr>
            <w:tcW w:w="1184" w:type="dxa"/>
            <w:tcBorders>
              <w:top w:val="nil"/>
              <w:left w:val="nil"/>
              <w:bottom w:val="nil"/>
              <w:right w:val="nil"/>
            </w:tcBorders>
            <w:shd w:val="clear" w:color="auto" w:fill="auto"/>
            <w:noWrap/>
            <w:hideMark/>
          </w:tcPr>
          <w:p w14:paraId="293AABB2"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7,836</w:t>
            </w:r>
          </w:p>
        </w:tc>
        <w:tc>
          <w:tcPr>
            <w:tcW w:w="1114" w:type="dxa"/>
            <w:tcBorders>
              <w:top w:val="nil"/>
              <w:left w:val="nil"/>
              <w:bottom w:val="nil"/>
              <w:right w:val="nil"/>
            </w:tcBorders>
            <w:shd w:val="clear" w:color="auto" w:fill="auto"/>
            <w:noWrap/>
            <w:hideMark/>
          </w:tcPr>
          <w:p w14:paraId="4AD9952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7,809</w:t>
            </w:r>
          </w:p>
        </w:tc>
        <w:tc>
          <w:tcPr>
            <w:tcW w:w="1114" w:type="dxa"/>
            <w:tcBorders>
              <w:top w:val="nil"/>
              <w:left w:val="nil"/>
              <w:bottom w:val="nil"/>
              <w:right w:val="nil"/>
            </w:tcBorders>
            <w:shd w:val="clear" w:color="auto" w:fill="auto"/>
            <w:noWrap/>
            <w:hideMark/>
          </w:tcPr>
          <w:p w14:paraId="183C73B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6,975</w:t>
            </w:r>
          </w:p>
        </w:tc>
      </w:tr>
      <w:tr w:rsidR="00A84F40" w:rsidRPr="00FD1749" w14:paraId="1E8B9F1B" w14:textId="77777777" w:rsidTr="008925B5">
        <w:trPr>
          <w:trHeight w:val="248"/>
        </w:trPr>
        <w:tc>
          <w:tcPr>
            <w:tcW w:w="1114" w:type="dxa"/>
            <w:tcBorders>
              <w:top w:val="nil"/>
              <w:left w:val="nil"/>
              <w:bottom w:val="nil"/>
              <w:right w:val="nil"/>
            </w:tcBorders>
            <w:shd w:val="clear" w:color="auto" w:fill="auto"/>
            <w:noWrap/>
            <w:hideMark/>
          </w:tcPr>
          <w:p w14:paraId="7C10F2EA"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FVS</w:t>
            </w:r>
          </w:p>
        </w:tc>
        <w:tc>
          <w:tcPr>
            <w:tcW w:w="1114" w:type="dxa"/>
            <w:tcBorders>
              <w:top w:val="nil"/>
              <w:left w:val="nil"/>
              <w:bottom w:val="nil"/>
              <w:right w:val="nil"/>
            </w:tcBorders>
            <w:shd w:val="clear" w:color="auto" w:fill="auto"/>
            <w:noWrap/>
            <w:hideMark/>
          </w:tcPr>
          <w:p w14:paraId="3143ED93"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11,578</w:t>
            </w:r>
          </w:p>
        </w:tc>
        <w:tc>
          <w:tcPr>
            <w:tcW w:w="1114" w:type="dxa"/>
            <w:tcBorders>
              <w:top w:val="nil"/>
              <w:left w:val="nil"/>
              <w:bottom w:val="nil"/>
              <w:right w:val="nil"/>
            </w:tcBorders>
            <w:shd w:val="clear" w:color="auto" w:fill="auto"/>
            <w:noWrap/>
            <w:hideMark/>
          </w:tcPr>
          <w:p w14:paraId="15FDEFE7"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15,336</w:t>
            </w:r>
          </w:p>
        </w:tc>
        <w:tc>
          <w:tcPr>
            <w:tcW w:w="1114" w:type="dxa"/>
            <w:tcBorders>
              <w:top w:val="nil"/>
              <w:left w:val="nil"/>
              <w:bottom w:val="nil"/>
              <w:right w:val="nil"/>
            </w:tcBorders>
            <w:shd w:val="clear" w:color="auto" w:fill="auto"/>
            <w:noWrap/>
            <w:hideMark/>
          </w:tcPr>
          <w:p w14:paraId="49E9400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12,659</w:t>
            </w:r>
          </w:p>
        </w:tc>
        <w:tc>
          <w:tcPr>
            <w:tcW w:w="1121" w:type="dxa"/>
            <w:tcBorders>
              <w:top w:val="nil"/>
              <w:left w:val="nil"/>
              <w:bottom w:val="nil"/>
              <w:right w:val="nil"/>
            </w:tcBorders>
            <w:shd w:val="clear" w:color="auto" w:fill="auto"/>
            <w:noWrap/>
            <w:hideMark/>
          </w:tcPr>
          <w:p w14:paraId="144AB8A5"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14,772</w:t>
            </w:r>
          </w:p>
        </w:tc>
        <w:tc>
          <w:tcPr>
            <w:tcW w:w="1119" w:type="dxa"/>
            <w:tcBorders>
              <w:top w:val="nil"/>
              <w:left w:val="nil"/>
              <w:bottom w:val="nil"/>
              <w:right w:val="nil"/>
            </w:tcBorders>
            <w:shd w:val="clear" w:color="auto" w:fill="auto"/>
            <w:noWrap/>
            <w:hideMark/>
          </w:tcPr>
          <w:p w14:paraId="119A52D5"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11,775</w:t>
            </w:r>
          </w:p>
        </w:tc>
        <w:tc>
          <w:tcPr>
            <w:tcW w:w="1184" w:type="dxa"/>
            <w:tcBorders>
              <w:top w:val="nil"/>
              <w:left w:val="nil"/>
              <w:bottom w:val="nil"/>
              <w:right w:val="nil"/>
            </w:tcBorders>
            <w:shd w:val="clear" w:color="auto" w:fill="auto"/>
            <w:noWrap/>
            <w:hideMark/>
          </w:tcPr>
          <w:p w14:paraId="68687464"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12,527</w:t>
            </w:r>
          </w:p>
        </w:tc>
        <w:tc>
          <w:tcPr>
            <w:tcW w:w="1114" w:type="dxa"/>
            <w:tcBorders>
              <w:top w:val="nil"/>
              <w:left w:val="nil"/>
              <w:bottom w:val="nil"/>
              <w:right w:val="nil"/>
            </w:tcBorders>
            <w:shd w:val="clear" w:color="auto" w:fill="auto"/>
            <w:noWrap/>
            <w:hideMark/>
          </w:tcPr>
          <w:p w14:paraId="0A461751"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12,198</w:t>
            </w:r>
          </w:p>
        </w:tc>
        <w:tc>
          <w:tcPr>
            <w:tcW w:w="1114" w:type="dxa"/>
            <w:tcBorders>
              <w:top w:val="nil"/>
              <w:left w:val="nil"/>
              <w:bottom w:val="nil"/>
              <w:right w:val="nil"/>
            </w:tcBorders>
            <w:shd w:val="clear" w:color="auto" w:fill="auto"/>
            <w:noWrap/>
            <w:hideMark/>
          </w:tcPr>
          <w:p w14:paraId="3DF942FC"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11,550</w:t>
            </w:r>
          </w:p>
        </w:tc>
      </w:tr>
      <w:tr w:rsidR="00A84F40" w:rsidRPr="00FD1749" w14:paraId="52082B13" w14:textId="77777777" w:rsidTr="008925B5">
        <w:trPr>
          <w:trHeight w:val="248"/>
        </w:trPr>
        <w:tc>
          <w:tcPr>
            <w:tcW w:w="1114" w:type="dxa"/>
            <w:tcBorders>
              <w:top w:val="nil"/>
              <w:left w:val="nil"/>
              <w:bottom w:val="nil"/>
              <w:right w:val="nil"/>
            </w:tcBorders>
            <w:shd w:val="clear" w:color="auto" w:fill="auto"/>
            <w:noWrap/>
            <w:hideMark/>
          </w:tcPr>
          <w:p w14:paraId="6D639550"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FCS</w:t>
            </w:r>
          </w:p>
        </w:tc>
        <w:tc>
          <w:tcPr>
            <w:tcW w:w="1114" w:type="dxa"/>
            <w:tcBorders>
              <w:top w:val="nil"/>
              <w:left w:val="nil"/>
              <w:bottom w:val="nil"/>
              <w:right w:val="nil"/>
            </w:tcBorders>
            <w:shd w:val="clear" w:color="auto" w:fill="auto"/>
            <w:noWrap/>
            <w:hideMark/>
          </w:tcPr>
          <w:p w14:paraId="20641B58"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46,398</w:t>
            </w:r>
          </w:p>
        </w:tc>
        <w:tc>
          <w:tcPr>
            <w:tcW w:w="1114" w:type="dxa"/>
            <w:tcBorders>
              <w:top w:val="nil"/>
              <w:left w:val="nil"/>
              <w:bottom w:val="nil"/>
              <w:right w:val="nil"/>
            </w:tcBorders>
            <w:shd w:val="clear" w:color="auto" w:fill="auto"/>
            <w:noWrap/>
            <w:hideMark/>
          </w:tcPr>
          <w:p w14:paraId="3B79CD6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51,998</w:t>
            </w:r>
          </w:p>
        </w:tc>
        <w:tc>
          <w:tcPr>
            <w:tcW w:w="1114" w:type="dxa"/>
            <w:tcBorders>
              <w:top w:val="nil"/>
              <w:left w:val="nil"/>
              <w:bottom w:val="nil"/>
              <w:right w:val="nil"/>
            </w:tcBorders>
            <w:shd w:val="clear" w:color="auto" w:fill="auto"/>
            <w:noWrap/>
            <w:hideMark/>
          </w:tcPr>
          <w:p w14:paraId="4ACA6287"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51,674</w:t>
            </w:r>
          </w:p>
        </w:tc>
        <w:tc>
          <w:tcPr>
            <w:tcW w:w="1121" w:type="dxa"/>
            <w:tcBorders>
              <w:top w:val="nil"/>
              <w:left w:val="nil"/>
              <w:bottom w:val="nil"/>
              <w:right w:val="nil"/>
            </w:tcBorders>
            <w:shd w:val="clear" w:color="auto" w:fill="auto"/>
            <w:noWrap/>
            <w:hideMark/>
          </w:tcPr>
          <w:p w14:paraId="5132BB05"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58,563</w:t>
            </w:r>
          </w:p>
        </w:tc>
        <w:tc>
          <w:tcPr>
            <w:tcW w:w="1119" w:type="dxa"/>
            <w:tcBorders>
              <w:top w:val="nil"/>
              <w:left w:val="nil"/>
              <w:bottom w:val="nil"/>
              <w:right w:val="nil"/>
            </w:tcBorders>
            <w:shd w:val="clear" w:color="auto" w:fill="auto"/>
            <w:noWrap/>
            <w:hideMark/>
          </w:tcPr>
          <w:p w14:paraId="223D90D3"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43,261</w:t>
            </w:r>
          </w:p>
        </w:tc>
        <w:tc>
          <w:tcPr>
            <w:tcW w:w="1184" w:type="dxa"/>
            <w:tcBorders>
              <w:top w:val="nil"/>
              <w:left w:val="nil"/>
              <w:bottom w:val="nil"/>
              <w:right w:val="nil"/>
            </w:tcBorders>
            <w:shd w:val="clear" w:color="auto" w:fill="auto"/>
            <w:noWrap/>
            <w:hideMark/>
          </w:tcPr>
          <w:p w14:paraId="2EE9B89C"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47,284</w:t>
            </w:r>
          </w:p>
        </w:tc>
        <w:tc>
          <w:tcPr>
            <w:tcW w:w="1114" w:type="dxa"/>
            <w:tcBorders>
              <w:top w:val="nil"/>
              <w:left w:val="nil"/>
              <w:bottom w:val="nil"/>
              <w:right w:val="nil"/>
            </w:tcBorders>
            <w:shd w:val="clear" w:color="auto" w:fill="auto"/>
            <w:noWrap/>
            <w:hideMark/>
          </w:tcPr>
          <w:p w14:paraId="575BF6DC"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50,640</w:t>
            </w:r>
          </w:p>
        </w:tc>
        <w:tc>
          <w:tcPr>
            <w:tcW w:w="1114" w:type="dxa"/>
            <w:tcBorders>
              <w:top w:val="nil"/>
              <w:left w:val="nil"/>
              <w:bottom w:val="nil"/>
              <w:right w:val="nil"/>
            </w:tcBorders>
            <w:shd w:val="clear" w:color="auto" w:fill="auto"/>
            <w:noWrap/>
            <w:hideMark/>
          </w:tcPr>
          <w:p w14:paraId="7E1A4CF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59,981</w:t>
            </w:r>
          </w:p>
        </w:tc>
      </w:tr>
      <w:tr w:rsidR="00A84F40" w:rsidRPr="00FD1749" w14:paraId="6F8D05AC" w14:textId="77777777" w:rsidTr="008925B5">
        <w:trPr>
          <w:trHeight w:val="248"/>
        </w:trPr>
        <w:tc>
          <w:tcPr>
            <w:tcW w:w="1114" w:type="dxa"/>
            <w:tcBorders>
              <w:top w:val="nil"/>
              <w:left w:val="nil"/>
              <w:bottom w:val="nil"/>
              <w:right w:val="nil"/>
            </w:tcBorders>
            <w:shd w:val="clear" w:color="auto" w:fill="auto"/>
            <w:noWrap/>
            <w:hideMark/>
          </w:tcPr>
          <w:p w14:paraId="1E695557"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CSI</w:t>
            </w:r>
          </w:p>
        </w:tc>
        <w:tc>
          <w:tcPr>
            <w:tcW w:w="1114" w:type="dxa"/>
            <w:tcBorders>
              <w:top w:val="nil"/>
              <w:left w:val="nil"/>
              <w:bottom w:val="nil"/>
              <w:right w:val="nil"/>
            </w:tcBorders>
            <w:shd w:val="clear" w:color="auto" w:fill="auto"/>
            <w:noWrap/>
            <w:hideMark/>
          </w:tcPr>
          <w:p w14:paraId="49FBB17D"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3,732</w:t>
            </w:r>
          </w:p>
        </w:tc>
        <w:tc>
          <w:tcPr>
            <w:tcW w:w="1114" w:type="dxa"/>
            <w:tcBorders>
              <w:top w:val="nil"/>
              <w:left w:val="nil"/>
              <w:bottom w:val="nil"/>
              <w:right w:val="nil"/>
            </w:tcBorders>
            <w:shd w:val="clear" w:color="auto" w:fill="auto"/>
            <w:noWrap/>
            <w:hideMark/>
          </w:tcPr>
          <w:p w14:paraId="57D4DBCE"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2,979</w:t>
            </w:r>
          </w:p>
        </w:tc>
        <w:tc>
          <w:tcPr>
            <w:tcW w:w="1114" w:type="dxa"/>
            <w:tcBorders>
              <w:top w:val="nil"/>
              <w:left w:val="nil"/>
              <w:bottom w:val="nil"/>
              <w:right w:val="nil"/>
            </w:tcBorders>
            <w:shd w:val="clear" w:color="auto" w:fill="auto"/>
            <w:noWrap/>
            <w:hideMark/>
          </w:tcPr>
          <w:p w14:paraId="1C014E0C"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4,869</w:t>
            </w:r>
          </w:p>
        </w:tc>
        <w:tc>
          <w:tcPr>
            <w:tcW w:w="1121" w:type="dxa"/>
            <w:tcBorders>
              <w:top w:val="nil"/>
              <w:left w:val="nil"/>
              <w:bottom w:val="nil"/>
              <w:right w:val="nil"/>
            </w:tcBorders>
            <w:shd w:val="clear" w:color="auto" w:fill="auto"/>
            <w:noWrap/>
            <w:hideMark/>
          </w:tcPr>
          <w:p w14:paraId="791BDE86"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2,786</w:t>
            </w:r>
          </w:p>
        </w:tc>
        <w:tc>
          <w:tcPr>
            <w:tcW w:w="1119" w:type="dxa"/>
            <w:tcBorders>
              <w:top w:val="nil"/>
              <w:left w:val="nil"/>
              <w:bottom w:val="nil"/>
              <w:right w:val="nil"/>
            </w:tcBorders>
            <w:shd w:val="clear" w:color="auto" w:fill="auto"/>
            <w:noWrap/>
            <w:hideMark/>
          </w:tcPr>
          <w:p w14:paraId="3D34B56A"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4,296</w:t>
            </w:r>
          </w:p>
        </w:tc>
        <w:tc>
          <w:tcPr>
            <w:tcW w:w="1184" w:type="dxa"/>
            <w:tcBorders>
              <w:top w:val="nil"/>
              <w:left w:val="nil"/>
              <w:bottom w:val="nil"/>
              <w:right w:val="nil"/>
            </w:tcBorders>
            <w:shd w:val="clear" w:color="auto" w:fill="auto"/>
            <w:noWrap/>
            <w:hideMark/>
          </w:tcPr>
          <w:p w14:paraId="2A206B5E"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2,474</w:t>
            </w:r>
          </w:p>
        </w:tc>
        <w:tc>
          <w:tcPr>
            <w:tcW w:w="1114" w:type="dxa"/>
            <w:tcBorders>
              <w:top w:val="nil"/>
              <w:left w:val="nil"/>
              <w:bottom w:val="nil"/>
              <w:right w:val="nil"/>
            </w:tcBorders>
            <w:shd w:val="clear" w:color="auto" w:fill="auto"/>
            <w:noWrap/>
            <w:hideMark/>
          </w:tcPr>
          <w:p w14:paraId="38C3B00B"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3,629</w:t>
            </w:r>
          </w:p>
        </w:tc>
        <w:tc>
          <w:tcPr>
            <w:tcW w:w="1114" w:type="dxa"/>
            <w:tcBorders>
              <w:top w:val="nil"/>
              <w:left w:val="nil"/>
              <w:bottom w:val="nil"/>
              <w:right w:val="nil"/>
            </w:tcBorders>
            <w:shd w:val="clear" w:color="auto" w:fill="auto"/>
            <w:noWrap/>
            <w:hideMark/>
          </w:tcPr>
          <w:p w14:paraId="464566FE" w14:textId="77777777" w:rsidR="00A84F40" w:rsidRPr="00FD1749" w:rsidRDefault="00A84F40" w:rsidP="008925B5">
            <w:pPr>
              <w:spacing w:after="0" w:line="240" w:lineRule="auto"/>
              <w:rPr>
                <w:rFonts w:asciiTheme="minorHAnsi" w:eastAsia="Times New Roman" w:hAnsiTheme="minorHAnsi" w:cs="Times New Roman"/>
                <w:color w:val="000000"/>
                <w:sz w:val="18"/>
                <w:szCs w:val="18"/>
                <w:lang w:eastAsia="nl-NL"/>
              </w:rPr>
            </w:pPr>
            <w:r w:rsidRPr="00FD1749">
              <w:rPr>
                <w:rFonts w:asciiTheme="minorHAnsi" w:eastAsia="Times New Roman" w:hAnsiTheme="minorHAnsi" w:cs="Times New Roman"/>
                <w:color w:val="000000"/>
                <w:sz w:val="18"/>
                <w:szCs w:val="18"/>
                <w:lang w:eastAsia="nl-NL"/>
              </w:rPr>
              <w:t>3,593</w:t>
            </w:r>
          </w:p>
        </w:tc>
      </w:tr>
    </w:tbl>
    <w:p w14:paraId="101F8ACD" w14:textId="77777777" w:rsidR="00A84F40" w:rsidRDefault="00A84F40" w:rsidP="00A84F40">
      <w:pPr>
        <w:rPr>
          <w:lang w:bidi="ar-SA"/>
        </w:rPr>
      </w:pPr>
    </w:p>
    <w:p w14:paraId="251CA2EE" w14:textId="351E84B7" w:rsidR="00A84F40" w:rsidRPr="006B7B44" w:rsidRDefault="00A84F40" w:rsidP="00A84F40">
      <w:pPr>
        <w:spacing w:line="360" w:lineRule="auto"/>
        <w:jc w:val="both"/>
        <w:rPr>
          <w:rFonts w:ascii="Calibri" w:eastAsia="Times New Roman" w:hAnsi="Calibri" w:cs="Times New Roman"/>
          <w:color w:val="000000"/>
          <w:sz w:val="20"/>
          <w:szCs w:val="20"/>
          <w:lang w:eastAsia="nl-NL" w:bidi="ar-SA"/>
        </w:rPr>
      </w:pPr>
      <w:r w:rsidRPr="006B7B44">
        <w:rPr>
          <w:rFonts w:ascii="Calibri" w:eastAsia="Times New Roman" w:hAnsi="Calibri" w:cs="Times New Roman"/>
          <w:color w:val="000000"/>
          <w:sz w:val="20"/>
          <w:szCs w:val="20"/>
          <w:lang w:eastAsia="nl-NL" w:bidi="ar-SA"/>
        </w:rPr>
        <w:t>Table</w:t>
      </w:r>
      <w:r w:rsidR="00CF2773">
        <w:rPr>
          <w:rFonts w:ascii="Calibri" w:eastAsia="Times New Roman" w:hAnsi="Calibri" w:cs="Times New Roman"/>
          <w:color w:val="000000"/>
          <w:sz w:val="20"/>
          <w:szCs w:val="20"/>
          <w:lang w:eastAsia="nl-NL" w:bidi="ar-SA"/>
        </w:rPr>
        <w:t xml:space="preserve"> 12</w:t>
      </w:r>
      <w:r w:rsidRPr="006B7B44">
        <w:rPr>
          <w:rFonts w:ascii="Calibri" w:eastAsia="Times New Roman" w:hAnsi="Calibri" w:cs="Times New Roman"/>
          <w:color w:val="000000"/>
          <w:sz w:val="20"/>
          <w:szCs w:val="20"/>
          <w:lang w:eastAsia="nl-NL" w:bidi="ar-SA"/>
        </w:rPr>
        <w:t xml:space="preserve"> below shows the pearson correlation coefficients between the food security indicators in our only maize farmers subsample for the years 2010 and 2012 (since we do not have a FCS or CSI for 2008). It clearly shows that all indicators are positively and significantly correlated with each other, except of course the CSI which shows the behavioural response of the household to food insecurity and index increases as food security decreases. This index is negatively correlated with the other indicators for food security, which is in line with our expectations. </w:t>
      </w:r>
    </w:p>
    <w:p w14:paraId="56A350BD" w14:textId="26128D02" w:rsidR="00A84F40" w:rsidRDefault="00A84F40" w:rsidP="00A84F40">
      <w:pPr>
        <w:pStyle w:val="Bijschrift"/>
        <w:keepNext/>
      </w:pPr>
      <w:r>
        <w:t xml:space="preserve">Table </w:t>
      </w:r>
      <w:r w:rsidR="00CF2773">
        <w:t>12</w:t>
      </w:r>
      <w:r>
        <w:t xml:space="preserve"> Correlation food security indicators</w:t>
      </w:r>
    </w:p>
    <w:tbl>
      <w:tblPr>
        <w:tblW w:w="9050" w:type="dxa"/>
        <w:tblCellMar>
          <w:left w:w="70" w:type="dxa"/>
          <w:right w:w="70" w:type="dxa"/>
        </w:tblCellMar>
        <w:tblLook w:val="04A0" w:firstRow="1" w:lastRow="0" w:firstColumn="1" w:lastColumn="0" w:noHBand="0" w:noVBand="1"/>
      </w:tblPr>
      <w:tblGrid>
        <w:gridCol w:w="960"/>
        <w:gridCol w:w="1840"/>
        <w:gridCol w:w="1580"/>
        <w:gridCol w:w="1790"/>
        <w:gridCol w:w="960"/>
        <w:gridCol w:w="960"/>
        <w:gridCol w:w="960"/>
      </w:tblGrid>
      <w:tr w:rsidR="00A84F40" w:rsidRPr="00F7216A" w14:paraId="24709CF2" w14:textId="77777777" w:rsidTr="008925B5">
        <w:trPr>
          <w:trHeight w:val="300"/>
        </w:trPr>
        <w:tc>
          <w:tcPr>
            <w:tcW w:w="960" w:type="dxa"/>
            <w:tcBorders>
              <w:top w:val="nil"/>
              <w:left w:val="nil"/>
              <w:bottom w:val="single" w:sz="4" w:space="0" w:color="auto"/>
              <w:right w:val="nil"/>
            </w:tcBorders>
            <w:shd w:val="clear" w:color="auto" w:fill="auto"/>
            <w:noWrap/>
            <w:vAlign w:val="bottom"/>
            <w:hideMark/>
          </w:tcPr>
          <w:p w14:paraId="525D390D" w14:textId="77777777" w:rsidR="00A84F40" w:rsidRPr="00F7216A" w:rsidRDefault="00A84F40" w:rsidP="008925B5">
            <w:pPr>
              <w:spacing w:after="0" w:line="240" w:lineRule="auto"/>
              <w:rPr>
                <w:rFonts w:ascii="Times New Roman" w:eastAsia="Times New Roman" w:hAnsi="Times New Roman" w:cs="Times New Roman"/>
                <w:sz w:val="20"/>
                <w:szCs w:val="20"/>
                <w:lang w:eastAsia="nl-NL" w:bidi="ar-SA"/>
              </w:rPr>
            </w:pPr>
          </w:p>
        </w:tc>
        <w:tc>
          <w:tcPr>
            <w:tcW w:w="1840" w:type="dxa"/>
            <w:tcBorders>
              <w:top w:val="nil"/>
              <w:left w:val="nil"/>
              <w:bottom w:val="single" w:sz="4" w:space="0" w:color="auto"/>
              <w:right w:val="nil"/>
            </w:tcBorders>
            <w:shd w:val="clear" w:color="auto" w:fill="auto"/>
            <w:noWrap/>
            <w:vAlign w:val="bottom"/>
            <w:hideMark/>
          </w:tcPr>
          <w:p w14:paraId="5D62921F" w14:textId="77777777" w:rsidR="00A84F40" w:rsidRPr="00F7216A" w:rsidRDefault="00A84F40" w:rsidP="008925B5">
            <w:pPr>
              <w:spacing w:after="0" w:line="240" w:lineRule="auto"/>
              <w:rPr>
                <w:rFonts w:ascii="Times New Roman" w:eastAsia="Times New Roman" w:hAnsi="Times New Roman" w:cs="Times New Roman"/>
                <w:sz w:val="20"/>
                <w:szCs w:val="20"/>
                <w:lang w:eastAsia="nl-NL" w:bidi="ar-SA"/>
              </w:rPr>
            </w:pPr>
          </w:p>
        </w:tc>
        <w:tc>
          <w:tcPr>
            <w:tcW w:w="1580" w:type="dxa"/>
            <w:tcBorders>
              <w:top w:val="nil"/>
              <w:left w:val="nil"/>
              <w:bottom w:val="single" w:sz="4" w:space="0" w:color="auto"/>
              <w:right w:val="nil"/>
            </w:tcBorders>
            <w:shd w:val="clear" w:color="auto" w:fill="auto"/>
            <w:noWrap/>
            <w:vAlign w:val="bottom"/>
            <w:hideMark/>
          </w:tcPr>
          <w:p w14:paraId="298C8668" w14:textId="77777777" w:rsidR="00A84F40" w:rsidRPr="00F7216A" w:rsidRDefault="00A84F40" w:rsidP="008925B5">
            <w:pPr>
              <w:spacing w:after="0" w:line="240" w:lineRule="auto"/>
              <w:rPr>
                <w:rFonts w:ascii="Times New Roman" w:eastAsia="Times New Roman" w:hAnsi="Times New Roman" w:cs="Times New Roman"/>
                <w:sz w:val="20"/>
                <w:szCs w:val="20"/>
                <w:lang w:eastAsia="nl-NL" w:bidi="ar-SA"/>
              </w:rPr>
            </w:pPr>
          </w:p>
        </w:tc>
        <w:tc>
          <w:tcPr>
            <w:tcW w:w="1790" w:type="dxa"/>
            <w:tcBorders>
              <w:top w:val="nil"/>
              <w:left w:val="nil"/>
              <w:bottom w:val="single" w:sz="4" w:space="0" w:color="auto"/>
              <w:right w:val="nil"/>
            </w:tcBorders>
            <w:shd w:val="clear" w:color="auto" w:fill="auto"/>
            <w:noWrap/>
            <w:vAlign w:val="bottom"/>
            <w:hideMark/>
          </w:tcPr>
          <w:p w14:paraId="0F0D00C7" w14:textId="77777777" w:rsidR="00A84F40" w:rsidRPr="00F7216A" w:rsidRDefault="00A84F40" w:rsidP="008925B5">
            <w:pPr>
              <w:spacing w:after="0" w:line="240" w:lineRule="auto"/>
              <w:rPr>
                <w:rFonts w:ascii="Times New Roman" w:eastAsia="Times New Roman" w:hAnsi="Times New Roman" w:cs="Times New Roman"/>
                <w:sz w:val="20"/>
                <w:szCs w:val="20"/>
                <w:lang w:eastAsia="nl-NL" w:bidi="ar-SA"/>
              </w:rPr>
            </w:pPr>
          </w:p>
        </w:tc>
        <w:tc>
          <w:tcPr>
            <w:tcW w:w="960" w:type="dxa"/>
            <w:tcBorders>
              <w:top w:val="nil"/>
              <w:left w:val="nil"/>
              <w:bottom w:val="single" w:sz="4" w:space="0" w:color="auto"/>
              <w:right w:val="nil"/>
            </w:tcBorders>
            <w:shd w:val="clear" w:color="auto" w:fill="auto"/>
            <w:noWrap/>
            <w:vAlign w:val="bottom"/>
            <w:hideMark/>
          </w:tcPr>
          <w:p w14:paraId="00E3803A" w14:textId="77777777" w:rsidR="00A84F40" w:rsidRPr="00F7216A" w:rsidRDefault="00A84F40" w:rsidP="008925B5">
            <w:pPr>
              <w:spacing w:after="0" w:line="240" w:lineRule="auto"/>
              <w:rPr>
                <w:rFonts w:ascii="Times New Roman" w:eastAsia="Times New Roman" w:hAnsi="Times New Roman" w:cs="Times New Roman"/>
                <w:sz w:val="20"/>
                <w:szCs w:val="20"/>
                <w:lang w:eastAsia="nl-NL" w:bidi="ar-SA"/>
              </w:rPr>
            </w:pPr>
          </w:p>
        </w:tc>
        <w:tc>
          <w:tcPr>
            <w:tcW w:w="960" w:type="dxa"/>
            <w:tcBorders>
              <w:top w:val="nil"/>
              <w:left w:val="nil"/>
              <w:bottom w:val="single" w:sz="4" w:space="0" w:color="auto"/>
              <w:right w:val="nil"/>
            </w:tcBorders>
            <w:shd w:val="clear" w:color="auto" w:fill="auto"/>
            <w:noWrap/>
            <w:vAlign w:val="bottom"/>
            <w:hideMark/>
          </w:tcPr>
          <w:p w14:paraId="32BAF1CF" w14:textId="77777777" w:rsidR="00A84F40" w:rsidRPr="00F7216A" w:rsidRDefault="00A84F40" w:rsidP="008925B5">
            <w:pPr>
              <w:spacing w:after="0" w:line="240" w:lineRule="auto"/>
              <w:rPr>
                <w:rFonts w:ascii="Times New Roman" w:eastAsia="Times New Roman" w:hAnsi="Times New Roman" w:cs="Times New Roman"/>
                <w:sz w:val="20"/>
                <w:szCs w:val="20"/>
                <w:lang w:eastAsia="nl-NL" w:bidi="ar-SA"/>
              </w:rPr>
            </w:pPr>
          </w:p>
        </w:tc>
        <w:tc>
          <w:tcPr>
            <w:tcW w:w="960" w:type="dxa"/>
            <w:tcBorders>
              <w:top w:val="nil"/>
              <w:left w:val="nil"/>
              <w:bottom w:val="single" w:sz="4" w:space="0" w:color="auto"/>
              <w:right w:val="nil"/>
            </w:tcBorders>
            <w:shd w:val="clear" w:color="auto" w:fill="auto"/>
            <w:noWrap/>
            <w:vAlign w:val="bottom"/>
            <w:hideMark/>
          </w:tcPr>
          <w:p w14:paraId="48DB69A4" w14:textId="77777777" w:rsidR="00A84F40" w:rsidRPr="00F7216A" w:rsidRDefault="00A84F40" w:rsidP="008925B5">
            <w:pPr>
              <w:spacing w:after="0" w:line="240" w:lineRule="auto"/>
              <w:rPr>
                <w:rFonts w:ascii="Times New Roman" w:eastAsia="Times New Roman" w:hAnsi="Times New Roman" w:cs="Times New Roman"/>
                <w:sz w:val="20"/>
                <w:szCs w:val="20"/>
                <w:lang w:eastAsia="nl-NL" w:bidi="ar-SA"/>
              </w:rPr>
            </w:pPr>
          </w:p>
        </w:tc>
      </w:tr>
      <w:tr w:rsidR="00A84F40" w:rsidRPr="00F7216A" w14:paraId="2A086A01" w14:textId="77777777" w:rsidTr="008925B5">
        <w:trPr>
          <w:trHeight w:val="300"/>
        </w:trPr>
        <w:tc>
          <w:tcPr>
            <w:tcW w:w="960" w:type="dxa"/>
            <w:tcBorders>
              <w:top w:val="single" w:sz="4" w:space="0" w:color="auto"/>
              <w:left w:val="nil"/>
              <w:bottom w:val="single" w:sz="4" w:space="0" w:color="auto"/>
              <w:right w:val="nil"/>
            </w:tcBorders>
            <w:shd w:val="clear" w:color="auto" w:fill="auto"/>
            <w:noWrap/>
            <w:vAlign w:val="bottom"/>
            <w:hideMark/>
          </w:tcPr>
          <w:p w14:paraId="0F41C257"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eastAsia="nl-NL" w:bidi="ar-SA"/>
              </w:rPr>
            </w:pPr>
          </w:p>
        </w:tc>
        <w:tc>
          <w:tcPr>
            <w:tcW w:w="1840" w:type="dxa"/>
            <w:tcBorders>
              <w:top w:val="single" w:sz="4" w:space="0" w:color="auto"/>
              <w:left w:val="nil"/>
              <w:bottom w:val="single" w:sz="4" w:space="0" w:color="auto"/>
              <w:right w:val="nil"/>
            </w:tcBorders>
            <w:shd w:val="clear" w:color="auto" w:fill="auto"/>
            <w:noWrap/>
            <w:vAlign w:val="bottom"/>
            <w:hideMark/>
          </w:tcPr>
          <w:p w14:paraId="68C92F96"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DDS</w:t>
            </w:r>
          </w:p>
        </w:tc>
        <w:tc>
          <w:tcPr>
            <w:tcW w:w="1580" w:type="dxa"/>
            <w:tcBorders>
              <w:top w:val="single" w:sz="4" w:space="0" w:color="auto"/>
              <w:left w:val="nil"/>
              <w:bottom w:val="single" w:sz="4" w:space="0" w:color="auto"/>
              <w:right w:val="nil"/>
            </w:tcBorders>
            <w:shd w:val="clear" w:color="auto" w:fill="auto"/>
            <w:noWrap/>
            <w:vAlign w:val="bottom"/>
            <w:hideMark/>
          </w:tcPr>
          <w:p w14:paraId="09337F3D"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FVS</w:t>
            </w:r>
          </w:p>
        </w:tc>
        <w:tc>
          <w:tcPr>
            <w:tcW w:w="1790" w:type="dxa"/>
            <w:tcBorders>
              <w:top w:val="single" w:sz="4" w:space="0" w:color="auto"/>
              <w:left w:val="nil"/>
              <w:bottom w:val="single" w:sz="4" w:space="0" w:color="auto"/>
              <w:right w:val="nil"/>
            </w:tcBorders>
            <w:shd w:val="clear" w:color="auto" w:fill="auto"/>
            <w:noWrap/>
            <w:vAlign w:val="bottom"/>
            <w:hideMark/>
          </w:tcPr>
          <w:p w14:paraId="17A4F04C"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FCS</w:t>
            </w:r>
          </w:p>
        </w:tc>
        <w:tc>
          <w:tcPr>
            <w:tcW w:w="960" w:type="dxa"/>
            <w:tcBorders>
              <w:top w:val="single" w:sz="4" w:space="0" w:color="auto"/>
              <w:left w:val="nil"/>
              <w:bottom w:val="single" w:sz="4" w:space="0" w:color="auto"/>
              <w:right w:val="nil"/>
            </w:tcBorders>
            <w:shd w:val="clear" w:color="auto" w:fill="auto"/>
            <w:noWrap/>
            <w:vAlign w:val="bottom"/>
            <w:hideMark/>
          </w:tcPr>
          <w:p w14:paraId="2DA362BC"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CSI</w:t>
            </w:r>
          </w:p>
        </w:tc>
        <w:tc>
          <w:tcPr>
            <w:tcW w:w="960" w:type="dxa"/>
            <w:tcBorders>
              <w:top w:val="single" w:sz="4" w:space="0" w:color="auto"/>
              <w:left w:val="nil"/>
              <w:bottom w:val="single" w:sz="4" w:space="0" w:color="auto"/>
              <w:right w:val="nil"/>
            </w:tcBorders>
            <w:shd w:val="clear" w:color="auto" w:fill="auto"/>
            <w:noWrap/>
            <w:vAlign w:val="bottom"/>
            <w:hideMark/>
          </w:tcPr>
          <w:p w14:paraId="700F98F1"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single" w:sz="4" w:space="0" w:color="auto"/>
              <w:right w:val="nil"/>
            </w:tcBorders>
            <w:shd w:val="clear" w:color="auto" w:fill="auto"/>
            <w:noWrap/>
            <w:vAlign w:val="bottom"/>
            <w:hideMark/>
          </w:tcPr>
          <w:p w14:paraId="216B3CCE"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3F507D12" w14:textId="77777777" w:rsidTr="008925B5">
        <w:trPr>
          <w:trHeight w:val="300"/>
        </w:trPr>
        <w:tc>
          <w:tcPr>
            <w:tcW w:w="960" w:type="dxa"/>
            <w:tcBorders>
              <w:top w:val="single" w:sz="4" w:space="0" w:color="auto"/>
              <w:left w:val="nil"/>
              <w:bottom w:val="nil"/>
              <w:right w:val="nil"/>
            </w:tcBorders>
            <w:shd w:val="clear" w:color="auto" w:fill="auto"/>
            <w:noWrap/>
            <w:vAlign w:val="bottom"/>
          </w:tcPr>
          <w:p w14:paraId="1FD76090" w14:textId="77777777" w:rsidR="00A84F40" w:rsidRPr="007148F9"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 xml:space="preserve">DDS    </w:t>
            </w:r>
          </w:p>
        </w:tc>
        <w:tc>
          <w:tcPr>
            <w:tcW w:w="1840" w:type="dxa"/>
            <w:tcBorders>
              <w:top w:val="single" w:sz="4" w:space="0" w:color="auto"/>
              <w:left w:val="nil"/>
              <w:bottom w:val="nil"/>
              <w:right w:val="nil"/>
            </w:tcBorders>
            <w:shd w:val="clear" w:color="auto" w:fill="auto"/>
            <w:noWrap/>
          </w:tcPr>
          <w:p w14:paraId="24A030A2" w14:textId="77777777" w:rsidR="00A84F40" w:rsidRPr="007148F9"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580" w:type="dxa"/>
            <w:tcBorders>
              <w:top w:val="single" w:sz="4" w:space="0" w:color="auto"/>
              <w:left w:val="nil"/>
              <w:bottom w:val="nil"/>
              <w:right w:val="nil"/>
            </w:tcBorders>
            <w:shd w:val="clear" w:color="auto" w:fill="auto"/>
            <w:noWrap/>
          </w:tcPr>
          <w:p w14:paraId="307672CC" w14:textId="77777777" w:rsidR="00A84F40" w:rsidRPr="007148F9"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790" w:type="dxa"/>
            <w:tcBorders>
              <w:top w:val="single" w:sz="4" w:space="0" w:color="auto"/>
              <w:left w:val="nil"/>
              <w:bottom w:val="nil"/>
              <w:right w:val="nil"/>
            </w:tcBorders>
            <w:shd w:val="clear" w:color="auto" w:fill="auto"/>
            <w:noWrap/>
          </w:tcPr>
          <w:p w14:paraId="4B1EBB93" w14:textId="77777777" w:rsidR="00A84F40" w:rsidRPr="007148F9"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tcPr>
          <w:p w14:paraId="750ECA78" w14:textId="77777777" w:rsidR="00A84F40" w:rsidRPr="007148F9"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vAlign w:val="bottom"/>
          </w:tcPr>
          <w:p w14:paraId="537A5627" w14:textId="77777777" w:rsidR="00A84F40" w:rsidRPr="007148F9"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vAlign w:val="bottom"/>
          </w:tcPr>
          <w:p w14:paraId="1747FA0D"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4B62BD5B" w14:textId="77777777" w:rsidTr="008925B5">
        <w:trPr>
          <w:trHeight w:val="300"/>
        </w:trPr>
        <w:tc>
          <w:tcPr>
            <w:tcW w:w="960" w:type="dxa"/>
            <w:tcBorders>
              <w:top w:val="nil"/>
              <w:left w:val="nil"/>
              <w:bottom w:val="nil"/>
              <w:right w:val="nil"/>
            </w:tcBorders>
            <w:shd w:val="clear" w:color="auto" w:fill="auto"/>
            <w:noWrap/>
            <w:vAlign w:val="bottom"/>
            <w:hideMark/>
          </w:tcPr>
          <w:p w14:paraId="0DDAE5CC"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cor</w:t>
            </w:r>
          </w:p>
        </w:tc>
        <w:tc>
          <w:tcPr>
            <w:tcW w:w="1840" w:type="dxa"/>
            <w:tcBorders>
              <w:top w:val="nil"/>
              <w:left w:val="nil"/>
              <w:bottom w:val="nil"/>
              <w:right w:val="nil"/>
            </w:tcBorders>
            <w:shd w:val="clear" w:color="auto" w:fill="auto"/>
            <w:noWrap/>
            <w:hideMark/>
          </w:tcPr>
          <w:p w14:paraId="21AE76D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1</w:t>
            </w:r>
          </w:p>
        </w:tc>
        <w:tc>
          <w:tcPr>
            <w:tcW w:w="1580" w:type="dxa"/>
            <w:tcBorders>
              <w:top w:val="nil"/>
              <w:left w:val="nil"/>
              <w:bottom w:val="nil"/>
              <w:right w:val="nil"/>
            </w:tcBorders>
            <w:shd w:val="clear" w:color="auto" w:fill="auto"/>
            <w:noWrap/>
            <w:hideMark/>
          </w:tcPr>
          <w:p w14:paraId="3D10C9C7"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0.8617</w:t>
            </w:r>
          </w:p>
        </w:tc>
        <w:tc>
          <w:tcPr>
            <w:tcW w:w="1790" w:type="dxa"/>
            <w:tcBorders>
              <w:top w:val="nil"/>
              <w:left w:val="nil"/>
              <w:bottom w:val="nil"/>
              <w:right w:val="nil"/>
            </w:tcBorders>
            <w:shd w:val="clear" w:color="auto" w:fill="auto"/>
            <w:noWrap/>
            <w:hideMark/>
          </w:tcPr>
          <w:p w14:paraId="4819A45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0.5455</w:t>
            </w:r>
          </w:p>
        </w:tc>
        <w:tc>
          <w:tcPr>
            <w:tcW w:w="960" w:type="dxa"/>
            <w:tcBorders>
              <w:top w:val="nil"/>
              <w:left w:val="nil"/>
              <w:bottom w:val="nil"/>
              <w:right w:val="nil"/>
            </w:tcBorders>
            <w:shd w:val="clear" w:color="auto" w:fill="auto"/>
            <w:noWrap/>
            <w:hideMark/>
          </w:tcPr>
          <w:p w14:paraId="1AC1AD2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-0.1691</w:t>
            </w:r>
          </w:p>
        </w:tc>
        <w:tc>
          <w:tcPr>
            <w:tcW w:w="960" w:type="dxa"/>
            <w:tcBorders>
              <w:top w:val="nil"/>
              <w:left w:val="nil"/>
              <w:bottom w:val="nil"/>
              <w:right w:val="nil"/>
            </w:tcBorders>
            <w:shd w:val="clear" w:color="auto" w:fill="auto"/>
            <w:noWrap/>
            <w:vAlign w:val="bottom"/>
            <w:hideMark/>
          </w:tcPr>
          <w:p w14:paraId="131BFF45"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341CAE98"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34089F93" w14:textId="77777777" w:rsidTr="008925B5">
        <w:trPr>
          <w:trHeight w:val="300"/>
        </w:trPr>
        <w:tc>
          <w:tcPr>
            <w:tcW w:w="960" w:type="dxa"/>
            <w:tcBorders>
              <w:top w:val="nil"/>
              <w:left w:val="nil"/>
              <w:bottom w:val="nil"/>
              <w:right w:val="nil"/>
            </w:tcBorders>
            <w:shd w:val="clear" w:color="auto" w:fill="auto"/>
            <w:noWrap/>
            <w:vAlign w:val="bottom"/>
            <w:hideMark/>
          </w:tcPr>
          <w:p w14:paraId="2607387B"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N</w:t>
            </w:r>
          </w:p>
        </w:tc>
        <w:tc>
          <w:tcPr>
            <w:tcW w:w="1840" w:type="dxa"/>
            <w:tcBorders>
              <w:top w:val="nil"/>
              <w:left w:val="nil"/>
              <w:bottom w:val="nil"/>
              <w:right w:val="nil"/>
            </w:tcBorders>
            <w:shd w:val="clear" w:color="auto" w:fill="auto"/>
            <w:noWrap/>
            <w:hideMark/>
          </w:tcPr>
          <w:p w14:paraId="7E0E9A26"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1580" w:type="dxa"/>
            <w:tcBorders>
              <w:top w:val="nil"/>
              <w:left w:val="nil"/>
              <w:bottom w:val="nil"/>
              <w:right w:val="nil"/>
            </w:tcBorders>
            <w:shd w:val="clear" w:color="auto" w:fill="auto"/>
            <w:noWrap/>
            <w:hideMark/>
          </w:tcPr>
          <w:p w14:paraId="113CB15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1790" w:type="dxa"/>
            <w:tcBorders>
              <w:top w:val="nil"/>
              <w:left w:val="nil"/>
              <w:bottom w:val="nil"/>
              <w:right w:val="nil"/>
            </w:tcBorders>
            <w:shd w:val="clear" w:color="auto" w:fill="auto"/>
            <w:noWrap/>
            <w:hideMark/>
          </w:tcPr>
          <w:p w14:paraId="606C5B7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3321</w:t>
            </w:r>
          </w:p>
        </w:tc>
        <w:tc>
          <w:tcPr>
            <w:tcW w:w="960" w:type="dxa"/>
            <w:tcBorders>
              <w:top w:val="nil"/>
              <w:left w:val="nil"/>
              <w:bottom w:val="nil"/>
              <w:right w:val="nil"/>
            </w:tcBorders>
            <w:shd w:val="clear" w:color="auto" w:fill="auto"/>
            <w:noWrap/>
            <w:hideMark/>
          </w:tcPr>
          <w:p w14:paraId="37FD4CDB"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960" w:type="dxa"/>
            <w:tcBorders>
              <w:top w:val="nil"/>
              <w:left w:val="nil"/>
              <w:bottom w:val="nil"/>
              <w:right w:val="nil"/>
            </w:tcBorders>
            <w:shd w:val="clear" w:color="auto" w:fill="auto"/>
            <w:noWrap/>
            <w:vAlign w:val="bottom"/>
            <w:hideMark/>
          </w:tcPr>
          <w:p w14:paraId="0B7A2DA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69351236"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7C9E083B" w14:textId="77777777" w:rsidTr="008925B5">
        <w:trPr>
          <w:trHeight w:val="300"/>
        </w:trPr>
        <w:tc>
          <w:tcPr>
            <w:tcW w:w="960" w:type="dxa"/>
            <w:tcBorders>
              <w:top w:val="nil"/>
              <w:left w:val="nil"/>
              <w:bottom w:val="nil"/>
              <w:right w:val="nil"/>
            </w:tcBorders>
            <w:shd w:val="clear" w:color="auto" w:fill="auto"/>
            <w:noWrap/>
            <w:vAlign w:val="bottom"/>
            <w:hideMark/>
          </w:tcPr>
          <w:p w14:paraId="49DE8AD7"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CI*</w:t>
            </w:r>
          </w:p>
        </w:tc>
        <w:tc>
          <w:tcPr>
            <w:tcW w:w="1840" w:type="dxa"/>
            <w:tcBorders>
              <w:top w:val="nil"/>
              <w:left w:val="nil"/>
              <w:bottom w:val="nil"/>
              <w:right w:val="nil"/>
            </w:tcBorders>
            <w:shd w:val="clear" w:color="auto" w:fill="auto"/>
            <w:noWrap/>
            <w:hideMark/>
          </w:tcPr>
          <w:p w14:paraId="79813C0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580" w:type="dxa"/>
            <w:tcBorders>
              <w:top w:val="nil"/>
              <w:left w:val="nil"/>
              <w:bottom w:val="nil"/>
              <w:right w:val="nil"/>
            </w:tcBorders>
            <w:shd w:val="clear" w:color="auto" w:fill="auto"/>
            <w:noWrap/>
            <w:hideMark/>
          </w:tcPr>
          <w:p w14:paraId="6DE90E9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(0.8526,0.8702)</w:t>
            </w:r>
          </w:p>
        </w:tc>
        <w:tc>
          <w:tcPr>
            <w:tcW w:w="1790" w:type="dxa"/>
            <w:tcBorders>
              <w:top w:val="nil"/>
              <w:left w:val="nil"/>
              <w:bottom w:val="nil"/>
              <w:right w:val="nil"/>
            </w:tcBorders>
            <w:shd w:val="clear" w:color="auto" w:fill="auto"/>
            <w:noWrap/>
            <w:hideMark/>
          </w:tcPr>
          <w:p w14:paraId="20E2AC3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(0.5212,0.569)</w:t>
            </w:r>
          </w:p>
        </w:tc>
        <w:tc>
          <w:tcPr>
            <w:tcW w:w="1920" w:type="dxa"/>
            <w:gridSpan w:val="2"/>
            <w:tcBorders>
              <w:top w:val="nil"/>
              <w:left w:val="nil"/>
              <w:bottom w:val="nil"/>
              <w:right w:val="nil"/>
            </w:tcBorders>
            <w:shd w:val="clear" w:color="auto" w:fill="auto"/>
            <w:noWrap/>
            <w:hideMark/>
          </w:tcPr>
          <w:p w14:paraId="32F5E50B"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(-0.2019,-0.1359)</w:t>
            </w:r>
          </w:p>
        </w:tc>
        <w:tc>
          <w:tcPr>
            <w:tcW w:w="960" w:type="dxa"/>
            <w:tcBorders>
              <w:top w:val="nil"/>
              <w:left w:val="nil"/>
              <w:bottom w:val="nil"/>
              <w:right w:val="nil"/>
            </w:tcBorders>
            <w:shd w:val="clear" w:color="auto" w:fill="auto"/>
            <w:noWrap/>
            <w:vAlign w:val="bottom"/>
            <w:hideMark/>
          </w:tcPr>
          <w:p w14:paraId="1E60A4C6" w14:textId="77777777" w:rsidR="00A84F40" w:rsidRPr="00F7216A" w:rsidRDefault="00A84F40" w:rsidP="008925B5">
            <w:pPr>
              <w:spacing w:after="0" w:line="240" w:lineRule="auto"/>
              <w:rPr>
                <w:rFonts w:ascii="Calibri" w:eastAsia="Times New Roman" w:hAnsi="Calibri" w:cs="Times New Roman"/>
                <w:color w:val="000000"/>
                <w:lang w:val="nl-NL" w:eastAsia="nl-NL" w:bidi="ar-SA"/>
              </w:rPr>
            </w:pPr>
          </w:p>
        </w:tc>
      </w:tr>
      <w:tr w:rsidR="00A84F40" w:rsidRPr="00F7216A" w14:paraId="30080590" w14:textId="77777777" w:rsidTr="008925B5">
        <w:trPr>
          <w:trHeight w:val="300"/>
        </w:trPr>
        <w:tc>
          <w:tcPr>
            <w:tcW w:w="960" w:type="dxa"/>
            <w:tcBorders>
              <w:top w:val="nil"/>
              <w:left w:val="nil"/>
              <w:right w:val="nil"/>
            </w:tcBorders>
            <w:shd w:val="clear" w:color="auto" w:fill="auto"/>
            <w:noWrap/>
            <w:vAlign w:val="bottom"/>
            <w:hideMark/>
          </w:tcPr>
          <w:p w14:paraId="55AECA8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stat**</w:t>
            </w:r>
          </w:p>
        </w:tc>
        <w:tc>
          <w:tcPr>
            <w:tcW w:w="1840" w:type="dxa"/>
            <w:tcBorders>
              <w:top w:val="nil"/>
              <w:left w:val="nil"/>
              <w:right w:val="nil"/>
            </w:tcBorders>
            <w:shd w:val="clear" w:color="auto" w:fill="auto"/>
            <w:noWrap/>
            <w:hideMark/>
          </w:tcPr>
          <w:p w14:paraId="2D9B6F23"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580" w:type="dxa"/>
            <w:tcBorders>
              <w:top w:val="nil"/>
              <w:left w:val="nil"/>
              <w:right w:val="nil"/>
            </w:tcBorders>
            <w:shd w:val="clear" w:color="auto" w:fill="auto"/>
            <w:noWrap/>
            <w:hideMark/>
          </w:tcPr>
          <w:p w14:paraId="3F03550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97.83 (3320)</w:t>
            </w:r>
          </w:p>
        </w:tc>
        <w:tc>
          <w:tcPr>
            <w:tcW w:w="1790" w:type="dxa"/>
            <w:tcBorders>
              <w:top w:val="nil"/>
              <w:left w:val="nil"/>
              <w:right w:val="nil"/>
            </w:tcBorders>
            <w:shd w:val="clear" w:color="auto" w:fill="auto"/>
            <w:noWrap/>
            <w:hideMark/>
          </w:tcPr>
          <w:p w14:paraId="7DE0BF2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37.5 (3319)</w:t>
            </w:r>
          </w:p>
        </w:tc>
        <w:tc>
          <w:tcPr>
            <w:tcW w:w="1920" w:type="dxa"/>
            <w:gridSpan w:val="2"/>
            <w:tcBorders>
              <w:top w:val="nil"/>
              <w:left w:val="nil"/>
              <w:right w:val="nil"/>
            </w:tcBorders>
            <w:shd w:val="clear" w:color="auto" w:fill="auto"/>
            <w:noWrap/>
            <w:hideMark/>
          </w:tcPr>
          <w:p w14:paraId="32135447"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-9.885 (3320)</w:t>
            </w:r>
          </w:p>
        </w:tc>
        <w:tc>
          <w:tcPr>
            <w:tcW w:w="960" w:type="dxa"/>
            <w:tcBorders>
              <w:top w:val="nil"/>
              <w:left w:val="nil"/>
              <w:right w:val="nil"/>
            </w:tcBorders>
            <w:shd w:val="clear" w:color="auto" w:fill="auto"/>
            <w:noWrap/>
            <w:vAlign w:val="bottom"/>
            <w:hideMark/>
          </w:tcPr>
          <w:p w14:paraId="2A94F858" w14:textId="77777777" w:rsidR="00A84F40" w:rsidRPr="00F7216A" w:rsidRDefault="00A84F40" w:rsidP="008925B5">
            <w:pPr>
              <w:spacing w:after="0" w:line="240" w:lineRule="auto"/>
              <w:rPr>
                <w:rFonts w:ascii="Calibri" w:eastAsia="Times New Roman" w:hAnsi="Calibri" w:cs="Times New Roman"/>
                <w:color w:val="000000"/>
                <w:lang w:val="nl-NL" w:eastAsia="nl-NL" w:bidi="ar-SA"/>
              </w:rPr>
            </w:pPr>
          </w:p>
        </w:tc>
      </w:tr>
      <w:tr w:rsidR="00A84F40" w:rsidRPr="00F7216A" w14:paraId="77781D31" w14:textId="77777777" w:rsidTr="008925B5">
        <w:trPr>
          <w:trHeight w:val="300"/>
        </w:trPr>
        <w:tc>
          <w:tcPr>
            <w:tcW w:w="960" w:type="dxa"/>
            <w:tcBorders>
              <w:top w:val="nil"/>
              <w:left w:val="nil"/>
              <w:bottom w:val="single" w:sz="4" w:space="0" w:color="auto"/>
              <w:right w:val="nil"/>
            </w:tcBorders>
            <w:shd w:val="clear" w:color="auto" w:fill="auto"/>
            <w:noWrap/>
            <w:vAlign w:val="bottom"/>
            <w:hideMark/>
          </w:tcPr>
          <w:p w14:paraId="3ECA24A1"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p-value</w:t>
            </w:r>
          </w:p>
        </w:tc>
        <w:tc>
          <w:tcPr>
            <w:tcW w:w="1840" w:type="dxa"/>
            <w:tcBorders>
              <w:top w:val="nil"/>
              <w:left w:val="nil"/>
              <w:bottom w:val="single" w:sz="4" w:space="0" w:color="auto"/>
              <w:right w:val="nil"/>
            </w:tcBorders>
            <w:shd w:val="clear" w:color="auto" w:fill="auto"/>
            <w:noWrap/>
            <w:hideMark/>
          </w:tcPr>
          <w:p w14:paraId="6BEBFA9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580" w:type="dxa"/>
            <w:tcBorders>
              <w:top w:val="nil"/>
              <w:left w:val="nil"/>
              <w:bottom w:val="single" w:sz="4" w:space="0" w:color="auto"/>
              <w:right w:val="nil"/>
            </w:tcBorders>
            <w:shd w:val="clear" w:color="auto" w:fill="auto"/>
            <w:noWrap/>
            <w:hideMark/>
          </w:tcPr>
          <w:p w14:paraId="56FA8033"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1790" w:type="dxa"/>
            <w:tcBorders>
              <w:top w:val="nil"/>
              <w:left w:val="nil"/>
              <w:bottom w:val="single" w:sz="4" w:space="0" w:color="auto"/>
              <w:right w:val="nil"/>
            </w:tcBorders>
            <w:shd w:val="clear" w:color="auto" w:fill="auto"/>
            <w:noWrap/>
            <w:hideMark/>
          </w:tcPr>
          <w:p w14:paraId="631507A8"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960" w:type="dxa"/>
            <w:tcBorders>
              <w:top w:val="nil"/>
              <w:left w:val="nil"/>
              <w:bottom w:val="single" w:sz="4" w:space="0" w:color="auto"/>
              <w:right w:val="nil"/>
            </w:tcBorders>
            <w:shd w:val="clear" w:color="auto" w:fill="auto"/>
            <w:noWrap/>
            <w:hideMark/>
          </w:tcPr>
          <w:p w14:paraId="38D39DC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960" w:type="dxa"/>
            <w:tcBorders>
              <w:top w:val="nil"/>
              <w:left w:val="nil"/>
              <w:bottom w:val="single" w:sz="4" w:space="0" w:color="auto"/>
              <w:right w:val="nil"/>
            </w:tcBorders>
            <w:shd w:val="clear" w:color="auto" w:fill="auto"/>
            <w:noWrap/>
            <w:vAlign w:val="bottom"/>
            <w:hideMark/>
          </w:tcPr>
          <w:p w14:paraId="2958F51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single" w:sz="4" w:space="0" w:color="auto"/>
              <w:right w:val="nil"/>
            </w:tcBorders>
            <w:shd w:val="clear" w:color="auto" w:fill="auto"/>
            <w:noWrap/>
            <w:vAlign w:val="bottom"/>
            <w:hideMark/>
          </w:tcPr>
          <w:p w14:paraId="54C07C94"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1B994757" w14:textId="77777777" w:rsidTr="008925B5">
        <w:trPr>
          <w:trHeight w:val="300"/>
        </w:trPr>
        <w:tc>
          <w:tcPr>
            <w:tcW w:w="960" w:type="dxa"/>
            <w:tcBorders>
              <w:top w:val="single" w:sz="4" w:space="0" w:color="auto"/>
              <w:left w:val="nil"/>
              <w:bottom w:val="nil"/>
              <w:right w:val="nil"/>
            </w:tcBorders>
            <w:shd w:val="clear" w:color="auto" w:fill="auto"/>
            <w:noWrap/>
            <w:vAlign w:val="bottom"/>
            <w:hideMark/>
          </w:tcPr>
          <w:p w14:paraId="5604E26D"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7148F9">
              <w:rPr>
                <w:rFonts w:asciiTheme="minorHAnsi" w:eastAsia="Times New Roman" w:hAnsiTheme="minorHAnsi" w:cs="Times New Roman"/>
                <w:color w:val="000000"/>
                <w:sz w:val="18"/>
                <w:szCs w:val="18"/>
                <w:lang w:val="nl-NL" w:eastAsia="nl-NL" w:bidi="ar-SA"/>
              </w:rPr>
              <w:t>FVS</w:t>
            </w:r>
          </w:p>
        </w:tc>
        <w:tc>
          <w:tcPr>
            <w:tcW w:w="1840" w:type="dxa"/>
            <w:tcBorders>
              <w:top w:val="single" w:sz="4" w:space="0" w:color="auto"/>
              <w:left w:val="nil"/>
              <w:bottom w:val="nil"/>
              <w:right w:val="nil"/>
            </w:tcBorders>
            <w:shd w:val="clear" w:color="auto" w:fill="auto"/>
            <w:noWrap/>
            <w:hideMark/>
          </w:tcPr>
          <w:p w14:paraId="146F52BB"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580" w:type="dxa"/>
            <w:tcBorders>
              <w:top w:val="single" w:sz="4" w:space="0" w:color="auto"/>
              <w:left w:val="nil"/>
              <w:bottom w:val="nil"/>
              <w:right w:val="nil"/>
            </w:tcBorders>
            <w:shd w:val="clear" w:color="auto" w:fill="auto"/>
            <w:noWrap/>
            <w:hideMark/>
          </w:tcPr>
          <w:p w14:paraId="0DC58F5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790" w:type="dxa"/>
            <w:tcBorders>
              <w:top w:val="single" w:sz="4" w:space="0" w:color="auto"/>
              <w:left w:val="nil"/>
              <w:bottom w:val="nil"/>
              <w:right w:val="nil"/>
            </w:tcBorders>
            <w:shd w:val="clear" w:color="auto" w:fill="auto"/>
            <w:noWrap/>
            <w:hideMark/>
          </w:tcPr>
          <w:p w14:paraId="6F18304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hideMark/>
          </w:tcPr>
          <w:p w14:paraId="0E0003E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vAlign w:val="bottom"/>
            <w:hideMark/>
          </w:tcPr>
          <w:p w14:paraId="31A3A4E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vAlign w:val="bottom"/>
            <w:hideMark/>
          </w:tcPr>
          <w:p w14:paraId="6DF99A17"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2A9C4234" w14:textId="77777777" w:rsidTr="008925B5">
        <w:trPr>
          <w:trHeight w:val="300"/>
        </w:trPr>
        <w:tc>
          <w:tcPr>
            <w:tcW w:w="960" w:type="dxa"/>
            <w:tcBorders>
              <w:top w:val="nil"/>
              <w:left w:val="nil"/>
              <w:bottom w:val="nil"/>
              <w:right w:val="nil"/>
            </w:tcBorders>
            <w:shd w:val="clear" w:color="auto" w:fill="auto"/>
            <w:noWrap/>
            <w:vAlign w:val="bottom"/>
            <w:hideMark/>
          </w:tcPr>
          <w:p w14:paraId="6252862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cor</w:t>
            </w:r>
          </w:p>
        </w:tc>
        <w:tc>
          <w:tcPr>
            <w:tcW w:w="1840" w:type="dxa"/>
            <w:tcBorders>
              <w:top w:val="nil"/>
              <w:left w:val="nil"/>
              <w:bottom w:val="nil"/>
              <w:right w:val="nil"/>
            </w:tcBorders>
            <w:shd w:val="clear" w:color="auto" w:fill="auto"/>
            <w:noWrap/>
            <w:hideMark/>
          </w:tcPr>
          <w:p w14:paraId="12F0A2AB"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0.8617</w:t>
            </w:r>
          </w:p>
        </w:tc>
        <w:tc>
          <w:tcPr>
            <w:tcW w:w="1580" w:type="dxa"/>
            <w:tcBorders>
              <w:top w:val="nil"/>
              <w:left w:val="nil"/>
              <w:bottom w:val="nil"/>
              <w:right w:val="nil"/>
            </w:tcBorders>
            <w:shd w:val="clear" w:color="auto" w:fill="auto"/>
            <w:noWrap/>
            <w:hideMark/>
          </w:tcPr>
          <w:p w14:paraId="349D2535"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1</w:t>
            </w:r>
          </w:p>
        </w:tc>
        <w:tc>
          <w:tcPr>
            <w:tcW w:w="1790" w:type="dxa"/>
            <w:tcBorders>
              <w:top w:val="nil"/>
              <w:left w:val="nil"/>
              <w:bottom w:val="nil"/>
              <w:right w:val="nil"/>
            </w:tcBorders>
            <w:shd w:val="clear" w:color="auto" w:fill="auto"/>
            <w:noWrap/>
            <w:hideMark/>
          </w:tcPr>
          <w:p w14:paraId="0BA926B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0.5678</w:t>
            </w:r>
          </w:p>
        </w:tc>
        <w:tc>
          <w:tcPr>
            <w:tcW w:w="960" w:type="dxa"/>
            <w:tcBorders>
              <w:top w:val="nil"/>
              <w:left w:val="nil"/>
              <w:bottom w:val="nil"/>
              <w:right w:val="nil"/>
            </w:tcBorders>
            <w:shd w:val="clear" w:color="auto" w:fill="auto"/>
            <w:noWrap/>
            <w:hideMark/>
          </w:tcPr>
          <w:p w14:paraId="733FFB3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-0.1694</w:t>
            </w:r>
          </w:p>
        </w:tc>
        <w:tc>
          <w:tcPr>
            <w:tcW w:w="960" w:type="dxa"/>
            <w:tcBorders>
              <w:top w:val="nil"/>
              <w:left w:val="nil"/>
              <w:bottom w:val="nil"/>
              <w:right w:val="nil"/>
            </w:tcBorders>
            <w:shd w:val="clear" w:color="auto" w:fill="auto"/>
            <w:noWrap/>
            <w:vAlign w:val="bottom"/>
            <w:hideMark/>
          </w:tcPr>
          <w:p w14:paraId="789690E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4340DE48"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4DAE1AD2" w14:textId="77777777" w:rsidTr="008925B5">
        <w:trPr>
          <w:trHeight w:val="300"/>
        </w:trPr>
        <w:tc>
          <w:tcPr>
            <w:tcW w:w="960" w:type="dxa"/>
            <w:tcBorders>
              <w:top w:val="nil"/>
              <w:left w:val="nil"/>
              <w:bottom w:val="nil"/>
              <w:right w:val="nil"/>
            </w:tcBorders>
            <w:shd w:val="clear" w:color="auto" w:fill="auto"/>
            <w:noWrap/>
            <w:vAlign w:val="bottom"/>
            <w:hideMark/>
          </w:tcPr>
          <w:p w14:paraId="47A49AC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N</w:t>
            </w:r>
          </w:p>
        </w:tc>
        <w:tc>
          <w:tcPr>
            <w:tcW w:w="1840" w:type="dxa"/>
            <w:tcBorders>
              <w:top w:val="nil"/>
              <w:left w:val="nil"/>
              <w:bottom w:val="nil"/>
              <w:right w:val="nil"/>
            </w:tcBorders>
            <w:shd w:val="clear" w:color="auto" w:fill="auto"/>
            <w:noWrap/>
            <w:hideMark/>
          </w:tcPr>
          <w:p w14:paraId="10D1E477"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1580" w:type="dxa"/>
            <w:tcBorders>
              <w:top w:val="nil"/>
              <w:left w:val="nil"/>
              <w:bottom w:val="nil"/>
              <w:right w:val="nil"/>
            </w:tcBorders>
            <w:shd w:val="clear" w:color="auto" w:fill="auto"/>
            <w:noWrap/>
            <w:hideMark/>
          </w:tcPr>
          <w:p w14:paraId="5F36507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1790" w:type="dxa"/>
            <w:tcBorders>
              <w:top w:val="nil"/>
              <w:left w:val="nil"/>
              <w:bottom w:val="nil"/>
              <w:right w:val="nil"/>
            </w:tcBorders>
            <w:shd w:val="clear" w:color="auto" w:fill="auto"/>
            <w:noWrap/>
            <w:hideMark/>
          </w:tcPr>
          <w:p w14:paraId="41BAD28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3321</w:t>
            </w:r>
          </w:p>
        </w:tc>
        <w:tc>
          <w:tcPr>
            <w:tcW w:w="960" w:type="dxa"/>
            <w:tcBorders>
              <w:top w:val="nil"/>
              <w:left w:val="nil"/>
              <w:bottom w:val="nil"/>
              <w:right w:val="nil"/>
            </w:tcBorders>
            <w:shd w:val="clear" w:color="auto" w:fill="auto"/>
            <w:noWrap/>
            <w:hideMark/>
          </w:tcPr>
          <w:p w14:paraId="372A8BC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960" w:type="dxa"/>
            <w:tcBorders>
              <w:top w:val="nil"/>
              <w:left w:val="nil"/>
              <w:bottom w:val="nil"/>
              <w:right w:val="nil"/>
            </w:tcBorders>
            <w:shd w:val="clear" w:color="auto" w:fill="auto"/>
            <w:noWrap/>
            <w:vAlign w:val="bottom"/>
            <w:hideMark/>
          </w:tcPr>
          <w:p w14:paraId="76426215"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6BB9B052"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2F086197" w14:textId="77777777" w:rsidTr="008925B5">
        <w:trPr>
          <w:trHeight w:val="300"/>
        </w:trPr>
        <w:tc>
          <w:tcPr>
            <w:tcW w:w="960" w:type="dxa"/>
            <w:tcBorders>
              <w:top w:val="nil"/>
              <w:left w:val="nil"/>
              <w:bottom w:val="nil"/>
              <w:right w:val="nil"/>
            </w:tcBorders>
            <w:shd w:val="clear" w:color="auto" w:fill="auto"/>
            <w:noWrap/>
            <w:vAlign w:val="bottom"/>
            <w:hideMark/>
          </w:tcPr>
          <w:p w14:paraId="2B47CCD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CI*</w:t>
            </w:r>
          </w:p>
        </w:tc>
        <w:tc>
          <w:tcPr>
            <w:tcW w:w="1840" w:type="dxa"/>
            <w:tcBorders>
              <w:top w:val="nil"/>
              <w:left w:val="nil"/>
              <w:bottom w:val="nil"/>
              <w:right w:val="nil"/>
            </w:tcBorders>
            <w:shd w:val="clear" w:color="auto" w:fill="auto"/>
            <w:noWrap/>
            <w:hideMark/>
          </w:tcPr>
          <w:p w14:paraId="7C8968A8"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(0.8526,0.8702)</w:t>
            </w:r>
          </w:p>
        </w:tc>
        <w:tc>
          <w:tcPr>
            <w:tcW w:w="1580" w:type="dxa"/>
            <w:tcBorders>
              <w:top w:val="nil"/>
              <w:left w:val="nil"/>
              <w:bottom w:val="nil"/>
              <w:right w:val="nil"/>
            </w:tcBorders>
            <w:shd w:val="clear" w:color="auto" w:fill="auto"/>
            <w:noWrap/>
            <w:hideMark/>
          </w:tcPr>
          <w:p w14:paraId="3E80E31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790" w:type="dxa"/>
            <w:tcBorders>
              <w:top w:val="nil"/>
              <w:left w:val="nil"/>
              <w:bottom w:val="nil"/>
              <w:right w:val="nil"/>
            </w:tcBorders>
            <w:shd w:val="clear" w:color="auto" w:fill="auto"/>
            <w:noWrap/>
            <w:hideMark/>
          </w:tcPr>
          <w:p w14:paraId="71952FD6"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(0.5443,0.5904)</w:t>
            </w:r>
          </w:p>
        </w:tc>
        <w:tc>
          <w:tcPr>
            <w:tcW w:w="1920" w:type="dxa"/>
            <w:gridSpan w:val="2"/>
            <w:tcBorders>
              <w:top w:val="nil"/>
              <w:left w:val="nil"/>
              <w:bottom w:val="nil"/>
              <w:right w:val="nil"/>
            </w:tcBorders>
            <w:shd w:val="clear" w:color="auto" w:fill="auto"/>
            <w:noWrap/>
            <w:hideMark/>
          </w:tcPr>
          <w:p w14:paraId="03592B51"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(-0.2023,-0.1362)</w:t>
            </w:r>
          </w:p>
        </w:tc>
        <w:tc>
          <w:tcPr>
            <w:tcW w:w="960" w:type="dxa"/>
            <w:tcBorders>
              <w:top w:val="nil"/>
              <w:left w:val="nil"/>
              <w:bottom w:val="nil"/>
              <w:right w:val="nil"/>
            </w:tcBorders>
            <w:shd w:val="clear" w:color="auto" w:fill="auto"/>
            <w:noWrap/>
            <w:vAlign w:val="bottom"/>
            <w:hideMark/>
          </w:tcPr>
          <w:p w14:paraId="0EDF7E99" w14:textId="77777777" w:rsidR="00A84F40" w:rsidRPr="00F7216A" w:rsidRDefault="00A84F40" w:rsidP="008925B5">
            <w:pPr>
              <w:spacing w:after="0" w:line="240" w:lineRule="auto"/>
              <w:rPr>
                <w:rFonts w:ascii="Calibri" w:eastAsia="Times New Roman" w:hAnsi="Calibri" w:cs="Times New Roman"/>
                <w:color w:val="000000"/>
                <w:lang w:val="nl-NL" w:eastAsia="nl-NL" w:bidi="ar-SA"/>
              </w:rPr>
            </w:pPr>
          </w:p>
        </w:tc>
      </w:tr>
      <w:tr w:rsidR="00A84F40" w:rsidRPr="00F7216A" w14:paraId="5475F340" w14:textId="77777777" w:rsidTr="008925B5">
        <w:trPr>
          <w:trHeight w:val="300"/>
        </w:trPr>
        <w:tc>
          <w:tcPr>
            <w:tcW w:w="960" w:type="dxa"/>
            <w:tcBorders>
              <w:top w:val="nil"/>
              <w:left w:val="nil"/>
              <w:right w:val="nil"/>
            </w:tcBorders>
            <w:shd w:val="clear" w:color="auto" w:fill="auto"/>
            <w:noWrap/>
            <w:vAlign w:val="bottom"/>
            <w:hideMark/>
          </w:tcPr>
          <w:p w14:paraId="6F94A58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stat**</w:t>
            </w:r>
          </w:p>
        </w:tc>
        <w:tc>
          <w:tcPr>
            <w:tcW w:w="1840" w:type="dxa"/>
            <w:tcBorders>
              <w:top w:val="nil"/>
              <w:left w:val="nil"/>
              <w:right w:val="nil"/>
            </w:tcBorders>
            <w:shd w:val="clear" w:color="auto" w:fill="auto"/>
            <w:noWrap/>
            <w:hideMark/>
          </w:tcPr>
          <w:p w14:paraId="34A058A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97.83 (3320)</w:t>
            </w:r>
          </w:p>
        </w:tc>
        <w:tc>
          <w:tcPr>
            <w:tcW w:w="1580" w:type="dxa"/>
            <w:tcBorders>
              <w:top w:val="nil"/>
              <w:left w:val="nil"/>
              <w:right w:val="nil"/>
            </w:tcBorders>
            <w:shd w:val="clear" w:color="auto" w:fill="auto"/>
            <w:noWrap/>
            <w:hideMark/>
          </w:tcPr>
          <w:p w14:paraId="06751818"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790" w:type="dxa"/>
            <w:tcBorders>
              <w:top w:val="nil"/>
              <w:left w:val="nil"/>
              <w:right w:val="nil"/>
            </w:tcBorders>
            <w:shd w:val="clear" w:color="auto" w:fill="auto"/>
            <w:noWrap/>
            <w:hideMark/>
          </w:tcPr>
          <w:p w14:paraId="552A110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39.74 (3319)</w:t>
            </w:r>
          </w:p>
        </w:tc>
        <w:tc>
          <w:tcPr>
            <w:tcW w:w="1920" w:type="dxa"/>
            <w:gridSpan w:val="2"/>
            <w:tcBorders>
              <w:top w:val="nil"/>
              <w:left w:val="nil"/>
              <w:right w:val="nil"/>
            </w:tcBorders>
            <w:shd w:val="clear" w:color="auto" w:fill="auto"/>
            <w:noWrap/>
            <w:hideMark/>
          </w:tcPr>
          <w:p w14:paraId="49DB4DB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-9.906 (3320)</w:t>
            </w:r>
          </w:p>
        </w:tc>
        <w:tc>
          <w:tcPr>
            <w:tcW w:w="960" w:type="dxa"/>
            <w:tcBorders>
              <w:top w:val="nil"/>
              <w:left w:val="nil"/>
              <w:right w:val="nil"/>
            </w:tcBorders>
            <w:shd w:val="clear" w:color="auto" w:fill="auto"/>
            <w:noWrap/>
            <w:vAlign w:val="bottom"/>
            <w:hideMark/>
          </w:tcPr>
          <w:p w14:paraId="7D417D6E" w14:textId="77777777" w:rsidR="00A84F40" w:rsidRPr="00F7216A" w:rsidRDefault="00A84F40" w:rsidP="008925B5">
            <w:pPr>
              <w:spacing w:after="0" w:line="240" w:lineRule="auto"/>
              <w:rPr>
                <w:rFonts w:ascii="Calibri" w:eastAsia="Times New Roman" w:hAnsi="Calibri" w:cs="Times New Roman"/>
                <w:color w:val="000000"/>
                <w:lang w:val="nl-NL" w:eastAsia="nl-NL" w:bidi="ar-SA"/>
              </w:rPr>
            </w:pPr>
          </w:p>
        </w:tc>
      </w:tr>
      <w:tr w:rsidR="00A84F40" w:rsidRPr="00F7216A" w14:paraId="7D0E9A1E" w14:textId="77777777" w:rsidTr="008925B5">
        <w:trPr>
          <w:trHeight w:val="300"/>
        </w:trPr>
        <w:tc>
          <w:tcPr>
            <w:tcW w:w="960" w:type="dxa"/>
            <w:tcBorders>
              <w:top w:val="nil"/>
              <w:left w:val="nil"/>
              <w:bottom w:val="single" w:sz="4" w:space="0" w:color="auto"/>
              <w:right w:val="nil"/>
            </w:tcBorders>
            <w:shd w:val="clear" w:color="auto" w:fill="auto"/>
            <w:noWrap/>
            <w:vAlign w:val="bottom"/>
            <w:hideMark/>
          </w:tcPr>
          <w:p w14:paraId="4C01B5B1"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p-value</w:t>
            </w:r>
          </w:p>
        </w:tc>
        <w:tc>
          <w:tcPr>
            <w:tcW w:w="1840" w:type="dxa"/>
            <w:tcBorders>
              <w:top w:val="nil"/>
              <w:left w:val="nil"/>
              <w:bottom w:val="single" w:sz="4" w:space="0" w:color="auto"/>
              <w:right w:val="nil"/>
            </w:tcBorders>
            <w:shd w:val="clear" w:color="auto" w:fill="auto"/>
            <w:noWrap/>
            <w:hideMark/>
          </w:tcPr>
          <w:p w14:paraId="78A4202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1580" w:type="dxa"/>
            <w:tcBorders>
              <w:top w:val="nil"/>
              <w:left w:val="nil"/>
              <w:bottom w:val="single" w:sz="4" w:space="0" w:color="auto"/>
              <w:right w:val="nil"/>
            </w:tcBorders>
            <w:shd w:val="clear" w:color="auto" w:fill="auto"/>
            <w:noWrap/>
            <w:hideMark/>
          </w:tcPr>
          <w:p w14:paraId="4B72D56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790" w:type="dxa"/>
            <w:tcBorders>
              <w:top w:val="nil"/>
              <w:left w:val="nil"/>
              <w:bottom w:val="single" w:sz="4" w:space="0" w:color="auto"/>
              <w:right w:val="nil"/>
            </w:tcBorders>
            <w:shd w:val="clear" w:color="auto" w:fill="auto"/>
            <w:noWrap/>
            <w:hideMark/>
          </w:tcPr>
          <w:p w14:paraId="0F72C5A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960" w:type="dxa"/>
            <w:tcBorders>
              <w:top w:val="nil"/>
              <w:left w:val="nil"/>
              <w:bottom w:val="single" w:sz="4" w:space="0" w:color="auto"/>
              <w:right w:val="nil"/>
            </w:tcBorders>
            <w:shd w:val="clear" w:color="auto" w:fill="auto"/>
            <w:noWrap/>
            <w:hideMark/>
          </w:tcPr>
          <w:p w14:paraId="4114CE8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960" w:type="dxa"/>
            <w:tcBorders>
              <w:top w:val="nil"/>
              <w:left w:val="nil"/>
              <w:bottom w:val="single" w:sz="4" w:space="0" w:color="auto"/>
              <w:right w:val="nil"/>
            </w:tcBorders>
            <w:shd w:val="clear" w:color="auto" w:fill="auto"/>
            <w:noWrap/>
            <w:vAlign w:val="bottom"/>
            <w:hideMark/>
          </w:tcPr>
          <w:p w14:paraId="5644532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single" w:sz="4" w:space="0" w:color="auto"/>
              <w:right w:val="nil"/>
            </w:tcBorders>
            <w:shd w:val="clear" w:color="auto" w:fill="auto"/>
            <w:noWrap/>
            <w:vAlign w:val="bottom"/>
            <w:hideMark/>
          </w:tcPr>
          <w:p w14:paraId="1637FDC1"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61D7203B" w14:textId="77777777" w:rsidTr="008925B5">
        <w:trPr>
          <w:trHeight w:val="300"/>
        </w:trPr>
        <w:tc>
          <w:tcPr>
            <w:tcW w:w="960" w:type="dxa"/>
            <w:tcBorders>
              <w:top w:val="single" w:sz="4" w:space="0" w:color="auto"/>
              <w:left w:val="nil"/>
              <w:bottom w:val="nil"/>
              <w:right w:val="nil"/>
            </w:tcBorders>
            <w:shd w:val="clear" w:color="auto" w:fill="auto"/>
            <w:noWrap/>
            <w:vAlign w:val="bottom"/>
            <w:hideMark/>
          </w:tcPr>
          <w:p w14:paraId="343B7C4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 xml:space="preserve">FCS    </w:t>
            </w:r>
          </w:p>
        </w:tc>
        <w:tc>
          <w:tcPr>
            <w:tcW w:w="1840" w:type="dxa"/>
            <w:tcBorders>
              <w:top w:val="single" w:sz="4" w:space="0" w:color="auto"/>
              <w:left w:val="nil"/>
              <w:bottom w:val="nil"/>
              <w:right w:val="nil"/>
            </w:tcBorders>
            <w:shd w:val="clear" w:color="auto" w:fill="auto"/>
            <w:noWrap/>
            <w:hideMark/>
          </w:tcPr>
          <w:p w14:paraId="691B10D8"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580" w:type="dxa"/>
            <w:tcBorders>
              <w:top w:val="single" w:sz="4" w:space="0" w:color="auto"/>
              <w:left w:val="nil"/>
              <w:bottom w:val="nil"/>
              <w:right w:val="nil"/>
            </w:tcBorders>
            <w:shd w:val="clear" w:color="auto" w:fill="auto"/>
            <w:noWrap/>
            <w:hideMark/>
          </w:tcPr>
          <w:p w14:paraId="4E622DF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790" w:type="dxa"/>
            <w:tcBorders>
              <w:top w:val="single" w:sz="4" w:space="0" w:color="auto"/>
              <w:left w:val="nil"/>
              <w:bottom w:val="nil"/>
              <w:right w:val="nil"/>
            </w:tcBorders>
            <w:shd w:val="clear" w:color="auto" w:fill="auto"/>
            <w:noWrap/>
            <w:hideMark/>
          </w:tcPr>
          <w:p w14:paraId="278B6F5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hideMark/>
          </w:tcPr>
          <w:p w14:paraId="2B3A74E8"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vAlign w:val="bottom"/>
            <w:hideMark/>
          </w:tcPr>
          <w:p w14:paraId="7CA3B32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vAlign w:val="bottom"/>
            <w:hideMark/>
          </w:tcPr>
          <w:p w14:paraId="2F1C0ACD"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691598EB" w14:textId="77777777" w:rsidTr="008925B5">
        <w:trPr>
          <w:trHeight w:val="300"/>
        </w:trPr>
        <w:tc>
          <w:tcPr>
            <w:tcW w:w="960" w:type="dxa"/>
            <w:tcBorders>
              <w:top w:val="nil"/>
              <w:left w:val="nil"/>
              <w:bottom w:val="nil"/>
              <w:right w:val="nil"/>
            </w:tcBorders>
            <w:shd w:val="clear" w:color="auto" w:fill="auto"/>
            <w:noWrap/>
            <w:vAlign w:val="bottom"/>
            <w:hideMark/>
          </w:tcPr>
          <w:p w14:paraId="14FC5566"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cor</w:t>
            </w:r>
          </w:p>
        </w:tc>
        <w:tc>
          <w:tcPr>
            <w:tcW w:w="1840" w:type="dxa"/>
            <w:tcBorders>
              <w:top w:val="nil"/>
              <w:left w:val="nil"/>
              <w:bottom w:val="nil"/>
              <w:right w:val="nil"/>
            </w:tcBorders>
            <w:shd w:val="clear" w:color="auto" w:fill="auto"/>
            <w:noWrap/>
            <w:hideMark/>
          </w:tcPr>
          <w:p w14:paraId="2F64D4FD"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0.5455</w:t>
            </w:r>
          </w:p>
        </w:tc>
        <w:tc>
          <w:tcPr>
            <w:tcW w:w="1580" w:type="dxa"/>
            <w:tcBorders>
              <w:top w:val="nil"/>
              <w:left w:val="nil"/>
              <w:bottom w:val="nil"/>
              <w:right w:val="nil"/>
            </w:tcBorders>
            <w:shd w:val="clear" w:color="auto" w:fill="auto"/>
            <w:noWrap/>
            <w:hideMark/>
          </w:tcPr>
          <w:p w14:paraId="4A4BCAD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0.5678</w:t>
            </w:r>
          </w:p>
        </w:tc>
        <w:tc>
          <w:tcPr>
            <w:tcW w:w="1790" w:type="dxa"/>
            <w:tcBorders>
              <w:top w:val="nil"/>
              <w:left w:val="nil"/>
              <w:bottom w:val="nil"/>
              <w:right w:val="nil"/>
            </w:tcBorders>
            <w:shd w:val="clear" w:color="auto" w:fill="auto"/>
            <w:noWrap/>
            <w:hideMark/>
          </w:tcPr>
          <w:p w14:paraId="58B0BD1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1</w:t>
            </w:r>
          </w:p>
        </w:tc>
        <w:tc>
          <w:tcPr>
            <w:tcW w:w="960" w:type="dxa"/>
            <w:tcBorders>
              <w:top w:val="nil"/>
              <w:left w:val="nil"/>
              <w:bottom w:val="nil"/>
              <w:right w:val="nil"/>
            </w:tcBorders>
            <w:shd w:val="clear" w:color="auto" w:fill="auto"/>
            <w:noWrap/>
            <w:hideMark/>
          </w:tcPr>
          <w:p w14:paraId="0F541825"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-0.158</w:t>
            </w:r>
          </w:p>
        </w:tc>
        <w:tc>
          <w:tcPr>
            <w:tcW w:w="960" w:type="dxa"/>
            <w:tcBorders>
              <w:top w:val="nil"/>
              <w:left w:val="nil"/>
              <w:bottom w:val="nil"/>
              <w:right w:val="nil"/>
            </w:tcBorders>
            <w:shd w:val="clear" w:color="auto" w:fill="auto"/>
            <w:noWrap/>
            <w:vAlign w:val="bottom"/>
            <w:hideMark/>
          </w:tcPr>
          <w:p w14:paraId="282EFAA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2D532094"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7BDE1ECD" w14:textId="77777777" w:rsidTr="008925B5">
        <w:trPr>
          <w:trHeight w:val="300"/>
        </w:trPr>
        <w:tc>
          <w:tcPr>
            <w:tcW w:w="960" w:type="dxa"/>
            <w:tcBorders>
              <w:top w:val="nil"/>
              <w:left w:val="nil"/>
              <w:bottom w:val="nil"/>
              <w:right w:val="nil"/>
            </w:tcBorders>
            <w:shd w:val="clear" w:color="auto" w:fill="auto"/>
            <w:noWrap/>
            <w:vAlign w:val="bottom"/>
            <w:hideMark/>
          </w:tcPr>
          <w:p w14:paraId="7C985053"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N</w:t>
            </w:r>
          </w:p>
        </w:tc>
        <w:tc>
          <w:tcPr>
            <w:tcW w:w="1840" w:type="dxa"/>
            <w:tcBorders>
              <w:top w:val="nil"/>
              <w:left w:val="nil"/>
              <w:bottom w:val="nil"/>
              <w:right w:val="nil"/>
            </w:tcBorders>
            <w:shd w:val="clear" w:color="auto" w:fill="auto"/>
            <w:noWrap/>
            <w:hideMark/>
          </w:tcPr>
          <w:p w14:paraId="7A4E820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3321</w:t>
            </w:r>
          </w:p>
        </w:tc>
        <w:tc>
          <w:tcPr>
            <w:tcW w:w="1580" w:type="dxa"/>
            <w:tcBorders>
              <w:top w:val="nil"/>
              <w:left w:val="nil"/>
              <w:bottom w:val="nil"/>
              <w:right w:val="nil"/>
            </w:tcBorders>
            <w:shd w:val="clear" w:color="auto" w:fill="auto"/>
            <w:noWrap/>
            <w:hideMark/>
          </w:tcPr>
          <w:p w14:paraId="30DE31F6"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3321</w:t>
            </w:r>
          </w:p>
        </w:tc>
        <w:tc>
          <w:tcPr>
            <w:tcW w:w="1790" w:type="dxa"/>
            <w:tcBorders>
              <w:top w:val="nil"/>
              <w:left w:val="nil"/>
              <w:bottom w:val="nil"/>
              <w:right w:val="nil"/>
            </w:tcBorders>
            <w:shd w:val="clear" w:color="auto" w:fill="auto"/>
            <w:noWrap/>
            <w:hideMark/>
          </w:tcPr>
          <w:p w14:paraId="572F7CDD"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3321</w:t>
            </w:r>
          </w:p>
        </w:tc>
        <w:tc>
          <w:tcPr>
            <w:tcW w:w="960" w:type="dxa"/>
            <w:tcBorders>
              <w:top w:val="nil"/>
              <w:left w:val="nil"/>
              <w:bottom w:val="nil"/>
              <w:right w:val="nil"/>
            </w:tcBorders>
            <w:shd w:val="clear" w:color="auto" w:fill="auto"/>
            <w:noWrap/>
            <w:hideMark/>
          </w:tcPr>
          <w:p w14:paraId="53D6039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3321</w:t>
            </w:r>
          </w:p>
        </w:tc>
        <w:tc>
          <w:tcPr>
            <w:tcW w:w="960" w:type="dxa"/>
            <w:tcBorders>
              <w:top w:val="nil"/>
              <w:left w:val="nil"/>
              <w:bottom w:val="nil"/>
              <w:right w:val="nil"/>
            </w:tcBorders>
            <w:shd w:val="clear" w:color="auto" w:fill="auto"/>
            <w:noWrap/>
            <w:vAlign w:val="bottom"/>
            <w:hideMark/>
          </w:tcPr>
          <w:p w14:paraId="5454F23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59DC84C3"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1A6EC0FA" w14:textId="77777777" w:rsidTr="008925B5">
        <w:trPr>
          <w:trHeight w:val="300"/>
        </w:trPr>
        <w:tc>
          <w:tcPr>
            <w:tcW w:w="960" w:type="dxa"/>
            <w:tcBorders>
              <w:top w:val="nil"/>
              <w:left w:val="nil"/>
              <w:bottom w:val="nil"/>
              <w:right w:val="nil"/>
            </w:tcBorders>
            <w:shd w:val="clear" w:color="auto" w:fill="auto"/>
            <w:noWrap/>
            <w:vAlign w:val="bottom"/>
            <w:hideMark/>
          </w:tcPr>
          <w:p w14:paraId="1350A93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CI*</w:t>
            </w:r>
          </w:p>
        </w:tc>
        <w:tc>
          <w:tcPr>
            <w:tcW w:w="1840" w:type="dxa"/>
            <w:tcBorders>
              <w:top w:val="nil"/>
              <w:left w:val="nil"/>
              <w:bottom w:val="nil"/>
              <w:right w:val="nil"/>
            </w:tcBorders>
            <w:shd w:val="clear" w:color="auto" w:fill="auto"/>
            <w:noWrap/>
            <w:hideMark/>
          </w:tcPr>
          <w:p w14:paraId="1879724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(0.5212,0.569)</w:t>
            </w:r>
          </w:p>
        </w:tc>
        <w:tc>
          <w:tcPr>
            <w:tcW w:w="3370" w:type="dxa"/>
            <w:gridSpan w:val="2"/>
            <w:tcBorders>
              <w:top w:val="nil"/>
              <w:left w:val="nil"/>
              <w:bottom w:val="nil"/>
              <w:right w:val="nil"/>
            </w:tcBorders>
            <w:shd w:val="clear" w:color="auto" w:fill="auto"/>
            <w:noWrap/>
            <w:hideMark/>
          </w:tcPr>
          <w:p w14:paraId="06222E4B"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(0.5443,0.5904)</w:t>
            </w:r>
          </w:p>
        </w:tc>
        <w:tc>
          <w:tcPr>
            <w:tcW w:w="1920" w:type="dxa"/>
            <w:gridSpan w:val="2"/>
            <w:tcBorders>
              <w:top w:val="nil"/>
              <w:left w:val="nil"/>
              <w:bottom w:val="nil"/>
              <w:right w:val="nil"/>
            </w:tcBorders>
            <w:shd w:val="clear" w:color="auto" w:fill="auto"/>
            <w:noWrap/>
            <w:hideMark/>
          </w:tcPr>
          <w:p w14:paraId="6856A991"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(-0.191,-0.1247)</w:t>
            </w:r>
          </w:p>
        </w:tc>
        <w:tc>
          <w:tcPr>
            <w:tcW w:w="960" w:type="dxa"/>
            <w:tcBorders>
              <w:top w:val="nil"/>
              <w:left w:val="nil"/>
              <w:bottom w:val="nil"/>
              <w:right w:val="nil"/>
            </w:tcBorders>
            <w:shd w:val="clear" w:color="auto" w:fill="auto"/>
            <w:noWrap/>
            <w:vAlign w:val="bottom"/>
            <w:hideMark/>
          </w:tcPr>
          <w:p w14:paraId="5FB413F6" w14:textId="77777777" w:rsidR="00A84F40" w:rsidRPr="00F7216A" w:rsidRDefault="00A84F40" w:rsidP="008925B5">
            <w:pPr>
              <w:spacing w:after="0" w:line="240" w:lineRule="auto"/>
              <w:rPr>
                <w:rFonts w:ascii="Calibri" w:eastAsia="Times New Roman" w:hAnsi="Calibri" w:cs="Times New Roman"/>
                <w:color w:val="000000"/>
                <w:lang w:val="nl-NL" w:eastAsia="nl-NL" w:bidi="ar-SA"/>
              </w:rPr>
            </w:pPr>
          </w:p>
        </w:tc>
      </w:tr>
      <w:tr w:rsidR="00A84F40" w:rsidRPr="00F7216A" w14:paraId="2450D317" w14:textId="77777777" w:rsidTr="008925B5">
        <w:trPr>
          <w:trHeight w:val="300"/>
        </w:trPr>
        <w:tc>
          <w:tcPr>
            <w:tcW w:w="960" w:type="dxa"/>
            <w:tcBorders>
              <w:top w:val="nil"/>
              <w:left w:val="nil"/>
              <w:right w:val="nil"/>
            </w:tcBorders>
            <w:shd w:val="clear" w:color="auto" w:fill="auto"/>
            <w:noWrap/>
            <w:vAlign w:val="bottom"/>
            <w:hideMark/>
          </w:tcPr>
          <w:p w14:paraId="25EDECEC"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stat**</w:t>
            </w:r>
          </w:p>
        </w:tc>
        <w:tc>
          <w:tcPr>
            <w:tcW w:w="1840" w:type="dxa"/>
            <w:tcBorders>
              <w:top w:val="nil"/>
              <w:left w:val="nil"/>
              <w:right w:val="nil"/>
            </w:tcBorders>
            <w:shd w:val="clear" w:color="auto" w:fill="auto"/>
            <w:noWrap/>
            <w:hideMark/>
          </w:tcPr>
          <w:p w14:paraId="33A6D2C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37.5 (3319)</w:t>
            </w:r>
          </w:p>
        </w:tc>
        <w:tc>
          <w:tcPr>
            <w:tcW w:w="3370" w:type="dxa"/>
            <w:gridSpan w:val="2"/>
            <w:tcBorders>
              <w:top w:val="nil"/>
              <w:left w:val="nil"/>
              <w:right w:val="nil"/>
            </w:tcBorders>
            <w:shd w:val="clear" w:color="auto" w:fill="auto"/>
            <w:noWrap/>
            <w:hideMark/>
          </w:tcPr>
          <w:p w14:paraId="21F018B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39.74 (3319)</w:t>
            </w:r>
          </w:p>
        </w:tc>
        <w:tc>
          <w:tcPr>
            <w:tcW w:w="1920" w:type="dxa"/>
            <w:gridSpan w:val="2"/>
            <w:tcBorders>
              <w:top w:val="nil"/>
              <w:left w:val="nil"/>
              <w:right w:val="nil"/>
            </w:tcBorders>
            <w:shd w:val="clear" w:color="auto" w:fill="auto"/>
            <w:noWrap/>
            <w:hideMark/>
          </w:tcPr>
          <w:p w14:paraId="12F1262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-9.219 (3319)</w:t>
            </w:r>
          </w:p>
        </w:tc>
        <w:tc>
          <w:tcPr>
            <w:tcW w:w="960" w:type="dxa"/>
            <w:tcBorders>
              <w:top w:val="nil"/>
              <w:left w:val="nil"/>
              <w:right w:val="nil"/>
            </w:tcBorders>
            <w:shd w:val="clear" w:color="auto" w:fill="auto"/>
            <w:noWrap/>
            <w:vAlign w:val="bottom"/>
            <w:hideMark/>
          </w:tcPr>
          <w:p w14:paraId="48529CA9" w14:textId="77777777" w:rsidR="00A84F40" w:rsidRPr="00F7216A" w:rsidRDefault="00A84F40" w:rsidP="008925B5">
            <w:pPr>
              <w:spacing w:after="0" w:line="240" w:lineRule="auto"/>
              <w:rPr>
                <w:rFonts w:ascii="Calibri" w:eastAsia="Times New Roman" w:hAnsi="Calibri" w:cs="Times New Roman"/>
                <w:color w:val="000000"/>
                <w:lang w:val="nl-NL" w:eastAsia="nl-NL" w:bidi="ar-SA"/>
              </w:rPr>
            </w:pPr>
          </w:p>
        </w:tc>
      </w:tr>
      <w:tr w:rsidR="00A84F40" w:rsidRPr="00F7216A" w14:paraId="058A167B" w14:textId="77777777" w:rsidTr="008925B5">
        <w:trPr>
          <w:trHeight w:val="300"/>
        </w:trPr>
        <w:tc>
          <w:tcPr>
            <w:tcW w:w="960" w:type="dxa"/>
            <w:tcBorders>
              <w:top w:val="nil"/>
              <w:left w:val="nil"/>
              <w:bottom w:val="single" w:sz="4" w:space="0" w:color="auto"/>
              <w:right w:val="nil"/>
            </w:tcBorders>
            <w:shd w:val="clear" w:color="auto" w:fill="auto"/>
            <w:noWrap/>
            <w:vAlign w:val="bottom"/>
            <w:hideMark/>
          </w:tcPr>
          <w:p w14:paraId="4BBEEF13"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p-value</w:t>
            </w:r>
          </w:p>
        </w:tc>
        <w:tc>
          <w:tcPr>
            <w:tcW w:w="1840" w:type="dxa"/>
            <w:tcBorders>
              <w:top w:val="nil"/>
              <w:left w:val="nil"/>
              <w:bottom w:val="single" w:sz="4" w:space="0" w:color="auto"/>
              <w:right w:val="nil"/>
            </w:tcBorders>
            <w:shd w:val="clear" w:color="auto" w:fill="auto"/>
            <w:noWrap/>
            <w:hideMark/>
          </w:tcPr>
          <w:p w14:paraId="76E67DF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1580" w:type="dxa"/>
            <w:tcBorders>
              <w:top w:val="nil"/>
              <w:left w:val="nil"/>
              <w:bottom w:val="single" w:sz="4" w:space="0" w:color="auto"/>
              <w:right w:val="nil"/>
            </w:tcBorders>
            <w:shd w:val="clear" w:color="auto" w:fill="auto"/>
            <w:noWrap/>
            <w:hideMark/>
          </w:tcPr>
          <w:p w14:paraId="037AA926"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1790" w:type="dxa"/>
            <w:tcBorders>
              <w:top w:val="nil"/>
              <w:left w:val="nil"/>
              <w:bottom w:val="single" w:sz="4" w:space="0" w:color="auto"/>
              <w:right w:val="nil"/>
            </w:tcBorders>
            <w:shd w:val="clear" w:color="auto" w:fill="auto"/>
            <w:noWrap/>
            <w:hideMark/>
          </w:tcPr>
          <w:p w14:paraId="13B7D09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single" w:sz="4" w:space="0" w:color="auto"/>
              <w:right w:val="nil"/>
            </w:tcBorders>
            <w:shd w:val="clear" w:color="auto" w:fill="auto"/>
            <w:noWrap/>
            <w:hideMark/>
          </w:tcPr>
          <w:p w14:paraId="0DC972F8"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960" w:type="dxa"/>
            <w:tcBorders>
              <w:top w:val="nil"/>
              <w:left w:val="nil"/>
              <w:bottom w:val="single" w:sz="4" w:space="0" w:color="auto"/>
              <w:right w:val="nil"/>
            </w:tcBorders>
            <w:shd w:val="clear" w:color="auto" w:fill="auto"/>
            <w:noWrap/>
            <w:vAlign w:val="bottom"/>
            <w:hideMark/>
          </w:tcPr>
          <w:p w14:paraId="044C463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single" w:sz="4" w:space="0" w:color="auto"/>
              <w:right w:val="nil"/>
            </w:tcBorders>
            <w:shd w:val="clear" w:color="auto" w:fill="auto"/>
            <w:noWrap/>
            <w:vAlign w:val="bottom"/>
            <w:hideMark/>
          </w:tcPr>
          <w:p w14:paraId="7D2EC009"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5C46106C" w14:textId="77777777" w:rsidTr="008925B5">
        <w:trPr>
          <w:trHeight w:val="300"/>
        </w:trPr>
        <w:tc>
          <w:tcPr>
            <w:tcW w:w="960" w:type="dxa"/>
            <w:tcBorders>
              <w:top w:val="single" w:sz="4" w:space="0" w:color="auto"/>
              <w:left w:val="nil"/>
              <w:bottom w:val="nil"/>
              <w:right w:val="nil"/>
            </w:tcBorders>
            <w:shd w:val="clear" w:color="auto" w:fill="auto"/>
            <w:noWrap/>
            <w:vAlign w:val="bottom"/>
            <w:hideMark/>
          </w:tcPr>
          <w:p w14:paraId="1D8D0DE1"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lastRenderedPageBreak/>
              <w:t xml:space="preserve">CSI    </w:t>
            </w:r>
          </w:p>
        </w:tc>
        <w:tc>
          <w:tcPr>
            <w:tcW w:w="1840" w:type="dxa"/>
            <w:tcBorders>
              <w:top w:val="single" w:sz="4" w:space="0" w:color="auto"/>
              <w:left w:val="nil"/>
              <w:bottom w:val="nil"/>
              <w:right w:val="nil"/>
            </w:tcBorders>
            <w:shd w:val="clear" w:color="auto" w:fill="auto"/>
            <w:noWrap/>
            <w:hideMark/>
          </w:tcPr>
          <w:p w14:paraId="475A361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580" w:type="dxa"/>
            <w:tcBorders>
              <w:top w:val="single" w:sz="4" w:space="0" w:color="auto"/>
              <w:left w:val="nil"/>
              <w:bottom w:val="nil"/>
              <w:right w:val="nil"/>
            </w:tcBorders>
            <w:shd w:val="clear" w:color="auto" w:fill="auto"/>
            <w:noWrap/>
            <w:hideMark/>
          </w:tcPr>
          <w:p w14:paraId="6ADB24B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1790" w:type="dxa"/>
            <w:tcBorders>
              <w:top w:val="single" w:sz="4" w:space="0" w:color="auto"/>
              <w:left w:val="nil"/>
              <w:bottom w:val="nil"/>
              <w:right w:val="nil"/>
            </w:tcBorders>
            <w:shd w:val="clear" w:color="auto" w:fill="auto"/>
            <w:noWrap/>
            <w:hideMark/>
          </w:tcPr>
          <w:p w14:paraId="741D72EC"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hideMark/>
          </w:tcPr>
          <w:p w14:paraId="28CEC923"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vAlign w:val="bottom"/>
            <w:hideMark/>
          </w:tcPr>
          <w:p w14:paraId="200711DE"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single" w:sz="4" w:space="0" w:color="auto"/>
              <w:left w:val="nil"/>
              <w:bottom w:val="nil"/>
              <w:right w:val="nil"/>
            </w:tcBorders>
            <w:shd w:val="clear" w:color="auto" w:fill="auto"/>
            <w:noWrap/>
            <w:vAlign w:val="bottom"/>
            <w:hideMark/>
          </w:tcPr>
          <w:p w14:paraId="4A45366F"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6BA4D6FD" w14:textId="77777777" w:rsidTr="008925B5">
        <w:trPr>
          <w:trHeight w:val="300"/>
        </w:trPr>
        <w:tc>
          <w:tcPr>
            <w:tcW w:w="960" w:type="dxa"/>
            <w:tcBorders>
              <w:top w:val="nil"/>
              <w:left w:val="nil"/>
              <w:bottom w:val="nil"/>
              <w:right w:val="nil"/>
            </w:tcBorders>
            <w:shd w:val="clear" w:color="auto" w:fill="auto"/>
            <w:noWrap/>
            <w:vAlign w:val="bottom"/>
            <w:hideMark/>
          </w:tcPr>
          <w:p w14:paraId="06F0DFB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cor</w:t>
            </w:r>
          </w:p>
        </w:tc>
        <w:tc>
          <w:tcPr>
            <w:tcW w:w="1840" w:type="dxa"/>
            <w:tcBorders>
              <w:top w:val="nil"/>
              <w:left w:val="nil"/>
              <w:bottom w:val="nil"/>
              <w:right w:val="nil"/>
            </w:tcBorders>
            <w:shd w:val="clear" w:color="auto" w:fill="auto"/>
            <w:noWrap/>
            <w:hideMark/>
          </w:tcPr>
          <w:p w14:paraId="61C4541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-0.1691</w:t>
            </w:r>
          </w:p>
        </w:tc>
        <w:tc>
          <w:tcPr>
            <w:tcW w:w="1580" w:type="dxa"/>
            <w:tcBorders>
              <w:top w:val="nil"/>
              <w:left w:val="nil"/>
              <w:bottom w:val="nil"/>
              <w:right w:val="nil"/>
            </w:tcBorders>
            <w:shd w:val="clear" w:color="auto" w:fill="auto"/>
            <w:noWrap/>
            <w:hideMark/>
          </w:tcPr>
          <w:p w14:paraId="43D9D41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-0.1694</w:t>
            </w:r>
          </w:p>
        </w:tc>
        <w:tc>
          <w:tcPr>
            <w:tcW w:w="1790" w:type="dxa"/>
            <w:tcBorders>
              <w:top w:val="nil"/>
              <w:left w:val="nil"/>
              <w:bottom w:val="nil"/>
              <w:right w:val="nil"/>
            </w:tcBorders>
            <w:shd w:val="clear" w:color="auto" w:fill="auto"/>
            <w:noWrap/>
            <w:hideMark/>
          </w:tcPr>
          <w:p w14:paraId="16A93305"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-0.158</w:t>
            </w:r>
          </w:p>
        </w:tc>
        <w:tc>
          <w:tcPr>
            <w:tcW w:w="960" w:type="dxa"/>
            <w:tcBorders>
              <w:top w:val="nil"/>
              <w:left w:val="nil"/>
              <w:bottom w:val="nil"/>
              <w:right w:val="nil"/>
            </w:tcBorders>
            <w:shd w:val="clear" w:color="auto" w:fill="auto"/>
            <w:noWrap/>
            <w:hideMark/>
          </w:tcPr>
          <w:p w14:paraId="74170C0C"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1</w:t>
            </w:r>
          </w:p>
        </w:tc>
        <w:tc>
          <w:tcPr>
            <w:tcW w:w="960" w:type="dxa"/>
            <w:tcBorders>
              <w:top w:val="nil"/>
              <w:left w:val="nil"/>
              <w:bottom w:val="nil"/>
              <w:right w:val="nil"/>
            </w:tcBorders>
            <w:shd w:val="clear" w:color="auto" w:fill="auto"/>
            <w:noWrap/>
            <w:vAlign w:val="bottom"/>
            <w:hideMark/>
          </w:tcPr>
          <w:p w14:paraId="33362245"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3ECD78EC"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114405F6" w14:textId="77777777" w:rsidTr="008925B5">
        <w:trPr>
          <w:trHeight w:val="300"/>
        </w:trPr>
        <w:tc>
          <w:tcPr>
            <w:tcW w:w="960" w:type="dxa"/>
            <w:tcBorders>
              <w:top w:val="nil"/>
              <w:left w:val="nil"/>
              <w:bottom w:val="nil"/>
              <w:right w:val="nil"/>
            </w:tcBorders>
            <w:shd w:val="clear" w:color="auto" w:fill="auto"/>
            <w:noWrap/>
            <w:vAlign w:val="bottom"/>
            <w:hideMark/>
          </w:tcPr>
          <w:p w14:paraId="2DD89F46"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N</w:t>
            </w:r>
          </w:p>
        </w:tc>
        <w:tc>
          <w:tcPr>
            <w:tcW w:w="1840" w:type="dxa"/>
            <w:tcBorders>
              <w:top w:val="nil"/>
              <w:left w:val="nil"/>
              <w:bottom w:val="nil"/>
              <w:right w:val="nil"/>
            </w:tcBorders>
            <w:shd w:val="clear" w:color="auto" w:fill="auto"/>
            <w:noWrap/>
            <w:hideMark/>
          </w:tcPr>
          <w:p w14:paraId="6A63018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1580" w:type="dxa"/>
            <w:tcBorders>
              <w:top w:val="nil"/>
              <w:left w:val="nil"/>
              <w:bottom w:val="nil"/>
              <w:right w:val="nil"/>
            </w:tcBorders>
            <w:shd w:val="clear" w:color="auto" w:fill="auto"/>
            <w:noWrap/>
            <w:hideMark/>
          </w:tcPr>
          <w:p w14:paraId="733F056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1790" w:type="dxa"/>
            <w:tcBorders>
              <w:top w:val="nil"/>
              <w:left w:val="nil"/>
              <w:bottom w:val="nil"/>
              <w:right w:val="nil"/>
            </w:tcBorders>
            <w:shd w:val="clear" w:color="auto" w:fill="auto"/>
            <w:noWrap/>
            <w:hideMark/>
          </w:tcPr>
          <w:p w14:paraId="53BF9E21"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3321</w:t>
            </w:r>
          </w:p>
        </w:tc>
        <w:tc>
          <w:tcPr>
            <w:tcW w:w="960" w:type="dxa"/>
            <w:tcBorders>
              <w:top w:val="nil"/>
              <w:left w:val="nil"/>
              <w:bottom w:val="nil"/>
              <w:right w:val="nil"/>
            </w:tcBorders>
            <w:shd w:val="clear" w:color="auto" w:fill="auto"/>
            <w:noWrap/>
            <w:hideMark/>
          </w:tcPr>
          <w:p w14:paraId="7922441B"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3322</w:t>
            </w:r>
          </w:p>
        </w:tc>
        <w:tc>
          <w:tcPr>
            <w:tcW w:w="960" w:type="dxa"/>
            <w:tcBorders>
              <w:top w:val="nil"/>
              <w:left w:val="nil"/>
              <w:bottom w:val="nil"/>
              <w:right w:val="nil"/>
            </w:tcBorders>
            <w:shd w:val="clear" w:color="auto" w:fill="auto"/>
            <w:noWrap/>
            <w:vAlign w:val="bottom"/>
            <w:hideMark/>
          </w:tcPr>
          <w:p w14:paraId="329BC42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1CC01DCD"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0D0D6BAB" w14:textId="77777777" w:rsidTr="008925B5">
        <w:trPr>
          <w:trHeight w:val="300"/>
        </w:trPr>
        <w:tc>
          <w:tcPr>
            <w:tcW w:w="960" w:type="dxa"/>
            <w:tcBorders>
              <w:top w:val="nil"/>
              <w:left w:val="nil"/>
              <w:bottom w:val="nil"/>
              <w:right w:val="nil"/>
            </w:tcBorders>
            <w:shd w:val="clear" w:color="auto" w:fill="auto"/>
            <w:noWrap/>
            <w:vAlign w:val="bottom"/>
            <w:hideMark/>
          </w:tcPr>
          <w:p w14:paraId="79A56297"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CI*</w:t>
            </w:r>
          </w:p>
        </w:tc>
        <w:tc>
          <w:tcPr>
            <w:tcW w:w="1840" w:type="dxa"/>
            <w:tcBorders>
              <w:top w:val="nil"/>
              <w:left w:val="nil"/>
              <w:bottom w:val="nil"/>
              <w:right w:val="nil"/>
            </w:tcBorders>
            <w:shd w:val="clear" w:color="auto" w:fill="auto"/>
            <w:noWrap/>
            <w:hideMark/>
          </w:tcPr>
          <w:p w14:paraId="58C42BD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(-0.2019,-0.1359)</w:t>
            </w:r>
          </w:p>
        </w:tc>
        <w:tc>
          <w:tcPr>
            <w:tcW w:w="1580" w:type="dxa"/>
            <w:tcBorders>
              <w:top w:val="nil"/>
              <w:left w:val="nil"/>
              <w:bottom w:val="nil"/>
              <w:right w:val="nil"/>
            </w:tcBorders>
            <w:shd w:val="clear" w:color="auto" w:fill="auto"/>
            <w:noWrap/>
            <w:hideMark/>
          </w:tcPr>
          <w:p w14:paraId="78D2FA5F"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(-0.2023,-0.1362)</w:t>
            </w:r>
          </w:p>
        </w:tc>
        <w:tc>
          <w:tcPr>
            <w:tcW w:w="2750" w:type="dxa"/>
            <w:gridSpan w:val="2"/>
            <w:tcBorders>
              <w:top w:val="nil"/>
              <w:left w:val="nil"/>
              <w:bottom w:val="nil"/>
              <w:right w:val="nil"/>
            </w:tcBorders>
            <w:shd w:val="clear" w:color="auto" w:fill="auto"/>
            <w:noWrap/>
            <w:hideMark/>
          </w:tcPr>
          <w:p w14:paraId="50DC06D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(-0.191,-0.1247)</w:t>
            </w:r>
          </w:p>
        </w:tc>
        <w:tc>
          <w:tcPr>
            <w:tcW w:w="960" w:type="dxa"/>
            <w:tcBorders>
              <w:top w:val="nil"/>
              <w:left w:val="nil"/>
              <w:bottom w:val="nil"/>
              <w:right w:val="nil"/>
            </w:tcBorders>
            <w:shd w:val="clear" w:color="auto" w:fill="auto"/>
            <w:noWrap/>
            <w:vAlign w:val="bottom"/>
            <w:hideMark/>
          </w:tcPr>
          <w:p w14:paraId="23FF81E2"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nil"/>
              <w:right w:val="nil"/>
            </w:tcBorders>
            <w:shd w:val="clear" w:color="auto" w:fill="auto"/>
            <w:noWrap/>
            <w:vAlign w:val="bottom"/>
            <w:hideMark/>
          </w:tcPr>
          <w:p w14:paraId="1C2686C8"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18738A18" w14:textId="77777777" w:rsidTr="008925B5">
        <w:trPr>
          <w:trHeight w:val="300"/>
        </w:trPr>
        <w:tc>
          <w:tcPr>
            <w:tcW w:w="960" w:type="dxa"/>
            <w:tcBorders>
              <w:top w:val="nil"/>
              <w:left w:val="nil"/>
              <w:right w:val="nil"/>
            </w:tcBorders>
            <w:shd w:val="clear" w:color="auto" w:fill="auto"/>
            <w:noWrap/>
            <w:vAlign w:val="bottom"/>
            <w:hideMark/>
          </w:tcPr>
          <w:p w14:paraId="56E83DC3"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stat**</w:t>
            </w:r>
          </w:p>
        </w:tc>
        <w:tc>
          <w:tcPr>
            <w:tcW w:w="1840" w:type="dxa"/>
            <w:tcBorders>
              <w:top w:val="nil"/>
              <w:left w:val="nil"/>
              <w:right w:val="nil"/>
            </w:tcBorders>
            <w:shd w:val="clear" w:color="auto" w:fill="auto"/>
            <w:noWrap/>
            <w:hideMark/>
          </w:tcPr>
          <w:p w14:paraId="269635FC"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-9.885 (3320)</w:t>
            </w:r>
          </w:p>
        </w:tc>
        <w:tc>
          <w:tcPr>
            <w:tcW w:w="1580" w:type="dxa"/>
            <w:tcBorders>
              <w:top w:val="nil"/>
              <w:left w:val="nil"/>
              <w:right w:val="nil"/>
            </w:tcBorders>
            <w:shd w:val="clear" w:color="auto" w:fill="auto"/>
            <w:noWrap/>
            <w:hideMark/>
          </w:tcPr>
          <w:p w14:paraId="6BA1DDB6"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-9.906 (3320)</w:t>
            </w:r>
          </w:p>
        </w:tc>
        <w:tc>
          <w:tcPr>
            <w:tcW w:w="2750" w:type="dxa"/>
            <w:gridSpan w:val="2"/>
            <w:tcBorders>
              <w:top w:val="nil"/>
              <w:left w:val="nil"/>
              <w:right w:val="nil"/>
            </w:tcBorders>
            <w:shd w:val="clear" w:color="auto" w:fill="auto"/>
            <w:noWrap/>
            <w:hideMark/>
          </w:tcPr>
          <w:p w14:paraId="3BC36ECD"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-9.219 (3319)</w:t>
            </w:r>
          </w:p>
        </w:tc>
        <w:tc>
          <w:tcPr>
            <w:tcW w:w="960" w:type="dxa"/>
            <w:tcBorders>
              <w:top w:val="nil"/>
              <w:left w:val="nil"/>
              <w:right w:val="nil"/>
            </w:tcBorders>
            <w:shd w:val="clear" w:color="auto" w:fill="auto"/>
            <w:noWrap/>
            <w:vAlign w:val="bottom"/>
            <w:hideMark/>
          </w:tcPr>
          <w:p w14:paraId="537E86A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right w:val="nil"/>
            </w:tcBorders>
            <w:shd w:val="clear" w:color="auto" w:fill="auto"/>
            <w:noWrap/>
            <w:vAlign w:val="bottom"/>
            <w:hideMark/>
          </w:tcPr>
          <w:p w14:paraId="3800F995"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r w:rsidR="00A84F40" w:rsidRPr="00F7216A" w14:paraId="78037D83" w14:textId="77777777" w:rsidTr="008925B5">
        <w:trPr>
          <w:trHeight w:val="300"/>
        </w:trPr>
        <w:tc>
          <w:tcPr>
            <w:tcW w:w="960" w:type="dxa"/>
            <w:tcBorders>
              <w:top w:val="nil"/>
              <w:left w:val="nil"/>
              <w:bottom w:val="single" w:sz="4" w:space="0" w:color="auto"/>
              <w:right w:val="nil"/>
            </w:tcBorders>
            <w:shd w:val="clear" w:color="auto" w:fill="auto"/>
            <w:noWrap/>
            <w:vAlign w:val="bottom"/>
            <w:hideMark/>
          </w:tcPr>
          <w:p w14:paraId="238580B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p-value</w:t>
            </w:r>
          </w:p>
        </w:tc>
        <w:tc>
          <w:tcPr>
            <w:tcW w:w="1840" w:type="dxa"/>
            <w:tcBorders>
              <w:top w:val="nil"/>
              <w:left w:val="nil"/>
              <w:bottom w:val="single" w:sz="4" w:space="0" w:color="auto"/>
              <w:right w:val="nil"/>
            </w:tcBorders>
            <w:shd w:val="clear" w:color="auto" w:fill="auto"/>
            <w:noWrap/>
            <w:hideMark/>
          </w:tcPr>
          <w:p w14:paraId="53A745E4"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1580" w:type="dxa"/>
            <w:tcBorders>
              <w:top w:val="nil"/>
              <w:left w:val="nil"/>
              <w:bottom w:val="single" w:sz="4" w:space="0" w:color="auto"/>
              <w:right w:val="nil"/>
            </w:tcBorders>
            <w:shd w:val="clear" w:color="auto" w:fill="auto"/>
            <w:noWrap/>
            <w:hideMark/>
          </w:tcPr>
          <w:p w14:paraId="5331272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1790" w:type="dxa"/>
            <w:tcBorders>
              <w:top w:val="nil"/>
              <w:left w:val="nil"/>
              <w:bottom w:val="single" w:sz="4" w:space="0" w:color="auto"/>
              <w:right w:val="nil"/>
            </w:tcBorders>
            <w:shd w:val="clear" w:color="auto" w:fill="auto"/>
            <w:noWrap/>
            <w:hideMark/>
          </w:tcPr>
          <w:p w14:paraId="1FB6D4AA"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r w:rsidRPr="00F7216A">
              <w:rPr>
                <w:rFonts w:asciiTheme="minorHAnsi" w:eastAsia="Times New Roman" w:hAnsiTheme="minorHAnsi" w:cs="Times New Roman"/>
                <w:color w:val="000000"/>
                <w:sz w:val="18"/>
                <w:szCs w:val="18"/>
                <w:lang w:val="nl-NL" w:eastAsia="nl-NL" w:bidi="ar-SA"/>
              </w:rPr>
              <w:t>0.0000</w:t>
            </w:r>
          </w:p>
        </w:tc>
        <w:tc>
          <w:tcPr>
            <w:tcW w:w="960" w:type="dxa"/>
            <w:tcBorders>
              <w:top w:val="nil"/>
              <w:left w:val="nil"/>
              <w:bottom w:val="single" w:sz="4" w:space="0" w:color="auto"/>
              <w:right w:val="nil"/>
            </w:tcBorders>
            <w:shd w:val="clear" w:color="auto" w:fill="auto"/>
            <w:noWrap/>
            <w:hideMark/>
          </w:tcPr>
          <w:p w14:paraId="44092FA9"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single" w:sz="4" w:space="0" w:color="auto"/>
              <w:right w:val="nil"/>
            </w:tcBorders>
            <w:shd w:val="clear" w:color="auto" w:fill="auto"/>
            <w:noWrap/>
            <w:vAlign w:val="bottom"/>
            <w:hideMark/>
          </w:tcPr>
          <w:p w14:paraId="2F763F30" w14:textId="77777777" w:rsidR="00A84F40" w:rsidRPr="00F7216A" w:rsidRDefault="00A84F40" w:rsidP="008925B5">
            <w:pPr>
              <w:spacing w:after="0" w:line="240" w:lineRule="auto"/>
              <w:rPr>
                <w:rFonts w:asciiTheme="minorHAnsi" w:eastAsia="Times New Roman" w:hAnsiTheme="minorHAnsi" w:cs="Times New Roman"/>
                <w:color w:val="000000"/>
                <w:sz w:val="18"/>
                <w:szCs w:val="18"/>
                <w:lang w:val="nl-NL" w:eastAsia="nl-NL" w:bidi="ar-SA"/>
              </w:rPr>
            </w:pPr>
          </w:p>
        </w:tc>
        <w:tc>
          <w:tcPr>
            <w:tcW w:w="960" w:type="dxa"/>
            <w:tcBorders>
              <w:top w:val="nil"/>
              <w:left w:val="nil"/>
              <w:bottom w:val="single" w:sz="4" w:space="0" w:color="auto"/>
              <w:right w:val="nil"/>
            </w:tcBorders>
            <w:shd w:val="clear" w:color="auto" w:fill="auto"/>
            <w:noWrap/>
            <w:vAlign w:val="bottom"/>
            <w:hideMark/>
          </w:tcPr>
          <w:p w14:paraId="6662D147" w14:textId="77777777" w:rsidR="00A84F40" w:rsidRPr="00F7216A" w:rsidRDefault="00A84F40" w:rsidP="008925B5">
            <w:pPr>
              <w:spacing w:after="0" w:line="240" w:lineRule="auto"/>
              <w:rPr>
                <w:rFonts w:ascii="Times New Roman" w:eastAsia="Times New Roman" w:hAnsi="Times New Roman" w:cs="Times New Roman"/>
                <w:sz w:val="20"/>
                <w:szCs w:val="20"/>
                <w:lang w:val="nl-NL" w:eastAsia="nl-NL" w:bidi="ar-SA"/>
              </w:rPr>
            </w:pPr>
          </w:p>
        </w:tc>
      </w:tr>
    </w:tbl>
    <w:p w14:paraId="38F2F9EF" w14:textId="77777777" w:rsidR="00A84F40" w:rsidRPr="00F7216A" w:rsidRDefault="00A84F40" w:rsidP="00A84F40"/>
    <w:tbl>
      <w:tblPr>
        <w:tblW w:w="960" w:type="dxa"/>
        <w:tblCellMar>
          <w:left w:w="70" w:type="dxa"/>
          <w:right w:w="70" w:type="dxa"/>
        </w:tblCellMar>
        <w:tblLook w:val="04A0" w:firstRow="1" w:lastRow="0" w:firstColumn="1" w:lastColumn="0" w:noHBand="0" w:noVBand="1"/>
      </w:tblPr>
      <w:tblGrid>
        <w:gridCol w:w="960"/>
      </w:tblGrid>
      <w:tr w:rsidR="00A84F40" w:rsidRPr="00A84F40" w14:paraId="36525D44" w14:textId="77777777" w:rsidTr="00A84F40">
        <w:trPr>
          <w:trHeight w:val="300"/>
        </w:trPr>
        <w:tc>
          <w:tcPr>
            <w:tcW w:w="960" w:type="dxa"/>
            <w:tcBorders>
              <w:top w:val="nil"/>
              <w:left w:val="nil"/>
              <w:bottom w:val="nil"/>
              <w:right w:val="nil"/>
            </w:tcBorders>
            <w:shd w:val="clear" w:color="auto" w:fill="auto"/>
            <w:noWrap/>
            <w:vAlign w:val="bottom"/>
            <w:hideMark/>
          </w:tcPr>
          <w:p w14:paraId="40451C10" w14:textId="77777777" w:rsidR="00A84F40" w:rsidRPr="00A84F40" w:rsidRDefault="00A84F40" w:rsidP="00A84F40">
            <w:pPr>
              <w:spacing w:after="0" w:line="240" w:lineRule="auto"/>
              <w:rPr>
                <w:rFonts w:asciiTheme="minorHAnsi" w:eastAsia="Times New Roman" w:hAnsiTheme="minorHAnsi" w:cs="Times New Roman"/>
                <w:color w:val="000000"/>
                <w:sz w:val="18"/>
                <w:szCs w:val="18"/>
                <w:lang w:val="nl-NL" w:eastAsia="nl-NL" w:bidi="ar-SA"/>
              </w:rPr>
            </w:pPr>
            <w:r w:rsidRPr="00A84F40">
              <w:rPr>
                <w:rFonts w:asciiTheme="minorHAnsi" w:eastAsia="Times New Roman" w:hAnsiTheme="minorHAnsi" w:cs="Times New Roman"/>
                <w:color w:val="000000"/>
                <w:sz w:val="18"/>
                <w:szCs w:val="18"/>
                <w:lang w:val="nl-NL" w:eastAsia="nl-NL" w:bidi="ar-SA"/>
              </w:rPr>
              <w:t>** t (df)</w:t>
            </w:r>
          </w:p>
        </w:tc>
      </w:tr>
      <w:tr w:rsidR="00A84F40" w:rsidRPr="00A84F40" w14:paraId="35CEF2FD" w14:textId="77777777" w:rsidTr="00A84F40">
        <w:trPr>
          <w:trHeight w:val="300"/>
        </w:trPr>
        <w:tc>
          <w:tcPr>
            <w:tcW w:w="960" w:type="dxa"/>
            <w:tcBorders>
              <w:top w:val="nil"/>
              <w:left w:val="nil"/>
              <w:bottom w:val="nil"/>
              <w:right w:val="nil"/>
            </w:tcBorders>
            <w:shd w:val="clear" w:color="auto" w:fill="auto"/>
            <w:noWrap/>
            <w:vAlign w:val="bottom"/>
            <w:hideMark/>
          </w:tcPr>
          <w:p w14:paraId="10D0D02C" w14:textId="77777777" w:rsidR="00A84F40" w:rsidRPr="00A84F40" w:rsidRDefault="00A84F40" w:rsidP="00A84F40">
            <w:pPr>
              <w:spacing w:after="0" w:line="240" w:lineRule="auto"/>
              <w:rPr>
                <w:rFonts w:asciiTheme="minorHAnsi" w:eastAsia="Times New Roman" w:hAnsiTheme="minorHAnsi" w:cs="Times New Roman"/>
                <w:color w:val="000000"/>
                <w:sz w:val="18"/>
                <w:szCs w:val="18"/>
                <w:lang w:val="nl-NL" w:eastAsia="nl-NL" w:bidi="ar-SA"/>
              </w:rPr>
            </w:pPr>
            <w:r w:rsidRPr="00A84F40">
              <w:rPr>
                <w:rFonts w:asciiTheme="minorHAnsi" w:eastAsia="Times New Roman" w:hAnsiTheme="minorHAnsi" w:cs="Times New Roman"/>
                <w:color w:val="000000"/>
                <w:sz w:val="18"/>
                <w:szCs w:val="18"/>
                <w:lang w:val="nl-NL" w:eastAsia="nl-NL" w:bidi="ar-SA"/>
              </w:rPr>
              <w:t>* 95% pe</w:t>
            </w:r>
          </w:p>
        </w:tc>
      </w:tr>
      <w:tr w:rsidR="00A84F40" w:rsidRPr="00A84F40" w14:paraId="1AACDC31" w14:textId="77777777" w:rsidTr="00A84F40">
        <w:trPr>
          <w:trHeight w:val="300"/>
        </w:trPr>
        <w:tc>
          <w:tcPr>
            <w:tcW w:w="960" w:type="dxa"/>
            <w:tcBorders>
              <w:top w:val="nil"/>
              <w:left w:val="nil"/>
              <w:bottom w:val="nil"/>
              <w:right w:val="nil"/>
            </w:tcBorders>
            <w:shd w:val="clear" w:color="auto" w:fill="auto"/>
            <w:noWrap/>
            <w:vAlign w:val="bottom"/>
            <w:hideMark/>
          </w:tcPr>
          <w:p w14:paraId="5F4CA6EE" w14:textId="77777777" w:rsidR="00A84F40" w:rsidRPr="00A84F40" w:rsidRDefault="00A84F40" w:rsidP="00A84F40">
            <w:pPr>
              <w:spacing w:after="0" w:line="240" w:lineRule="auto"/>
              <w:rPr>
                <w:rFonts w:asciiTheme="minorHAnsi" w:eastAsia="Times New Roman" w:hAnsiTheme="minorHAnsi" w:cs="Times New Roman"/>
                <w:color w:val="000000"/>
                <w:sz w:val="18"/>
                <w:szCs w:val="18"/>
                <w:lang w:val="nl-NL" w:eastAsia="nl-NL" w:bidi="ar-SA"/>
              </w:rPr>
            </w:pPr>
          </w:p>
        </w:tc>
      </w:tr>
      <w:tr w:rsidR="00A84F40" w:rsidRPr="00A84F40" w14:paraId="238A1DE7" w14:textId="77777777" w:rsidTr="00A84F40">
        <w:trPr>
          <w:trHeight w:val="300"/>
        </w:trPr>
        <w:tc>
          <w:tcPr>
            <w:tcW w:w="960" w:type="dxa"/>
            <w:tcBorders>
              <w:top w:val="nil"/>
              <w:left w:val="nil"/>
              <w:bottom w:val="nil"/>
              <w:right w:val="nil"/>
            </w:tcBorders>
            <w:shd w:val="clear" w:color="auto" w:fill="auto"/>
            <w:noWrap/>
            <w:vAlign w:val="bottom"/>
            <w:hideMark/>
          </w:tcPr>
          <w:p w14:paraId="74881492" w14:textId="77777777" w:rsidR="00A84F40" w:rsidRPr="00A84F40" w:rsidRDefault="00A84F40" w:rsidP="00A84F40">
            <w:pPr>
              <w:spacing w:after="0" w:line="240" w:lineRule="auto"/>
              <w:rPr>
                <w:rFonts w:asciiTheme="minorHAnsi" w:eastAsia="Times New Roman" w:hAnsiTheme="minorHAnsi" w:cs="Times New Roman"/>
                <w:color w:val="000000"/>
                <w:sz w:val="18"/>
                <w:szCs w:val="18"/>
                <w:lang w:val="nl-NL" w:eastAsia="nl-NL" w:bidi="ar-SA"/>
              </w:rPr>
            </w:pPr>
            <w:r w:rsidRPr="00A84F40">
              <w:rPr>
                <w:rFonts w:asciiTheme="minorHAnsi" w:eastAsia="Times New Roman" w:hAnsiTheme="minorHAnsi" w:cs="Times New Roman"/>
                <w:color w:val="000000"/>
                <w:sz w:val="18"/>
                <w:szCs w:val="18"/>
                <w:lang w:val="nl-NL" w:eastAsia="nl-NL" w:bidi="ar-SA"/>
              </w:rPr>
              <w:t>HA: two.s</w:t>
            </w:r>
          </w:p>
        </w:tc>
      </w:tr>
    </w:tbl>
    <w:p w14:paraId="3DB4EC9F" w14:textId="28B61F3D" w:rsidR="00637396" w:rsidRPr="00637396" w:rsidRDefault="00637396" w:rsidP="001B3859">
      <w:pPr>
        <w:rPr>
          <w:lang w:bidi="ar-SA"/>
        </w:rPr>
      </w:pPr>
    </w:p>
    <w:p w14:paraId="60E67297" w14:textId="77777777" w:rsidR="00702633" w:rsidRDefault="00BD3158" w:rsidP="00DD4196">
      <w:pPr>
        <w:pStyle w:val="Kop1"/>
        <w:rPr>
          <w:lang w:bidi="ar-SA"/>
        </w:rPr>
      </w:pPr>
      <w:bookmarkStart w:id="91" w:name="_Toc459598207"/>
      <w:commentRangeStart w:id="92"/>
      <w:r>
        <w:rPr>
          <w:lang w:bidi="ar-SA"/>
        </w:rPr>
        <w:t>6</w:t>
      </w:r>
      <w:commentRangeEnd w:id="92"/>
      <w:r w:rsidR="000B7431">
        <w:rPr>
          <w:rStyle w:val="Verwijzingopmerking"/>
          <w:caps w:val="0"/>
          <w:color w:val="auto"/>
          <w:spacing w:val="0"/>
        </w:rPr>
        <w:commentReference w:id="92"/>
      </w:r>
      <w:r w:rsidR="00702633">
        <w:rPr>
          <w:lang w:bidi="ar-SA"/>
        </w:rPr>
        <w:t>. Results</w:t>
      </w:r>
      <w:bookmarkEnd w:id="91"/>
    </w:p>
    <w:p w14:paraId="78C51458" w14:textId="77777777" w:rsidR="00CF2773" w:rsidRDefault="00BD3158" w:rsidP="00CF2773">
      <w:pPr>
        <w:pStyle w:val="Kop2"/>
        <w:rPr>
          <w:lang w:bidi="ar-SA"/>
        </w:rPr>
      </w:pPr>
      <w:bookmarkStart w:id="93" w:name="_Toc459598208"/>
      <w:r>
        <w:rPr>
          <w:lang w:bidi="ar-SA"/>
        </w:rPr>
        <w:t>6</w:t>
      </w:r>
      <w:r w:rsidR="006128E7">
        <w:rPr>
          <w:lang w:bidi="ar-SA"/>
        </w:rPr>
        <w:t xml:space="preserve">.1 </w:t>
      </w:r>
      <w:bookmarkStart w:id="94" w:name="_Toc459598214"/>
      <w:bookmarkEnd w:id="93"/>
      <w:r w:rsidR="00CF2773">
        <w:rPr>
          <w:lang w:bidi="ar-SA"/>
        </w:rPr>
        <w:t>Endogeneity tests</w:t>
      </w:r>
    </w:p>
    <w:p w14:paraId="1631A28F" w14:textId="58960D5A" w:rsidR="00CF2773" w:rsidRDefault="00CF2773" w:rsidP="00CF2773">
      <w:pPr>
        <w:rPr>
          <w:rFonts w:asciiTheme="minorHAnsi" w:hAnsiTheme="minorHAnsi"/>
          <w:lang w:bidi="ar-SA"/>
        </w:rPr>
      </w:pPr>
      <w:r w:rsidRPr="00030747">
        <w:rPr>
          <w:rFonts w:asciiTheme="minorHAnsi" w:hAnsiTheme="minorHAnsi"/>
          <w:lang w:bidi="ar-SA"/>
        </w:rPr>
        <w:t xml:space="preserve">To test for possible endogeneity of hybrid seed use and fertiliser use to our food security indicators, we performed an two stage least square regression. The outputs can be found in annex.. As instrumental variables, we used </w:t>
      </w:r>
      <w:r w:rsidRPr="00637396">
        <w:rPr>
          <w:rFonts w:asciiTheme="minorHAnsi" w:hAnsiTheme="minorHAnsi"/>
          <w:lang w:bidi="ar-SA"/>
        </w:rPr>
        <w:t>two dummy variables, indicating whether the household has</w:t>
      </w:r>
      <w:r>
        <w:rPr>
          <w:rFonts w:asciiTheme="minorHAnsi" w:hAnsiTheme="minorHAnsi"/>
          <w:lang w:bidi="ar-SA"/>
        </w:rPr>
        <w:t xml:space="preserve"> received a subsidy  for seeds  </w:t>
      </w:r>
      <w:r w:rsidRPr="00637396">
        <w:rPr>
          <w:rFonts w:asciiTheme="minorHAnsi" w:hAnsiTheme="minorHAnsi"/>
          <w:lang w:bidi="ar-SA"/>
        </w:rPr>
        <w:t>and/or whether the household has received a subsidy for fertiliser</w:t>
      </w:r>
      <w:r>
        <w:rPr>
          <w:rFonts w:asciiTheme="minorHAnsi" w:hAnsiTheme="minorHAnsi"/>
          <w:lang w:bidi="ar-SA"/>
        </w:rPr>
        <w:t xml:space="preserve"> i</w:t>
      </w:r>
      <w:r w:rsidRPr="00637396">
        <w:rPr>
          <w:rFonts w:asciiTheme="minorHAnsi" w:hAnsiTheme="minorHAnsi"/>
          <w:lang w:bidi="ar-SA"/>
        </w:rPr>
        <w:t xml:space="preserve">n the survey year.  </w:t>
      </w:r>
      <w:r>
        <w:rPr>
          <w:rFonts w:asciiTheme="minorHAnsi" w:hAnsiTheme="minorHAnsi"/>
          <w:lang w:bidi="ar-SA"/>
        </w:rPr>
        <w:t>Furthermore, we include the lagged proportion of hybrid seeds and fertiliser use at district level as second set of instruments. The Sargan test, with the null hypothesis that the instruments are valid (uncorrelated with the error term) turned out insignificant for all four regressions (DDS, FVS, FCS and CSI). The</w:t>
      </w:r>
      <w:r w:rsidRPr="00030747">
        <w:rPr>
          <w:rFonts w:asciiTheme="minorHAnsi" w:hAnsiTheme="minorHAnsi"/>
          <w:lang w:bidi="ar-SA"/>
        </w:rPr>
        <w:t xml:space="preserve"> null hypothesis</w:t>
      </w:r>
      <w:r>
        <w:rPr>
          <w:rFonts w:asciiTheme="minorHAnsi" w:hAnsiTheme="minorHAnsi"/>
          <w:lang w:bidi="ar-SA"/>
        </w:rPr>
        <w:t xml:space="preserve"> that the instrument</w:t>
      </w:r>
      <w:r w:rsidRPr="00030747">
        <w:rPr>
          <w:rFonts w:asciiTheme="minorHAnsi" w:hAnsiTheme="minorHAnsi"/>
          <w:lang w:bidi="ar-SA"/>
        </w:rPr>
        <w:t xml:space="preserve"> has a low correlation with the endogenous explanatory variable</w:t>
      </w:r>
      <w:r>
        <w:rPr>
          <w:rFonts w:asciiTheme="minorHAnsi" w:hAnsiTheme="minorHAnsi"/>
          <w:lang w:bidi="ar-SA"/>
        </w:rPr>
        <w:t>, was rejected for all instruments by the F-statistic for weak instruments. We therefore assume the 2SLS procedure is consistent. The null hypothesis of exogeneity of the Wu-Hausman test was not rejected in any of the four cases. Since we have not proven that OLS indicators are inconsistent, we continue t</w:t>
      </w:r>
      <w:bookmarkStart w:id="95" w:name="_GoBack"/>
      <w:bookmarkEnd w:id="95"/>
      <w:r>
        <w:rPr>
          <w:rFonts w:asciiTheme="minorHAnsi" w:hAnsiTheme="minorHAnsi"/>
          <w:lang w:bidi="ar-SA"/>
        </w:rPr>
        <w:t xml:space="preserve">o use OLS for our analyses. </w:t>
      </w:r>
    </w:p>
    <w:p w14:paraId="0935FBA7" w14:textId="55D14D5A" w:rsidR="00CF2773" w:rsidRDefault="00CF2773" w:rsidP="00CF2773">
      <w:pPr>
        <w:pStyle w:val="Kop2"/>
        <w:rPr>
          <w:lang w:bidi="ar-SA"/>
        </w:rPr>
      </w:pPr>
      <w:r>
        <w:rPr>
          <w:lang w:bidi="ar-SA"/>
        </w:rPr>
        <w:t xml:space="preserve">6.2 </w:t>
      </w:r>
      <w:r>
        <w:rPr>
          <w:lang w:bidi="ar-SA"/>
        </w:rPr>
        <w:t>Results OLS procedure</w:t>
      </w:r>
    </w:p>
    <w:p w14:paraId="7703F5E1" w14:textId="049566E7" w:rsidR="00CF2773" w:rsidRPr="00796891" w:rsidRDefault="00CF2773" w:rsidP="00CF2773">
      <w:pPr>
        <w:rPr>
          <w:lang w:bidi="ar-SA"/>
        </w:rPr>
      </w:pPr>
      <w:r w:rsidRPr="00E859B8">
        <w:rPr>
          <w:rFonts w:asciiTheme="minorHAnsi" w:hAnsiTheme="minorHAnsi"/>
          <w:lang w:bidi="ar-SA"/>
        </w:rPr>
        <w:t xml:space="preserve">We estimated equation 4 using OLS. </w:t>
      </w:r>
      <w:r>
        <w:rPr>
          <w:rFonts w:asciiTheme="minorHAnsi" w:hAnsiTheme="minorHAnsi"/>
          <w:lang w:bidi="ar-SA"/>
        </w:rPr>
        <w:t>The results are shown in table 13.</w:t>
      </w:r>
    </w:p>
    <w:p w14:paraId="41D107F2" w14:textId="28EF6EF3" w:rsidR="00CF2773" w:rsidRDefault="00CF2773" w:rsidP="00CF2773">
      <w:pPr>
        <w:pStyle w:val="Bijschrift"/>
        <w:keepNext/>
      </w:pPr>
      <w:r>
        <w:t xml:space="preserve">Table 13 Regression results DDS, FVS, FCS and </w:t>
      </w:r>
      <w:commentRangeStart w:id="96"/>
      <w:r>
        <w:t>CSI</w:t>
      </w:r>
      <w:commentRangeEnd w:id="96"/>
      <w:r w:rsidR="00F90410">
        <w:rPr>
          <w:rStyle w:val="Verwijzingopmerking"/>
          <w:caps w:val="0"/>
          <w:spacing w:val="0"/>
        </w:rPr>
        <w:commentReference w:id="96"/>
      </w:r>
    </w:p>
    <w:tbl>
      <w:tblPr>
        <w:tblW w:w="9418" w:type="dxa"/>
        <w:tblCellSpacing w:w="15" w:type="dxa"/>
        <w:tblCellMar>
          <w:top w:w="15" w:type="dxa"/>
          <w:left w:w="15" w:type="dxa"/>
          <w:bottom w:w="15" w:type="dxa"/>
          <w:right w:w="15" w:type="dxa"/>
        </w:tblCellMar>
        <w:tblLook w:val="04A0" w:firstRow="1" w:lastRow="0" w:firstColumn="1" w:lastColumn="0" w:noHBand="0" w:noVBand="1"/>
      </w:tblPr>
      <w:tblGrid>
        <w:gridCol w:w="1646"/>
        <w:gridCol w:w="1738"/>
        <w:gridCol w:w="1519"/>
        <w:gridCol w:w="1519"/>
        <w:gridCol w:w="1519"/>
        <w:gridCol w:w="1477"/>
      </w:tblGrid>
      <w:tr w:rsidR="00CF2773" w:rsidRPr="00B626CA" w14:paraId="4D91F3DE" w14:textId="77777777" w:rsidTr="008925B5">
        <w:trPr>
          <w:trHeight w:val="302"/>
          <w:tblCellSpacing w:w="15" w:type="dxa"/>
        </w:trPr>
        <w:tc>
          <w:tcPr>
            <w:tcW w:w="0" w:type="auto"/>
            <w:tcBorders>
              <w:bottom w:val="single" w:sz="6" w:space="0" w:color="000000"/>
            </w:tcBorders>
          </w:tcPr>
          <w:p w14:paraId="6DFCAC2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gridSpan w:val="5"/>
            <w:tcBorders>
              <w:bottom w:val="single" w:sz="6" w:space="0" w:color="000000"/>
            </w:tcBorders>
            <w:vAlign w:val="center"/>
            <w:hideMark/>
          </w:tcPr>
          <w:p w14:paraId="11643D5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30C1449C" w14:textId="77777777" w:rsidTr="008925B5">
        <w:trPr>
          <w:trHeight w:val="275"/>
          <w:tblCellSpacing w:w="15" w:type="dxa"/>
        </w:trPr>
        <w:tc>
          <w:tcPr>
            <w:tcW w:w="0" w:type="auto"/>
          </w:tcPr>
          <w:p w14:paraId="73456D8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986D03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gridSpan w:val="4"/>
            <w:vAlign w:val="center"/>
            <w:hideMark/>
          </w:tcPr>
          <w:p w14:paraId="53EFC76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Dependent variable:</w:t>
            </w:r>
          </w:p>
        </w:tc>
      </w:tr>
      <w:tr w:rsidR="00CF2773" w:rsidRPr="00B626CA" w14:paraId="2466A8D7" w14:textId="77777777" w:rsidTr="008925B5">
        <w:trPr>
          <w:trHeight w:val="302"/>
          <w:tblCellSpacing w:w="15" w:type="dxa"/>
        </w:trPr>
        <w:tc>
          <w:tcPr>
            <w:tcW w:w="0" w:type="auto"/>
          </w:tcPr>
          <w:p w14:paraId="0171E32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922FCE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gridSpan w:val="4"/>
            <w:tcBorders>
              <w:bottom w:val="single" w:sz="6" w:space="0" w:color="000000"/>
            </w:tcBorders>
            <w:vAlign w:val="center"/>
            <w:hideMark/>
          </w:tcPr>
          <w:p w14:paraId="1E4DA95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199BF66F" w14:textId="77777777" w:rsidTr="008925B5">
        <w:trPr>
          <w:trHeight w:val="275"/>
          <w:tblCellSpacing w:w="15" w:type="dxa"/>
        </w:trPr>
        <w:tc>
          <w:tcPr>
            <w:tcW w:w="0" w:type="auto"/>
          </w:tcPr>
          <w:p w14:paraId="116818B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188BCB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5BCC2A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DDS</w:t>
            </w:r>
          </w:p>
        </w:tc>
        <w:tc>
          <w:tcPr>
            <w:tcW w:w="0" w:type="auto"/>
            <w:vAlign w:val="center"/>
            <w:hideMark/>
          </w:tcPr>
          <w:p w14:paraId="4585A20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FVS</w:t>
            </w:r>
          </w:p>
        </w:tc>
        <w:tc>
          <w:tcPr>
            <w:tcW w:w="0" w:type="auto"/>
            <w:vAlign w:val="center"/>
            <w:hideMark/>
          </w:tcPr>
          <w:p w14:paraId="32A5699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FCS</w:t>
            </w:r>
          </w:p>
        </w:tc>
        <w:tc>
          <w:tcPr>
            <w:tcW w:w="0" w:type="auto"/>
            <w:vAlign w:val="center"/>
            <w:hideMark/>
          </w:tcPr>
          <w:p w14:paraId="0ED1970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CSI</w:t>
            </w:r>
          </w:p>
        </w:tc>
      </w:tr>
      <w:tr w:rsidR="00CF2773" w:rsidRPr="00B626CA" w14:paraId="7EBE8600" w14:textId="77777777" w:rsidTr="008925B5">
        <w:trPr>
          <w:trHeight w:val="289"/>
          <w:tblCellSpacing w:w="15" w:type="dxa"/>
        </w:trPr>
        <w:tc>
          <w:tcPr>
            <w:tcW w:w="0" w:type="auto"/>
          </w:tcPr>
          <w:p w14:paraId="0F49C2B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BBF976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020621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w:t>
            </w:r>
          </w:p>
        </w:tc>
        <w:tc>
          <w:tcPr>
            <w:tcW w:w="0" w:type="auto"/>
            <w:vAlign w:val="center"/>
            <w:hideMark/>
          </w:tcPr>
          <w:p w14:paraId="155F3EF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w:t>
            </w:r>
          </w:p>
        </w:tc>
        <w:tc>
          <w:tcPr>
            <w:tcW w:w="0" w:type="auto"/>
            <w:vAlign w:val="center"/>
            <w:hideMark/>
          </w:tcPr>
          <w:p w14:paraId="01FEFE7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(3)</w:t>
            </w:r>
          </w:p>
        </w:tc>
        <w:tc>
          <w:tcPr>
            <w:tcW w:w="0" w:type="auto"/>
            <w:vAlign w:val="center"/>
            <w:hideMark/>
          </w:tcPr>
          <w:p w14:paraId="2E75F82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(4)</w:t>
            </w:r>
          </w:p>
        </w:tc>
      </w:tr>
      <w:tr w:rsidR="00CF2773" w:rsidRPr="00B626CA" w14:paraId="3EBE86A1" w14:textId="77777777" w:rsidTr="008925B5">
        <w:trPr>
          <w:trHeight w:val="289"/>
          <w:tblCellSpacing w:w="15" w:type="dxa"/>
        </w:trPr>
        <w:tc>
          <w:tcPr>
            <w:tcW w:w="0" w:type="auto"/>
            <w:tcBorders>
              <w:bottom w:val="single" w:sz="6" w:space="0" w:color="000000"/>
            </w:tcBorders>
          </w:tcPr>
          <w:p w14:paraId="6E27B2E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gridSpan w:val="5"/>
            <w:tcBorders>
              <w:bottom w:val="single" w:sz="6" w:space="0" w:color="000000"/>
            </w:tcBorders>
            <w:vAlign w:val="center"/>
            <w:hideMark/>
          </w:tcPr>
          <w:p w14:paraId="0407EA9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7B53584B" w14:textId="77777777" w:rsidTr="008925B5">
        <w:trPr>
          <w:trHeight w:val="275"/>
          <w:tblCellSpacing w:w="15" w:type="dxa"/>
        </w:trPr>
        <w:tc>
          <w:tcPr>
            <w:tcW w:w="0" w:type="auto"/>
          </w:tcPr>
          <w:p w14:paraId="2E3FB30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Input use</w:t>
            </w:r>
          </w:p>
        </w:tc>
        <w:tc>
          <w:tcPr>
            <w:tcW w:w="0" w:type="auto"/>
            <w:vAlign w:val="center"/>
            <w:hideMark/>
          </w:tcPr>
          <w:p w14:paraId="5CC47DB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Hybrid seed use</w:t>
            </w:r>
          </w:p>
        </w:tc>
        <w:tc>
          <w:tcPr>
            <w:tcW w:w="0" w:type="auto"/>
            <w:vAlign w:val="center"/>
            <w:hideMark/>
          </w:tcPr>
          <w:p w14:paraId="7916E13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0.311***</w:t>
            </w:r>
          </w:p>
        </w:tc>
        <w:tc>
          <w:tcPr>
            <w:tcW w:w="0" w:type="auto"/>
            <w:vAlign w:val="center"/>
            <w:hideMark/>
          </w:tcPr>
          <w:p w14:paraId="7DC9F23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0.530*</w:t>
            </w:r>
          </w:p>
        </w:tc>
        <w:tc>
          <w:tcPr>
            <w:tcW w:w="0" w:type="auto"/>
            <w:vAlign w:val="center"/>
            <w:hideMark/>
          </w:tcPr>
          <w:p w14:paraId="475ED51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0.649</w:t>
            </w:r>
          </w:p>
        </w:tc>
        <w:tc>
          <w:tcPr>
            <w:tcW w:w="0" w:type="auto"/>
            <w:vAlign w:val="center"/>
            <w:hideMark/>
          </w:tcPr>
          <w:p w14:paraId="1C22BA5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-0.499</w:t>
            </w:r>
          </w:p>
        </w:tc>
      </w:tr>
      <w:tr w:rsidR="00CF2773" w:rsidRPr="00B626CA" w14:paraId="6D9B7D93" w14:textId="77777777" w:rsidTr="008925B5">
        <w:trPr>
          <w:trHeight w:val="289"/>
          <w:tblCellSpacing w:w="15" w:type="dxa"/>
        </w:trPr>
        <w:tc>
          <w:tcPr>
            <w:tcW w:w="0" w:type="auto"/>
          </w:tcPr>
          <w:p w14:paraId="476F3A6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12005F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49297D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(0.120)</w:t>
            </w:r>
          </w:p>
        </w:tc>
        <w:tc>
          <w:tcPr>
            <w:tcW w:w="0" w:type="auto"/>
            <w:vAlign w:val="center"/>
            <w:hideMark/>
          </w:tcPr>
          <w:p w14:paraId="56D7361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(0.300)</w:t>
            </w:r>
          </w:p>
        </w:tc>
        <w:tc>
          <w:tcPr>
            <w:tcW w:w="0" w:type="auto"/>
            <w:vAlign w:val="center"/>
            <w:hideMark/>
          </w:tcPr>
          <w:p w14:paraId="19440D2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(1.115)</w:t>
            </w:r>
          </w:p>
        </w:tc>
        <w:tc>
          <w:tcPr>
            <w:tcW w:w="0" w:type="auto"/>
            <w:vAlign w:val="center"/>
            <w:hideMark/>
          </w:tcPr>
          <w:p w14:paraId="62B8FBA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(0.463)</w:t>
            </w:r>
          </w:p>
        </w:tc>
      </w:tr>
      <w:tr w:rsidR="00CF2773" w:rsidRPr="00B626CA" w14:paraId="1AF3DED3" w14:textId="77777777" w:rsidTr="008925B5">
        <w:trPr>
          <w:trHeight w:val="275"/>
          <w:tblCellSpacing w:w="15" w:type="dxa"/>
        </w:trPr>
        <w:tc>
          <w:tcPr>
            <w:tcW w:w="0" w:type="auto"/>
          </w:tcPr>
          <w:p w14:paraId="012D61E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512556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B6332D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7A3943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97AD27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7E9AF3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4922C757" w14:textId="77777777" w:rsidTr="008925B5">
        <w:trPr>
          <w:trHeight w:val="289"/>
          <w:tblCellSpacing w:w="15" w:type="dxa"/>
        </w:trPr>
        <w:tc>
          <w:tcPr>
            <w:tcW w:w="0" w:type="auto"/>
          </w:tcPr>
          <w:p w14:paraId="18B7F23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3D3C5E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Fertiliser use</w:t>
            </w:r>
          </w:p>
        </w:tc>
        <w:tc>
          <w:tcPr>
            <w:tcW w:w="0" w:type="auto"/>
            <w:vAlign w:val="center"/>
            <w:hideMark/>
          </w:tcPr>
          <w:p w14:paraId="4E5B0E6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0.494***</w:t>
            </w:r>
          </w:p>
        </w:tc>
        <w:tc>
          <w:tcPr>
            <w:tcW w:w="0" w:type="auto"/>
            <w:vAlign w:val="center"/>
            <w:hideMark/>
          </w:tcPr>
          <w:p w14:paraId="16451C3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0.885***</w:t>
            </w:r>
          </w:p>
        </w:tc>
        <w:tc>
          <w:tcPr>
            <w:tcW w:w="0" w:type="auto"/>
            <w:vAlign w:val="center"/>
            <w:hideMark/>
          </w:tcPr>
          <w:p w14:paraId="7458B27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0.740</w:t>
            </w:r>
          </w:p>
        </w:tc>
        <w:tc>
          <w:tcPr>
            <w:tcW w:w="0" w:type="auto"/>
            <w:vAlign w:val="center"/>
            <w:hideMark/>
          </w:tcPr>
          <w:p w14:paraId="09C441F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-0.954*</w:t>
            </w:r>
          </w:p>
        </w:tc>
      </w:tr>
      <w:tr w:rsidR="00CF2773" w:rsidRPr="00B626CA" w14:paraId="1D3A4910" w14:textId="77777777" w:rsidTr="008925B5">
        <w:trPr>
          <w:trHeight w:val="275"/>
          <w:tblCellSpacing w:w="15" w:type="dxa"/>
        </w:trPr>
        <w:tc>
          <w:tcPr>
            <w:tcW w:w="0" w:type="auto"/>
          </w:tcPr>
          <w:p w14:paraId="56463A0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F2E290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8E94B7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(0.133)</w:t>
            </w:r>
          </w:p>
        </w:tc>
        <w:tc>
          <w:tcPr>
            <w:tcW w:w="0" w:type="auto"/>
            <w:vAlign w:val="center"/>
            <w:hideMark/>
          </w:tcPr>
          <w:p w14:paraId="78FFC34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(0.333)</w:t>
            </w:r>
          </w:p>
        </w:tc>
        <w:tc>
          <w:tcPr>
            <w:tcW w:w="0" w:type="auto"/>
            <w:vAlign w:val="center"/>
            <w:hideMark/>
          </w:tcPr>
          <w:p w14:paraId="06F27DF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(1.236)</w:t>
            </w:r>
          </w:p>
        </w:tc>
        <w:tc>
          <w:tcPr>
            <w:tcW w:w="0" w:type="auto"/>
            <w:vAlign w:val="center"/>
            <w:hideMark/>
          </w:tcPr>
          <w:p w14:paraId="1FD72F3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(0.514)</w:t>
            </w:r>
          </w:p>
        </w:tc>
      </w:tr>
      <w:tr w:rsidR="00CF2773" w:rsidRPr="00B626CA" w14:paraId="7A10191A" w14:textId="77777777" w:rsidTr="008925B5">
        <w:trPr>
          <w:trHeight w:val="289"/>
          <w:tblCellSpacing w:w="15" w:type="dxa"/>
        </w:trPr>
        <w:tc>
          <w:tcPr>
            <w:tcW w:w="0" w:type="auto"/>
          </w:tcPr>
          <w:p w14:paraId="6011B19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1D7ED3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3B32EC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C15F75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1BF5C7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54B051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660CF7FB" w14:textId="77777777" w:rsidTr="008925B5">
        <w:trPr>
          <w:trHeight w:val="454"/>
          <w:tblCellSpacing w:w="15" w:type="dxa"/>
        </w:trPr>
        <w:tc>
          <w:tcPr>
            <w:tcW w:w="0" w:type="auto"/>
          </w:tcPr>
          <w:p w14:paraId="569FE60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Household characteristics</w:t>
            </w:r>
          </w:p>
        </w:tc>
        <w:tc>
          <w:tcPr>
            <w:tcW w:w="0" w:type="auto"/>
            <w:vAlign w:val="center"/>
            <w:hideMark/>
          </w:tcPr>
          <w:p w14:paraId="4F49078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Female headship</w:t>
            </w:r>
          </w:p>
        </w:tc>
        <w:tc>
          <w:tcPr>
            <w:tcW w:w="0" w:type="auto"/>
            <w:vAlign w:val="center"/>
            <w:hideMark/>
          </w:tcPr>
          <w:p w14:paraId="3FB3274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-0.042</w:t>
            </w:r>
          </w:p>
        </w:tc>
        <w:tc>
          <w:tcPr>
            <w:tcW w:w="0" w:type="auto"/>
            <w:vAlign w:val="center"/>
            <w:hideMark/>
          </w:tcPr>
          <w:p w14:paraId="56F6A91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-0.017</w:t>
            </w:r>
          </w:p>
        </w:tc>
        <w:tc>
          <w:tcPr>
            <w:tcW w:w="0" w:type="auto"/>
            <w:vAlign w:val="center"/>
            <w:hideMark/>
          </w:tcPr>
          <w:p w14:paraId="4FC15FB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-0.040</w:t>
            </w:r>
          </w:p>
        </w:tc>
        <w:tc>
          <w:tcPr>
            <w:tcW w:w="0" w:type="auto"/>
            <w:vAlign w:val="center"/>
            <w:hideMark/>
          </w:tcPr>
          <w:p w14:paraId="4883096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1.247***</w:t>
            </w:r>
          </w:p>
        </w:tc>
      </w:tr>
      <w:tr w:rsidR="00CF2773" w:rsidRPr="00B626CA" w14:paraId="0690A186" w14:textId="77777777" w:rsidTr="008925B5">
        <w:trPr>
          <w:trHeight w:val="275"/>
          <w:tblCellSpacing w:w="15" w:type="dxa"/>
        </w:trPr>
        <w:tc>
          <w:tcPr>
            <w:tcW w:w="0" w:type="auto"/>
          </w:tcPr>
          <w:p w14:paraId="1A92352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60E9C6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993A0F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(0.101)</w:t>
            </w:r>
          </w:p>
        </w:tc>
        <w:tc>
          <w:tcPr>
            <w:tcW w:w="0" w:type="auto"/>
            <w:vAlign w:val="center"/>
            <w:hideMark/>
          </w:tcPr>
          <w:p w14:paraId="1F940E5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(0.253)</w:t>
            </w:r>
          </w:p>
        </w:tc>
        <w:tc>
          <w:tcPr>
            <w:tcW w:w="0" w:type="auto"/>
            <w:vAlign w:val="center"/>
            <w:hideMark/>
          </w:tcPr>
          <w:p w14:paraId="0DF5C4F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(0.939)</w:t>
            </w:r>
          </w:p>
        </w:tc>
        <w:tc>
          <w:tcPr>
            <w:tcW w:w="0" w:type="auto"/>
            <w:vAlign w:val="center"/>
            <w:hideMark/>
          </w:tcPr>
          <w:p w14:paraId="2892108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(0.390)</w:t>
            </w:r>
          </w:p>
        </w:tc>
      </w:tr>
      <w:tr w:rsidR="00CF2773" w:rsidRPr="00B626CA" w14:paraId="32AA1ED0" w14:textId="77777777" w:rsidTr="008925B5">
        <w:trPr>
          <w:trHeight w:val="289"/>
          <w:tblCellSpacing w:w="15" w:type="dxa"/>
        </w:trPr>
        <w:tc>
          <w:tcPr>
            <w:tcW w:w="0" w:type="auto"/>
          </w:tcPr>
          <w:p w14:paraId="7591580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3EB409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31A9DE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F27883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AA1B11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814D7D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599E68ED" w14:textId="77777777" w:rsidTr="008925B5">
        <w:trPr>
          <w:trHeight w:val="275"/>
          <w:tblCellSpacing w:w="15" w:type="dxa"/>
        </w:trPr>
        <w:tc>
          <w:tcPr>
            <w:tcW w:w="0" w:type="auto"/>
          </w:tcPr>
          <w:p w14:paraId="436CF01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544B7F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Education head</w:t>
            </w:r>
          </w:p>
        </w:tc>
        <w:tc>
          <w:tcPr>
            <w:tcW w:w="0" w:type="auto"/>
            <w:vAlign w:val="center"/>
            <w:hideMark/>
          </w:tcPr>
          <w:p w14:paraId="78517AD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0.664***</w:t>
            </w:r>
          </w:p>
        </w:tc>
        <w:tc>
          <w:tcPr>
            <w:tcW w:w="0" w:type="auto"/>
            <w:vAlign w:val="center"/>
            <w:hideMark/>
          </w:tcPr>
          <w:p w14:paraId="68E3096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1.625***</w:t>
            </w:r>
          </w:p>
        </w:tc>
        <w:tc>
          <w:tcPr>
            <w:tcW w:w="0" w:type="auto"/>
            <w:vAlign w:val="center"/>
            <w:hideMark/>
          </w:tcPr>
          <w:p w14:paraId="68EBEF1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3.360***</w:t>
            </w:r>
          </w:p>
        </w:tc>
        <w:tc>
          <w:tcPr>
            <w:tcW w:w="0" w:type="auto"/>
            <w:vAlign w:val="center"/>
            <w:hideMark/>
          </w:tcPr>
          <w:p w14:paraId="3E40DE5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-1.035***</w:t>
            </w:r>
          </w:p>
        </w:tc>
      </w:tr>
      <w:tr w:rsidR="00CF2773" w:rsidRPr="00B626CA" w14:paraId="4911C2E4" w14:textId="77777777" w:rsidTr="008925B5">
        <w:trPr>
          <w:trHeight w:val="275"/>
          <w:tblCellSpacing w:w="15" w:type="dxa"/>
        </w:trPr>
        <w:tc>
          <w:tcPr>
            <w:tcW w:w="0" w:type="auto"/>
          </w:tcPr>
          <w:p w14:paraId="2D2C243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1761CD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B3D02D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(0.097)</w:t>
            </w:r>
          </w:p>
        </w:tc>
        <w:tc>
          <w:tcPr>
            <w:tcW w:w="0" w:type="auto"/>
            <w:vAlign w:val="center"/>
            <w:hideMark/>
          </w:tcPr>
          <w:p w14:paraId="6EA2449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(0.242)</w:t>
            </w:r>
          </w:p>
        </w:tc>
        <w:tc>
          <w:tcPr>
            <w:tcW w:w="0" w:type="auto"/>
            <w:vAlign w:val="center"/>
            <w:hideMark/>
          </w:tcPr>
          <w:p w14:paraId="622F7E3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(0.899)</w:t>
            </w:r>
          </w:p>
        </w:tc>
        <w:tc>
          <w:tcPr>
            <w:tcW w:w="0" w:type="auto"/>
            <w:vAlign w:val="center"/>
            <w:hideMark/>
          </w:tcPr>
          <w:p w14:paraId="530A314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(0.374)</w:t>
            </w:r>
          </w:p>
        </w:tc>
      </w:tr>
      <w:tr w:rsidR="00CF2773" w:rsidRPr="00B626CA" w14:paraId="0AAA706E" w14:textId="77777777" w:rsidTr="008925B5">
        <w:trPr>
          <w:trHeight w:val="289"/>
          <w:tblCellSpacing w:w="15" w:type="dxa"/>
        </w:trPr>
        <w:tc>
          <w:tcPr>
            <w:tcW w:w="0" w:type="auto"/>
          </w:tcPr>
          <w:p w14:paraId="496E8AF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0D5A29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ECB163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01FAE3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A6A7DD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269A9F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60F1D610" w14:textId="77777777" w:rsidTr="008925B5">
        <w:trPr>
          <w:trHeight w:val="275"/>
          <w:tblCellSpacing w:w="15" w:type="dxa"/>
        </w:trPr>
        <w:tc>
          <w:tcPr>
            <w:tcW w:w="0" w:type="auto"/>
          </w:tcPr>
          <w:p w14:paraId="47A7DD9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DEBC09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Household size</w:t>
            </w:r>
          </w:p>
        </w:tc>
        <w:tc>
          <w:tcPr>
            <w:tcW w:w="0" w:type="auto"/>
            <w:vAlign w:val="center"/>
            <w:hideMark/>
          </w:tcPr>
          <w:p w14:paraId="2848548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-0.016</w:t>
            </w:r>
          </w:p>
        </w:tc>
        <w:tc>
          <w:tcPr>
            <w:tcW w:w="0" w:type="auto"/>
            <w:vAlign w:val="center"/>
            <w:hideMark/>
          </w:tcPr>
          <w:p w14:paraId="79E043B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-0.049</w:t>
            </w:r>
          </w:p>
        </w:tc>
        <w:tc>
          <w:tcPr>
            <w:tcW w:w="0" w:type="auto"/>
            <w:vAlign w:val="center"/>
            <w:hideMark/>
          </w:tcPr>
          <w:p w14:paraId="2B92C0E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-0.001</w:t>
            </w:r>
          </w:p>
        </w:tc>
        <w:tc>
          <w:tcPr>
            <w:tcW w:w="0" w:type="auto"/>
            <w:vAlign w:val="center"/>
            <w:hideMark/>
          </w:tcPr>
          <w:p w14:paraId="37FF872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0.103*</w:t>
            </w:r>
          </w:p>
        </w:tc>
      </w:tr>
      <w:tr w:rsidR="00CF2773" w:rsidRPr="00B626CA" w14:paraId="41247F6D" w14:textId="77777777" w:rsidTr="008925B5">
        <w:trPr>
          <w:trHeight w:val="289"/>
          <w:tblCellSpacing w:w="15" w:type="dxa"/>
        </w:trPr>
        <w:tc>
          <w:tcPr>
            <w:tcW w:w="0" w:type="auto"/>
          </w:tcPr>
          <w:p w14:paraId="38AE024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69AF95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25BA53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(0.015)</w:t>
            </w:r>
          </w:p>
        </w:tc>
        <w:tc>
          <w:tcPr>
            <w:tcW w:w="0" w:type="auto"/>
            <w:vAlign w:val="center"/>
            <w:hideMark/>
          </w:tcPr>
          <w:p w14:paraId="10DE147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(0.038)</w:t>
            </w:r>
          </w:p>
        </w:tc>
        <w:tc>
          <w:tcPr>
            <w:tcW w:w="0" w:type="auto"/>
            <w:vAlign w:val="center"/>
            <w:hideMark/>
          </w:tcPr>
          <w:p w14:paraId="32C2BDE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(0.141)</w:t>
            </w:r>
          </w:p>
        </w:tc>
        <w:tc>
          <w:tcPr>
            <w:tcW w:w="0" w:type="auto"/>
            <w:vAlign w:val="center"/>
            <w:hideMark/>
          </w:tcPr>
          <w:p w14:paraId="73FCB7C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(0.059)</w:t>
            </w:r>
          </w:p>
        </w:tc>
      </w:tr>
      <w:tr w:rsidR="00CF2773" w:rsidRPr="00B626CA" w14:paraId="4E6C372A" w14:textId="77777777" w:rsidTr="008925B5">
        <w:trPr>
          <w:trHeight w:val="275"/>
          <w:tblCellSpacing w:w="15" w:type="dxa"/>
        </w:trPr>
        <w:tc>
          <w:tcPr>
            <w:tcW w:w="0" w:type="auto"/>
          </w:tcPr>
          <w:p w14:paraId="303962E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494C7E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AC5F6C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798446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784C15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AF9061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06E43194" w14:textId="77777777" w:rsidTr="008925B5">
        <w:trPr>
          <w:trHeight w:val="289"/>
          <w:tblCellSpacing w:w="15" w:type="dxa"/>
        </w:trPr>
        <w:tc>
          <w:tcPr>
            <w:tcW w:w="0" w:type="auto"/>
          </w:tcPr>
          <w:p w14:paraId="288D1BA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86B986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CA4A65">
              <w:rPr>
                <w:rFonts w:asciiTheme="minorHAnsi" w:eastAsia="Times New Roman" w:hAnsiTheme="minorHAnsi" w:cs="Times New Roman"/>
                <w:color w:val="000000"/>
                <w:sz w:val="18"/>
                <w:szCs w:val="18"/>
                <w:lang w:eastAsia="nl-NL"/>
              </w:rPr>
              <w:t>Dependency ratio</w:t>
            </w:r>
          </w:p>
        </w:tc>
        <w:tc>
          <w:tcPr>
            <w:tcW w:w="0" w:type="auto"/>
            <w:vAlign w:val="center"/>
            <w:hideMark/>
          </w:tcPr>
          <w:p w14:paraId="62C1CDF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-0.003</w:t>
            </w:r>
          </w:p>
        </w:tc>
        <w:tc>
          <w:tcPr>
            <w:tcW w:w="0" w:type="auto"/>
            <w:vAlign w:val="center"/>
            <w:hideMark/>
          </w:tcPr>
          <w:p w14:paraId="4006E82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-0.005</w:t>
            </w:r>
          </w:p>
        </w:tc>
        <w:tc>
          <w:tcPr>
            <w:tcW w:w="0" w:type="auto"/>
            <w:vAlign w:val="center"/>
            <w:hideMark/>
          </w:tcPr>
          <w:p w14:paraId="6403EF5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-0.009</w:t>
            </w:r>
          </w:p>
        </w:tc>
        <w:tc>
          <w:tcPr>
            <w:tcW w:w="0" w:type="auto"/>
            <w:vAlign w:val="center"/>
            <w:hideMark/>
          </w:tcPr>
          <w:p w14:paraId="06019CA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0.017**</w:t>
            </w:r>
          </w:p>
        </w:tc>
      </w:tr>
      <w:tr w:rsidR="00CF2773" w:rsidRPr="00B626CA" w14:paraId="25DBE7AB" w14:textId="77777777" w:rsidTr="008925B5">
        <w:trPr>
          <w:trHeight w:val="275"/>
          <w:tblCellSpacing w:w="15" w:type="dxa"/>
        </w:trPr>
        <w:tc>
          <w:tcPr>
            <w:tcW w:w="0" w:type="auto"/>
          </w:tcPr>
          <w:p w14:paraId="7B4EABF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429161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740B8D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(0.002)</w:t>
            </w:r>
          </w:p>
        </w:tc>
        <w:tc>
          <w:tcPr>
            <w:tcW w:w="0" w:type="auto"/>
            <w:vAlign w:val="center"/>
            <w:hideMark/>
          </w:tcPr>
          <w:p w14:paraId="58FFACB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(0.005)</w:t>
            </w:r>
          </w:p>
        </w:tc>
        <w:tc>
          <w:tcPr>
            <w:tcW w:w="0" w:type="auto"/>
            <w:vAlign w:val="center"/>
            <w:hideMark/>
          </w:tcPr>
          <w:p w14:paraId="6392443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(0.017)</w:t>
            </w:r>
          </w:p>
        </w:tc>
        <w:tc>
          <w:tcPr>
            <w:tcW w:w="0" w:type="auto"/>
            <w:vAlign w:val="center"/>
            <w:hideMark/>
          </w:tcPr>
          <w:p w14:paraId="7D50F53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(0.007)</w:t>
            </w:r>
          </w:p>
        </w:tc>
      </w:tr>
      <w:tr w:rsidR="00CF2773" w:rsidRPr="00B626CA" w14:paraId="028B5497" w14:textId="77777777" w:rsidTr="008925B5">
        <w:trPr>
          <w:trHeight w:val="275"/>
          <w:tblCellSpacing w:w="15" w:type="dxa"/>
        </w:trPr>
        <w:tc>
          <w:tcPr>
            <w:tcW w:w="0" w:type="auto"/>
          </w:tcPr>
          <w:p w14:paraId="005356E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tcPr>
          <w:p w14:paraId="18389B5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tcPr>
          <w:p w14:paraId="4EACAC9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tcPr>
          <w:p w14:paraId="51658CA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tcPr>
          <w:p w14:paraId="3FD1BB6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tcPr>
          <w:p w14:paraId="6C0E7AD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1BB55B9D" w14:textId="77777777" w:rsidTr="008925B5">
        <w:trPr>
          <w:trHeight w:val="275"/>
          <w:tblCellSpacing w:w="15" w:type="dxa"/>
        </w:trPr>
        <w:tc>
          <w:tcPr>
            <w:tcW w:w="0" w:type="auto"/>
          </w:tcPr>
          <w:p w14:paraId="3638C74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B40A40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Housing quality index</w:t>
            </w:r>
          </w:p>
        </w:tc>
        <w:tc>
          <w:tcPr>
            <w:tcW w:w="0" w:type="auto"/>
            <w:vAlign w:val="center"/>
            <w:hideMark/>
          </w:tcPr>
          <w:p w14:paraId="39E1F08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0.630***</w:t>
            </w:r>
          </w:p>
        </w:tc>
        <w:tc>
          <w:tcPr>
            <w:tcW w:w="0" w:type="auto"/>
            <w:vAlign w:val="center"/>
            <w:hideMark/>
          </w:tcPr>
          <w:p w14:paraId="2BD5E75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2.232***</w:t>
            </w:r>
          </w:p>
        </w:tc>
        <w:tc>
          <w:tcPr>
            <w:tcW w:w="0" w:type="auto"/>
            <w:vAlign w:val="center"/>
            <w:hideMark/>
          </w:tcPr>
          <w:p w14:paraId="48184B6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6.412***</w:t>
            </w:r>
          </w:p>
        </w:tc>
        <w:tc>
          <w:tcPr>
            <w:tcW w:w="0" w:type="auto"/>
            <w:vAlign w:val="center"/>
            <w:hideMark/>
          </w:tcPr>
          <w:p w14:paraId="67113F4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-1.175***</w:t>
            </w:r>
          </w:p>
        </w:tc>
      </w:tr>
      <w:tr w:rsidR="00CF2773" w:rsidRPr="00B626CA" w14:paraId="3688D6D9" w14:textId="77777777" w:rsidTr="008925B5">
        <w:trPr>
          <w:trHeight w:val="289"/>
          <w:tblCellSpacing w:w="15" w:type="dxa"/>
        </w:trPr>
        <w:tc>
          <w:tcPr>
            <w:tcW w:w="0" w:type="auto"/>
          </w:tcPr>
          <w:p w14:paraId="1788613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6054F6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4C3B12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(0.083)</w:t>
            </w:r>
          </w:p>
        </w:tc>
        <w:tc>
          <w:tcPr>
            <w:tcW w:w="0" w:type="auto"/>
            <w:vAlign w:val="center"/>
            <w:hideMark/>
          </w:tcPr>
          <w:p w14:paraId="1271033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(0.209)</w:t>
            </w:r>
          </w:p>
        </w:tc>
        <w:tc>
          <w:tcPr>
            <w:tcW w:w="0" w:type="auto"/>
            <w:vAlign w:val="center"/>
            <w:hideMark/>
          </w:tcPr>
          <w:p w14:paraId="1495E04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(0.777)</w:t>
            </w:r>
          </w:p>
        </w:tc>
        <w:tc>
          <w:tcPr>
            <w:tcW w:w="0" w:type="auto"/>
            <w:vAlign w:val="center"/>
            <w:hideMark/>
          </w:tcPr>
          <w:p w14:paraId="54C8CDB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(0.323)</w:t>
            </w:r>
          </w:p>
        </w:tc>
      </w:tr>
      <w:tr w:rsidR="00CF2773" w:rsidRPr="00B626CA" w14:paraId="626C470F" w14:textId="77777777" w:rsidTr="008925B5">
        <w:trPr>
          <w:trHeight w:val="289"/>
          <w:tblCellSpacing w:w="15" w:type="dxa"/>
        </w:trPr>
        <w:tc>
          <w:tcPr>
            <w:tcW w:w="0" w:type="auto"/>
          </w:tcPr>
          <w:p w14:paraId="3AA715D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6FE2FE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08167D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F7AA88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F9F5C8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FAE07C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3A59CAF1" w14:textId="77777777" w:rsidTr="008925B5">
        <w:trPr>
          <w:trHeight w:val="275"/>
          <w:tblCellSpacing w:w="15" w:type="dxa"/>
        </w:trPr>
        <w:tc>
          <w:tcPr>
            <w:tcW w:w="0" w:type="auto"/>
          </w:tcPr>
          <w:p w14:paraId="6EEF036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Income</w:t>
            </w:r>
          </w:p>
        </w:tc>
        <w:tc>
          <w:tcPr>
            <w:tcW w:w="0" w:type="auto"/>
            <w:vAlign w:val="center"/>
            <w:hideMark/>
          </w:tcPr>
          <w:p w14:paraId="6261A6E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Ln (</w:t>
            </w:r>
            <w:r w:rsidRPr="00CA4A65">
              <w:rPr>
                <w:rFonts w:asciiTheme="minorHAnsi" w:eastAsia="Times New Roman" w:hAnsiTheme="minorHAnsi" w:cs="Times New Roman"/>
                <w:color w:val="000000"/>
                <w:sz w:val="18"/>
                <w:szCs w:val="18"/>
                <w:lang w:eastAsia="nl-NL"/>
              </w:rPr>
              <w:t>Farm income</w:t>
            </w:r>
            <w:r w:rsidRPr="00B626CA">
              <w:rPr>
                <w:rFonts w:asciiTheme="minorHAnsi" w:eastAsia="Times New Roman" w:hAnsiTheme="minorHAnsi" w:cs="Times New Roman"/>
                <w:color w:val="000000"/>
                <w:sz w:val="18"/>
                <w:szCs w:val="18"/>
                <w:lang w:eastAsia="nl-NL"/>
              </w:rPr>
              <w:t xml:space="preserve"> +1)</w:t>
            </w:r>
          </w:p>
        </w:tc>
        <w:tc>
          <w:tcPr>
            <w:tcW w:w="0" w:type="auto"/>
            <w:vAlign w:val="center"/>
            <w:hideMark/>
          </w:tcPr>
          <w:p w14:paraId="574C15A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0.069***</w:t>
            </w:r>
          </w:p>
        </w:tc>
        <w:tc>
          <w:tcPr>
            <w:tcW w:w="0" w:type="auto"/>
            <w:vAlign w:val="center"/>
            <w:hideMark/>
          </w:tcPr>
          <w:p w14:paraId="1CE8651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0.146***</w:t>
            </w:r>
          </w:p>
        </w:tc>
        <w:tc>
          <w:tcPr>
            <w:tcW w:w="0" w:type="auto"/>
            <w:vAlign w:val="center"/>
            <w:hideMark/>
          </w:tcPr>
          <w:p w14:paraId="1A7A012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0.225*</w:t>
            </w:r>
          </w:p>
        </w:tc>
        <w:tc>
          <w:tcPr>
            <w:tcW w:w="0" w:type="auto"/>
            <w:vAlign w:val="center"/>
            <w:hideMark/>
          </w:tcPr>
          <w:p w14:paraId="558A6BE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-0.104**</w:t>
            </w:r>
          </w:p>
        </w:tc>
      </w:tr>
      <w:tr w:rsidR="00CF2773" w:rsidRPr="00B626CA" w14:paraId="56DCB6CF" w14:textId="77777777" w:rsidTr="008925B5">
        <w:trPr>
          <w:trHeight w:val="289"/>
          <w:tblCellSpacing w:w="15" w:type="dxa"/>
        </w:trPr>
        <w:tc>
          <w:tcPr>
            <w:tcW w:w="0" w:type="auto"/>
          </w:tcPr>
          <w:p w14:paraId="21CB537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04E0D3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D5DE30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(0.013)</w:t>
            </w:r>
          </w:p>
        </w:tc>
        <w:tc>
          <w:tcPr>
            <w:tcW w:w="0" w:type="auto"/>
            <w:vAlign w:val="center"/>
            <w:hideMark/>
          </w:tcPr>
          <w:p w14:paraId="35DB5A8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(0.033)</w:t>
            </w:r>
          </w:p>
        </w:tc>
        <w:tc>
          <w:tcPr>
            <w:tcW w:w="0" w:type="auto"/>
            <w:vAlign w:val="center"/>
            <w:hideMark/>
          </w:tcPr>
          <w:p w14:paraId="3B2D0F3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(0.123)</w:t>
            </w:r>
          </w:p>
        </w:tc>
        <w:tc>
          <w:tcPr>
            <w:tcW w:w="0" w:type="auto"/>
            <w:vAlign w:val="center"/>
            <w:hideMark/>
          </w:tcPr>
          <w:p w14:paraId="4AAC80F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(0.051)</w:t>
            </w:r>
          </w:p>
        </w:tc>
      </w:tr>
      <w:tr w:rsidR="00CF2773" w:rsidRPr="00B626CA" w14:paraId="60D58436" w14:textId="77777777" w:rsidTr="008925B5">
        <w:trPr>
          <w:trHeight w:val="275"/>
          <w:tblCellSpacing w:w="15" w:type="dxa"/>
        </w:trPr>
        <w:tc>
          <w:tcPr>
            <w:tcW w:w="0" w:type="auto"/>
          </w:tcPr>
          <w:p w14:paraId="6C5E01A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D73724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0F440F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56C697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B15F29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40938D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3E1F3D43" w14:textId="77777777" w:rsidTr="008925B5">
        <w:trPr>
          <w:trHeight w:val="454"/>
          <w:tblCellSpacing w:w="15" w:type="dxa"/>
        </w:trPr>
        <w:tc>
          <w:tcPr>
            <w:tcW w:w="0" w:type="auto"/>
          </w:tcPr>
          <w:p w14:paraId="7A3E071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8A3311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Ln (off farm income +1)</w:t>
            </w:r>
          </w:p>
        </w:tc>
        <w:tc>
          <w:tcPr>
            <w:tcW w:w="0" w:type="auto"/>
            <w:vAlign w:val="center"/>
            <w:hideMark/>
          </w:tcPr>
          <w:p w14:paraId="679FCFB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0.014**</w:t>
            </w:r>
          </w:p>
        </w:tc>
        <w:tc>
          <w:tcPr>
            <w:tcW w:w="0" w:type="auto"/>
            <w:vAlign w:val="center"/>
            <w:hideMark/>
          </w:tcPr>
          <w:p w14:paraId="78F0A9C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0.064***</w:t>
            </w:r>
          </w:p>
        </w:tc>
        <w:tc>
          <w:tcPr>
            <w:tcW w:w="0" w:type="auto"/>
            <w:vAlign w:val="center"/>
            <w:hideMark/>
          </w:tcPr>
          <w:p w14:paraId="43AEDCC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0.127*</w:t>
            </w:r>
          </w:p>
        </w:tc>
        <w:tc>
          <w:tcPr>
            <w:tcW w:w="0" w:type="auto"/>
            <w:vAlign w:val="center"/>
            <w:hideMark/>
          </w:tcPr>
          <w:p w14:paraId="2658F79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0.036</w:t>
            </w:r>
          </w:p>
        </w:tc>
      </w:tr>
      <w:tr w:rsidR="00CF2773" w:rsidRPr="00B626CA" w14:paraId="0C40BC3F" w14:textId="77777777" w:rsidTr="008925B5">
        <w:trPr>
          <w:trHeight w:val="289"/>
          <w:tblCellSpacing w:w="15" w:type="dxa"/>
        </w:trPr>
        <w:tc>
          <w:tcPr>
            <w:tcW w:w="0" w:type="auto"/>
          </w:tcPr>
          <w:p w14:paraId="4F7E124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28FE69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58DFC8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(0.007)</w:t>
            </w:r>
          </w:p>
        </w:tc>
        <w:tc>
          <w:tcPr>
            <w:tcW w:w="0" w:type="auto"/>
            <w:vAlign w:val="center"/>
            <w:hideMark/>
          </w:tcPr>
          <w:p w14:paraId="431EBB4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(0.018)</w:t>
            </w:r>
          </w:p>
        </w:tc>
        <w:tc>
          <w:tcPr>
            <w:tcW w:w="0" w:type="auto"/>
            <w:vAlign w:val="center"/>
            <w:hideMark/>
          </w:tcPr>
          <w:p w14:paraId="0D03C85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(0.065)</w:t>
            </w:r>
          </w:p>
        </w:tc>
        <w:tc>
          <w:tcPr>
            <w:tcW w:w="0" w:type="auto"/>
            <w:vAlign w:val="center"/>
            <w:hideMark/>
          </w:tcPr>
          <w:p w14:paraId="6529B63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(0.027)</w:t>
            </w:r>
          </w:p>
        </w:tc>
      </w:tr>
      <w:tr w:rsidR="00CF2773" w:rsidRPr="00B626CA" w14:paraId="3AAA35AE" w14:textId="77777777" w:rsidTr="008925B5">
        <w:trPr>
          <w:trHeight w:val="275"/>
          <w:tblCellSpacing w:w="15" w:type="dxa"/>
        </w:trPr>
        <w:tc>
          <w:tcPr>
            <w:tcW w:w="0" w:type="auto"/>
          </w:tcPr>
          <w:p w14:paraId="2A8262F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71AE89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E5A647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CCD011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FB0DE9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F577ED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5A8D9591" w14:textId="77777777" w:rsidTr="008925B5">
        <w:trPr>
          <w:trHeight w:val="275"/>
          <w:tblCellSpacing w:w="15" w:type="dxa"/>
        </w:trPr>
        <w:tc>
          <w:tcPr>
            <w:tcW w:w="0" w:type="auto"/>
          </w:tcPr>
          <w:p w14:paraId="2EDA2EC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Farm characteristics</w:t>
            </w:r>
          </w:p>
        </w:tc>
        <w:tc>
          <w:tcPr>
            <w:tcW w:w="0" w:type="auto"/>
            <w:vAlign w:val="center"/>
            <w:hideMark/>
          </w:tcPr>
          <w:p w14:paraId="0342391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Ln(land size)</w:t>
            </w:r>
          </w:p>
        </w:tc>
        <w:tc>
          <w:tcPr>
            <w:tcW w:w="0" w:type="auto"/>
            <w:vAlign w:val="center"/>
            <w:hideMark/>
          </w:tcPr>
          <w:p w14:paraId="1E9570F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0.089*</w:t>
            </w:r>
          </w:p>
        </w:tc>
        <w:tc>
          <w:tcPr>
            <w:tcW w:w="0" w:type="auto"/>
            <w:vAlign w:val="center"/>
            <w:hideMark/>
          </w:tcPr>
          <w:p w14:paraId="661C6BE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0.318***</w:t>
            </w:r>
          </w:p>
        </w:tc>
        <w:tc>
          <w:tcPr>
            <w:tcW w:w="0" w:type="auto"/>
            <w:vAlign w:val="center"/>
            <w:hideMark/>
          </w:tcPr>
          <w:p w14:paraId="6B63A30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1.153***</w:t>
            </w:r>
          </w:p>
        </w:tc>
        <w:tc>
          <w:tcPr>
            <w:tcW w:w="0" w:type="auto"/>
            <w:vAlign w:val="center"/>
            <w:hideMark/>
          </w:tcPr>
          <w:p w14:paraId="6871386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-0.491***</w:t>
            </w:r>
          </w:p>
        </w:tc>
      </w:tr>
      <w:tr w:rsidR="00CF2773" w:rsidRPr="00B626CA" w14:paraId="71CA25A1" w14:textId="77777777" w:rsidTr="008925B5">
        <w:trPr>
          <w:trHeight w:val="289"/>
          <w:tblCellSpacing w:w="15" w:type="dxa"/>
        </w:trPr>
        <w:tc>
          <w:tcPr>
            <w:tcW w:w="0" w:type="auto"/>
          </w:tcPr>
          <w:p w14:paraId="04AFC6D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66B5CC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FD2124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(0.047)</w:t>
            </w:r>
          </w:p>
        </w:tc>
        <w:tc>
          <w:tcPr>
            <w:tcW w:w="0" w:type="auto"/>
            <w:vAlign w:val="center"/>
            <w:hideMark/>
          </w:tcPr>
          <w:p w14:paraId="7913460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(0.117)</w:t>
            </w:r>
          </w:p>
        </w:tc>
        <w:tc>
          <w:tcPr>
            <w:tcW w:w="0" w:type="auto"/>
            <w:vAlign w:val="center"/>
            <w:hideMark/>
          </w:tcPr>
          <w:p w14:paraId="7371F1B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(0.435)</w:t>
            </w:r>
          </w:p>
        </w:tc>
        <w:tc>
          <w:tcPr>
            <w:tcW w:w="0" w:type="auto"/>
            <w:vAlign w:val="center"/>
            <w:hideMark/>
          </w:tcPr>
          <w:p w14:paraId="75524FB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(0.181)</w:t>
            </w:r>
          </w:p>
        </w:tc>
      </w:tr>
      <w:tr w:rsidR="00CF2773" w:rsidRPr="00B626CA" w14:paraId="5370F124" w14:textId="77777777" w:rsidTr="008925B5">
        <w:trPr>
          <w:trHeight w:val="275"/>
          <w:tblCellSpacing w:w="15" w:type="dxa"/>
        </w:trPr>
        <w:tc>
          <w:tcPr>
            <w:tcW w:w="0" w:type="auto"/>
          </w:tcPr>
          <w:p w14:paraId="73128A3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94C91F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98920B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CB9518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C7A108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1D9968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6D87B935" w14:textId="77777777" w:rsidTr="008925B5">
        <w:trPr>
          <w:trHeight w:val="289"/>
          <w:tblCellSpacing w:w="15" w:type="dxa"/>
        </w:trPr>
        <w:tc>
          <w:tcPr>
            <w:tcW w:w="0" w:type="auto"/>
          </w:tcPr>
          <w:p w14:paraId="2EDFD71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C4B14C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Ln(farm assets)</w:t>
            </w:r>
          </w:p>
        </w:tc>
        <w:tc>
          <w:tcPr>
            <w:tcW w:w="0" w:type="auto"/>
            <w:vAlign w:val="center"/>
            <w:hideMark/>
          </w:tcPr>
          <w:p w14:paraId="4768C91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0.057**</w:t>
            </w:r>
          </w:p>
        </w:tc>
        <w:tc>
          <w:tcPr>
            <w:tcW w:w="0" w:type="auto"/>
            <w:vAlign w:val="center"/>
            <w:hideMark/>
          </w:tcPr>
          <w:p w14:paraId="19F77D6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0.205***</w:t>
            </w:r>
          </w:p>
        </w:tc>
        <w:tc>
          <w:tcPr>
            <w:tcW w:w="0" w:type="auto"/>
            <w:vAlign w:val="center"/>
            <w:hideMark/>
          </w:tcPr>
          <w:p w14:paraId="4692B08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0.571**</w:t>
            </w:r>
          </w:p>
        </w:tc>
        <w:tc>
          <w:tcPr>
            <w:tcW w:w="0" w:type="auto"/>
            <w:vAlign w:val="center"/>
            <w:hideMark/>
          </w:tcPr>
          <w:p w14:paraId="048B42A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-0.161</w:t>
            </w:r>
          </w:p>
        </w:tc>
      </w:tr>
      <w:tr w:rsidR="00CF2773" w:rsidRPr="00B626CA" w14:paraId="599372E0" w14:textId="77777777" w:rsidTr="008925B5">
        <w:trPr>
          <w:trHeight w:val="275"/>
          <w:tblCellSpacing w:w="15" w:type="dxa"/>
        </w:trPr>
        <w:tc>
          <w:tcPr>
            <w:tcW w:w="0" w:type="auto"/>
          </w:tcPr>
          <w:p w14:paraId="0AD9123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49D0B2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7C2512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(0.028)</w:t>
            </w:r>
          </w:p>
        </w:tc>
        <w:tc>
          <w:tcPr>
            <w:tcW w:w="0" w:type="auto"/>
            <w:vAlign w:val="center"/>
            <w:hideMark/>
          </w:tcPr>
          <w:p w14:paraId="54AF370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(0.071)</w:t>
            </w:r>
          </w:p>
        </w:tc>
        <w:tc>
          <w:tcPr>
            <w:tcW w:w="0" w:type="auto"/>
            <w:vAlign w:val="center"/>
            <w:hideMark/>
          </w:tcPr>
          <w:p w14:paraId="60DEF1C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(0.262)</w:t>
            </w:r>
          </w:p>
        </w:tc>
        <w:tc>
          <w:tcPr>
            <w:tcW w:w="0" w:type="auto"/>
            <w:vAlign w:val="center"/>
            <w:hideMark/>
          </w:tcPr>
          <w:p w14:paraId="63EEC1F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(0.109)</w:t>
            </w:r>
          </w:p>
        </w:tc>
      </w:tr>
      <w:tr w:rsidR="00CF2773" w:rsidRPr="00B626CA" w14:paraId="08827DA5" w14:textId="77777777" w:rsidTr="008925B5">
        <w:trPr>
          <w:trHeight w:val="289"/>
          <w:tblCellSpacing w:w="15" w:type="dxa"/>
        </w:trPr>
        <w:tc>
          <w:tcPr>
            <w:tcW w:w="0" w:type="auto"/>
          </w:tcPr>
          <w:p w14:paraId="08AACEE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BD0FB8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B4DD13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3610CA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D2ED69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8EBC8C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329889C0" w14:textId="77777777" w:rsidTr="008925B5">
        <w:trPr>
          <w:trHeight w:val="275"/>
          <w:tblCellSpacing w:w="15" w:type="dxa"/>
        </w:trPr>
        <w:tc>
          <w:tcPr>
            <w:tcW w:w="0" w:type="auto"/>
          </w:tcPr>
          <w:p w14:paraId="111AE67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007BCD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Ln(TLU+1)</w:t>
            </w:r>
          </w:p>
        </w:tc>
        <w:tc>
          <w:tcPr>
            <w:tcW w:w="0" w:type="auto"/>
            <w:vAlign w:val="center"/>
            <w:hideMark/>
          </w:tcPr>
          <w:p w14:paraId="53E56A7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-0.125**</w:t>
            </w:r>
          </w:p>
        </w:tc>
        <w:tc>
          <w:tcPr>
            <w:tcW w:w="0" w:type="auto"/>
            <w:vAlign w:val="center"/>
            <w:hideMark/>
          </w:tcPr>
          <w:p w14:paraId="23330F1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-0.350**</w:t>
            </w:r>
          </w:p>
        </w:tc>
        <w:tc>
          <w:tcPr>
            <w:tcW w:w="0" w:type="auto"/>
            <w:vAlign w:val="center"/>
            <w:hideMark/>
          </w:tcPr>
          <w:p w14:paraId="78D6720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4.321***</w:t>
            </w:r>
          </w:p>
        </w:tc>
        <w:tc>
          <w:tcPr>
            <w:tcW w:w="0" w:type="auto"/>
            <w:vAlign w:val="center"/>
            <w:hideMark/>
          </w:tcPr>
          <w:p w14:paraId="55E0F80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-0.435*</w:t>
            </w:r>
          </w:p>
        </w:tc>
      </w:tr>
      <w:tr w:rsidR="00CF2773" w:rsidRPr="00B626CA" w14:paraId="28D26E29" w14:textId="77777777" w:rsidTr="008925B5">
        <w:trPr>
          <w:trHeight w:val="289"/>
          <w:tblCellSpacing w:w="15" w:type="dxa"/>
        </w:trPr>
        <w:tc>
          <w:tcPr>
            <w:tcW w:w="0" w:type="auto"/>
          </w:tcPr>
          <w:p w14:paraId="20E956B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2B0FE7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B1E7CA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(0.059)</w:t>
            </w:r>
          </w:p>
        </w:tc>
        <w:tc>
          <w:tcPr>
            <w:tcW w:w="0" w:type="auto"/>
            <w:vAlign w:val="center"/>
            <w:hideMark/>
          </w:tcPr>
          <w:p w14:paraId="6BA1350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(0.147)</w:t>
            </w:r>
          </w:p>
        </w:tc>
        <w:tc>
          <w:tcPr>
            <w:tcW w:w="0" w:type="auto"/>
            <w:vAlign w:val="center"/>
            <w:hideMark/>
          </w:tcPr>
          <w:p w14:paraId="227C8BB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(0.545)</w:t>
            </w:r>
          </w:p>
        </w:tc>
        <w:tc>
          <w:tcPr>
            <w:tcW w:w="0" w:type="auto"/>
            <w:vAlign w:val="center"/>
            <w:hideMark/>
          </w:tcPr>
          <w:p w14:paraId="1F089F4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(0.226)</w:t>
            </w:r>
          </w:p>
        </w:tc>
      </w:tr>
      <w:tr w:rsidR="00CF2773" w:rsidRPr="00B626CA" w14:paraId="08360BB4" w14:textId="77777777" w:rsidTr="008925B5">
        <w:trPr>
          <w:trHeight w:val="275"/>
          <w:tblCellSpacing w:w="15" w:type="dxa"/>
        </w:trPr>
        <w:tc>
          <w:tcPr>
            <w:tcW w:w="0" w:type="auto"/>
          </w:tcPr>
          <w:p w14:paraId="2BD8E3C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AA7FF3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9F6053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E32157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26D9EC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271863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1F7510F3" w14:textId="77777777" w:rsidTr="008925B5">
        <w:trPr>
          <w:trHeight w:val="275"/>
          <w:tblCellSpacing w:w="15" w:type="dxa"/>
        </w:trPr>
        <w:tc>
          <w:tcPr>
            <w:tcW w:w="0" w:type="auto"/>
          </w:tcPr>
          <w:p w14:paraId="1C6B9C4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757503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BAD5AE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485DCC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E72F42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B0EBCF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5F618700" w14:textId="77777777" w:rsidTr="008925B5">
        <w:trPr>
          <w:trHeight w:val="289"/>
          <w:tblCellSpacing w:w="15" w:type="dxa"/>
        </w:trPr>
        <w:tc>
          <w:tcPr>
            <w:tcW w:w="0" w:type="auto"/>
          </w:tcPr>
          <w:p w14:paraId="6918085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A0548E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SACCO</w:t>
            </w:r>
          </w:p>
        </w:tc>
        <w:tc>
          <w:tcPr>
            <w:tcW w:w="0" w:type="auto"/>
            <w:vAlign w:val="center"/>
            <w:hideMark/>
          </w:tcPr>
          <w:p w14:paraId="17C98D9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0.342**</w:t>
            </w:r>
          </w:p>
        </w:tc>
        <w:tc>
          <w:tcPr>
            <w:tcW w:w="0" w:type="auto"/>
            <w:vAlign w:val="center"/>
            <w:hideMark/>
          </w:tcPr>
          <w:p w14:paraId="2A49E05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1.463***</w:t>
            </w:r>
          </w:p>
        </w:tc>
        <w:tc>
          <w:tcPr>
            <w:tcW w:w="0" w:type="auto"/>
            <w:vAlign w:val="center"/>
            <w:hideMark/>
          </w:tcPr>
          <w:p w14:paraId="6F30B84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5.194***</w:t>
            </w:r>
          </w:p>
        </w:tc>
        <w:tc>
          <w:tcPr>
            <w:tcW w:w="0" w:type="auto"/>
            <w:vAlign w:val="center"/>
            <w:hideMark/>
          </w:tcPr>
          <w:p w14:paraId="3B19947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-0.405</w:t>
            </w:r>
          </w:p>
        </w:tc>
      </w:tr>
      <w:tr w:rsidR="00CF2773" w:rsidRPr="00B626CA" w14:paraId="1D99E3BA" w14:textId="77777777" w:rsidTr="008925B5">
        <w:trPr>
          <w:trHeight w:val="275"/>
          <w:tblCellSpacing w:w="15" w:type="dxa"/>
        </w:trPr>
        <w:tc>
          <w:tcPr>
            <w:tcW w:w="0" w:type="auto"/>
          </w:tcPr>
          <w:p w14:paraId="3B84E8D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4E436E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21BE0E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(0.164)</w:t>
            </w:r>
          </w:p>
        </w:tc>
        <w:tc>
          <w:tcPr>
            <w:tcW w:w="0" w:type="auto"/>
            <w:vAlign w:val="center"/>
            <w:hideMark/>
          </w:tcPr>
          <w:p w14:paraId="328F46B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(0.413)</w:t>
            </w:r>
          </w:p>
        </w:tc>
        <w:tc>
          <w:tcPr>
            <w:tcW w:w="0" w:type="auto"/>
            <w:vAlign w:val="center"/>
            <w:hideMark/>
          </w:tcPr>
          <w:p w14:paraId="3D97F99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(1.530)</w:t>
            </w:r>
          </w:p>
        </w:tc>
        <w:tc>
          <w:tcPr>
            <w:tcW w:w="0" w:type="auto"/>
            <w:vAlign w:val="center"/>
            <w:hideMark/>
          </w:tcPr>
          <w:p w14:paraId="0A4F41B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(0.636)</w:t>
            </w:r>
          </w:p>
        </w:tc>
      </w:tr>
      <w:tr w:rsidR="00CF2773" w:rsidRPr="00B626CA" w14:paraId="1C2A9FFF" w14:textId="77777777" w:rsidTr="008925B5">
        <w:trPr>
          <w:trHeight w:val="289"/>
          <w:tblCellSpacing w:w="15" w:type="dxa"/>
        </w:trPr>
        <w:tc>
          <w:tcPr>
            <w:tcW w:w="0" w:type="auto"/>
          </w:tcPr>
          <w:p w14:paraId="33C217E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81C081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66FD21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ADAC35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584F9C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96E6BC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5BB27C5F" w14:textId="77777777" w:rsidTr="008925B5">
        <w:trPr>
          <w:trHeight w:val="275"/>
          <w:tblCellSpacing w:w="15" w:type="dxa"/>
        </w:trPr>
        <w:tc>
          <w:tcPr>
            <w:tcW w:w="0" w:type="auto"/>
          </w:tcPr>
          <w:p w14:paraId="2A48AB5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Geographical</w:t>
            </w:r>
          </w:p>
        </w:tc>
        <w:tc>
          <w:tcPr>
            <w:tcW w:w="0" w:type="auto"/>
            <w:vAlign w:val="center"/>
            <w:hideMark/>
          </w:tcPr>
          <w:p w14:paraId="40E1065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Eastern zone</w:t>
            </w:r>
          </w:p>
        </w:tc>
        <w:tc>
          <w:tcPr>
            <w:tcW w:w="0" w:type="auto"/>
            <w:vAlign w:val="center"/>
            <w:hideMark/>
          </w:tcPr>
          <w:p w14:paraId="13BBF44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0.874***</w:t>
            </w:r>
          </w:p>
        </w:tc>
        <w:tc>
          <w:tcPr>
            <w:tcW w:w="0" w:type="auto"/>
            <w:vAlign w:val="center"/>
            <w:hideMark/>
          </w:tcPr>
          <w:p w14:paraId="2C96C04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1.679***</w:t>
            </w:r>
          </w:p>
        </w:tc>
        <w:tc>
          <w:tcPr>
            <w:tcW w:w="0" w:type="auto"/>
            <w:vAlign w:val="center"/>
            <w:hideMark/>
          </w:tcPr>
          <w:p w14:paraId="2E5C1D8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4.657**</w:t>
            </w:r>
          </w:p>
        </w:tc>
        <w:tc>
          <w:tcPr>
            <w:tcW w:w="0" w:type="auto"/>
            <w:vAlign w:val="center"/>
            <w:hideMark/>
          </w:tcPr>
          <w:p w14:paraId="1EE53F1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0.398</w:t>
            </w:r>
          </w:p>
        </w:tc>
      </w:tr>
      <w:tr w:rsidR="00CF2773" w:rsidRPr="00B626CA" w14:paraId="7830394D" w14:textId="77777777" w:rsidTr="008925B5">
        <w:trPr>
          <w:trHeight w:val="289"/>
          <w:tblCellSpacing w:w="15" w:type="dxa"/>
        </w:trPr>
        <w:tc>
          <w:tcPr>
            <w:tcW w:w="0" w:type="auto"/>
          </w:tcPr>
          <w:p w14:paraId="695A1DA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12F908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8C7E86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(0.242)</w:t>
            </w:r>
          </w:p>
        </w:tc>
        <w:tc>
          <w:tcPr>
            <w:tcW w:w="0" w:type="auto"/>
            <w:vAlign w:val="center"/>
            <w:hideMark/>
          </w:tcPr>
          <w:p w14:paraId="082C7A9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(0.607)</w:t>
            </w:r>
          </w:p>
        </w:tc>
        <w:tc>
          <w:tcPr>
            <w:tcW w:w="0" w:type="auto"/>
            <w:vAlign w:val="center"/>
            <w:hideMark/>
          </w:tcPr>
          <w:p w14:paraId="2D678FE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(2.253)</w:t>
            </w:r>
          </w:p>
        </w:tc>
        <w:tc>
          <w:tcPr>
            <w:tcW w:w="0" w:type="auto"/>
            <w:vAlign w:val="center"/>
            <w:hideMark/>
          </w:tcPr>
          <w:p w14:paraId="7909633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(0.936)</w:t>
            </w:r>
          </w:p>
        </w:tc>
      </w:tr>
      <w:tr w:rsidR="00CF2773" w:rsidRPr="00B626CA" w14:paraId="76E9A065" w14:textId="77777777" w:rsidTr="008925B5">
        <w:trPr>
          <w:trHeight w:val="275"/>
          <w:tblCellSpacing w:w="15" w:type="dxa"/>
        </w:trPr>
        <w:tc>
          <w:tcPr>
            <w:tcW w:w="0" w:type="auto"/>
          </w:tcPr>
          <w:p w14:paraId="6D1336C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529819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45CEC6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BE5D28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ACA7E5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55E1F7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25B72812" w14:textId="77777777" w:rsidTr="008925B5">
        <w:trPr>
          <w:trHeight w:val="275"/>
          <w:tblCellSpacing w:w="15" w:type="dxa"/>
        </w:trPr>
        <w:tc>
          <w:tcPr>
            <w:tcW w:w="0" w:type="auto"/>
          </w:tcPr>
          <w:p w14:paraId="7BBB3B2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8DA0A2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Lake zone</w:t>
            </w:r>
          </w:p>
        </w:tc>
        <w:tc>
          <w:tcPr>
            <w:tcW w:w="0" w:type="auto"/>
            <w:vAlign w:val="center"/>
            <w:hideMark/>
          </w:tcPr>
          <w:p w14:paraId="3FC5890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0.373*</w:t>
            </w:r>
          </w:p>
        </w:tc>
        <w:tc>
          <w:tcPr>
            <w:tcW w:w="0" w:type="auto"/>
            <w:vAlign w:val="center"/>
            <w:hideMark/>
          </w:tcPr>
          <w:p w14:paraId="18260D1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-0.001</w:t>
            </w:r>
          </w:p>
        </w:tc>
        <w:tc>
          <w:tcPr>
            <w:tcW w:w="0" w:type="auto"/>
            <w:vAlign w:val="center"/>
            <w:hideMark/>
          </w:tcPr>
          <w:p w14:paraId="06CFD18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3.623*</w:t>
            </w:r>
          </w:p>
        </w:tc>
        <w:tc>
          <w:tcPr>
            <w:tcW w:w="0" w:type="auto"/>
            <w:vAlign w:val="center"/>
            <w:hideMark/>
          </w:tcPr>
          <w:p w14:paraId="6DA673D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1.326</w:t>
            </w:r>
          </w:p>
        </w:tc>
      </w:tr>
      <w:tr w:rsidR="00CF2773" w:rsidRPr="00B626CA" w14:paraId="42E264F2" w14:textId="77777777" w:rsidTr="008925B5">
        <w:trPr>
          <w:trHeight w:val="289"/>
          <w:tblCellSpacing w:w="15" w:type="dxa"/>
        </w:trPr>
        <w:tc>
          <w:tcPr>
            <w:tcW w:w="0" w:type="auto"/>
          </w:tcPr>
          <w:p w14:paraId="7E89051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995394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CC3C87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(0.217)</w:t>
            </w:r>
          </w:p>
        </w:tc>
        <w:tc>
          <w:tcPr>
            <w:tcW w:w="0" w:type="auto"/>
            <w:vAlign w:val="center"/>
            <w:hideMark/>
          </w:tcPr>
          <w:p w14:paraId="1DEF3FE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(0.545)</w:t>
            </w:r>
          </w:p>
        </w:tc>
        <w:tc>
          <w:tcPr>
            <w:tcW w:w="0" w:type="auto"/>
            <w:vAlign w:val="center"/>
            <w:hideMark/>
          </w:tcPr>
          <w:p w14:paraId="7E722D6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(2.022)</w:t>
            </w:r>
          </w:p>
        </w:tc>
        <w:tc>
          <w:tcPr>
            <w:tcW w:w="0" w:type="auto"/>
            <w:vAlign w:val="center"/>
            <w:hideMark/>
          </w:tcPr>
          <w:p w14:paraId="7D445E4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(0.840)</w:t>
            </w:r>
          </w:p>
        </w:tc>
      </w:tr>
      <w:tr w:rsidR="00CF2773" w:rsidRPr="00B626CA" w14:paraId="61E5F6DA" w14:textId="77777777" w:rsidTr="008925B5">
        <w:trPr>
          <w:trHeight w:val="275"/>
          <w:tblCellSpacing w:w="15" w:type="dxa"/>
        </w:trPr>
        <w:tc>
          <w:tcPr>
            <w:tcW w:w="0" w:type="auto"/>
          </w:tcPr>
          <w:p w14:paraId="024781F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C50AED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E50B2C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8E7FF2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734A84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A28FFB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1CBBC3F9" w14:textId="77777777" w:rsidTr="008925B5">
        <w:trPr>
          <w:trHeight w:val="289"/>
          <w:tblCellSpacing w:w="15" w:type="dxa"/>
        </w:trPr>
        <w:tc>
          <w:tcPr>
            <w:tcW w:w="0" w:type="auto"/>
          </w:tcPr>
          <w:p w14:paraId="4E3BE2F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A7EC21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Northern zone</w:t>
            </w:r>
          </w:p>
        </w:tc>
        <w:tc>
          <w:tcPr>
            <w:tcW w:w="0" w:type="auto"/>
            <w:vAlign w:val="center"/>
            <w:hideMark/>
          </w:tcPr>
          <w:p w14:paraId="1BE80A0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0.800***</w:t>
            </w:r>
          </w:p>
        </w:tc>
        <w:tc>
          <w:tcPr>
            <w:tcW w:w="0" w:type="auto"/>
            <w:vAlign w:val="center"/>
            <w:hideMark/>
          </w:tcPr>
          <w:p w14:paraId="2FD6629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1.675***</w:t>
            </w:r>
          </w:p>
        </w:tc>
        <w:tc>
          <w:tcPr>
            <w:tcW w:w="0" w:type="auto"/>
            <w:vAlign w:val="center"/>
            <w:hideMark/>
          </w:tcPr>
          <w:p w14:paraId="4E9070A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9.545***</w:t>
            </w:r>
          </w:p>
        </w:tc>
        <w:tc>
          <w:tcPr>
            <w:tcW w:w="0" w:type="auto"/>
            <w:vAlign w:val="center"/>
            <w:hideMark/>
          </w:tcPr>
          <w:p w14:paraId="163F7D6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-0.018</w:t>
            </w:r>
          </w:p>
        </w:tc>
      </w:tr>
      <w:tr w:rsidR="00CF2773" w:rsidRPr="00B626CA" w14:paraId="1BF1B2EB" w14:textId="77777777" w:rsidTr="008925B5">
        <w:trPr>
          <w:trHeight w:val="275"/>
          <w:tblCellSpacing w:w="15" w:type="dxa"/>
        </w:trPr>
        <w:tc>
          <w:tcPr>
            <w:tcW w:w="0" w:type="auto"/>
          </w:tcPr>
          <w:p w14:paraId="6A59E73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6083F4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570BB9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(0.187)</w:t>
            </w:r>
          </w:p>
        </w:tc>
        <w:tc>
          <w:tcPr>
            <w:tcW w:w="0" w:type="auto"/>
            <w:vAlign w:val="center"/>
            <w:hideMark/>
          </w:tcPr>
          <w:p w14:paraId="60D99B8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(0.469)</w:t>
            </w:r>
          </w:p>
        </w:tc>
        <w:tc>
          <w:tcPr>
            <w:tcW w:w="0" w:type="auto"/>
            <w:vAlign w:val="center"/>
            <w:hideMark/>
          </w:tcPr>
          <w:p w14:paraId="17302D5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(1.740)</w:t>
            </w:r>
          </w:p>
        </w:tc>
        <w:tc>
          <w:tcPr>
            <w:tcW w:w="0" w:type="auto"/>
            <w:vAlign w:val="center"/>
            <w:hideMark/>
          </w:tcPr>
          <w:p w14:paraId="2E4804E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(0.723)</w:t>
            </w:r>
          </w:p>
        </w:tc>
      </w:tr>
      <w:tr w:rsidR="00CF2773" w:rsidRPr="00B626CA" w14:paraId="4935CFEE" w14:textId="77777777" w:rsidTr="008925B5">
        <w:trPr>
          <w:trHeight w:val="289"/>
          <w:tblCellSpacing w:w="15" w:type="dxa"/>
        </w:trPr>
        <w:tc>
          <w:tcPr>
            <w:tcW w:w="0" w:type="auto"/>
          </w:tcPr>
          <w:p w14:paraId="2269AB6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AE1539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150215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A1BF8D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E275CE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724C8B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5531E798" w14:textId="77777777" w:rsidTr="008925B5">
        <w:trPr>
          <w:trHeight w:val="275"/>
          <w:tblCellSpacing w:w="15" w:type="dxa"/>
        </w:trPr>
        <w:tc>
          <w:tcPr>
            <w:tcW w:w="0" w:type="auto"/>
          </w:tcPr>
          <w:p w14:paraId="3076AC1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3B3AA0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Southern zone</w:t>
            </w:r>
          </w:p>
        </w:tc>
        <w:tc>
          <w:tcPr>
            <w:tcW w:w="0" w:type="auto"/>
            <w:vAlign w:val="center"/>
            <w:hideMark/>
          </w:tcPr>
          <w:p w14:paraId="2E8F45B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-0.172</w:t>
            </w:r>
          </w:p>
        </w:tc>
        <w:tc>
          <w:tcPr>
            <w:tcW w:w="0" w:type="auto"/>
            <w:vAlign w:val="center"/>
            <w:hideMark/>
          </w:tcPr>
          <w:p w14:paraId="4972F9B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-1.290**</w:t>
            </w:r>
          </w:p>
        </w:tc>
        <w:tc>
          <w:tcPr>
            <w:tcW w:w="0" w:type="auto"/>
            <w:vAlign w:val="center"/>
            <w:hideMark/>
          </w:tcPr>
          <w:p w14:paraId="5AE1BE3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-2.773</w:t>
            </w:r>
          </w:p>
        </w:tc>
        <w:tc>
          <w:tcPr>
            <w:tcW w:w="0" w:type="auto"/>
            <w:vAlign w:val="center"/>
            <w:hideMark/>
          </w:tcPr>
          <w:p w14:paraId="214AFF5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1.072</w:t>
            </w:r>
          </w:p>
        </w:tc>
      </w:tr>
      <w:tr w:rsidR="00CF2773" w:rsidRPr="00B626CA" w14:paraId="56633525" w14:textId="77777777" w:rsidTr="008925B5">
        <w:trPr>
          <w:trHeight w:val="289"/>
          <w:tblCellSpacing w:w="15" w:type="dxa"/>
        </w:trPr>
        <w:tc>
          <w:tcPr>
            <w:tcW w:w="0" w:type="auto"/>
          </w:tcPr>
          <w:p w14:paraId="768EA74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9B35E2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130BE0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(0.202)</w:t>
            </w:r>
          </w:p>
        </w:tc>
        <w:tc>
          <w:tcPr>
            <w:tcW w:w="0" w:type="auto"/>
            <w:vAlign w:val="center"/>
            <w:hideMark/>
          </w:tcPr>
          <w:p w14:paraId="55F7495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(0.507)</w:t>
            </w:r>
          </w:p>
        </w:tc>
        <w:tc>
          <w:tcPr>
            <w:tcW w:w="0" w:type="auto"/>
            <w:vAlign w:val="center"/>
            <w:hideMark/>
          </w:tcPr>
          <w:p w14:paraId="0AC67CC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(1.881)</w:t>
            </w:r>
          </w:p>
        </w:tc>
        <w:tc>
          <w:tcPr>
            <w:tcW w:w="0" w:type="auto"/>
            <w:vAlign w:val="center"/>
            <w:hideMark/>
          </w:tcPr>
          <w:p w14:paraId="7BADD22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(0.782)</w:t>
            </w:r>
          </w:p>
        </w:tc>
      </w:tr>
      <w:tr w:rsidR="00CF2773" w:rsidRPr="00B626CA" w14:paraId="6C7A7DCF" w14:textId="77777777" w:rsidTr="008925B5">
        <w:trPr>
          <w:trHeight w:val="275"/>
          <w:tblCellSpacing w:w="15" w:type="dxa"/>
        </w:trPr>
        <w:tc>
          <w:tcPr>
            <w:tcW w:w="0" w:type="auto"/>
          </w:tcPr>
          <w:p w14:paraId="36FAC1B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CE5FA7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DC7A76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F6D653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2D0F08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4A86D6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252ED940" w14:textId="77777777" w:rsidTr="008925B5">
        <w:trPr>
          <w:trHeight w:val="275"/>
          <w:tblCellSpacing w:w="15" w:type="dxa"/>
        </w:trPr>
        <w:tc>
          <w:tcPr>
            <w:tcW w:w="0" w:type="auto"/>
          </w:tcPr>
          <w:p w14:paraId="32395A2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D451A1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Southern highlands</w:t>
            </w:r>
          </w:p>
        </w:tc>
        <w:tc>
          <w:tcPr>
            <w:tcW w:w="0" w:type="auto"/>
            <w:vAlign w:val="center"/>
            <w:hideMark/>
          </w:tcPr>
          <w:p w14:paraId="3F06782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-0.098</w:t>
            </w:r>
          </w:p>
        </w:tc>
        <w:tc>
          <w:tcPr>
            <w:tcW w:w="0" w:type="auto"/>
            <w:vAlign w:val="center"/>
            <w:hideMark/>
          </w:tcPr>
          <w:p w14:paraId="763BAEC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-0.996**</w:t>
            </w:r>
          </w:p>
        </w:tc>
        <w:tc>
          <w:tcPr>
            <w:tcW w:w="0" w:type="auto"/>
            <w:vAlign w:val="center"/>
            <w:hideMark/>
          </w:tcPr>
          <w:p w14:paraId="6AAC0C5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-0.828</w:t>
            </w:r>
          </w:p>
        </w:tc>
        <w:tc>
          <w:tcPr>
            <w:tcW w:w="0" w:type="auto"/>
            <w:vAlign w:val="center"/>
            <w:hideMark/>
          </w:tcPr>
          <w:p w14:paraId="6563152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0.241</w:t>
            </w:r>
          </w:p>
        </w:tc>
      </w:tr>
      <w:tr w:rsidR="00CF2773" w:rsidRPr="00B626CA" w14:paraId="613B42BA" w14:textId="77777777" w:rsidTr="008925B5">
        <w:trPr>
          <w:trHeight w:val="289"/>
          <w:tblCellSpacing w:w="15" w:type="dxa"/>
        </w:trPr>
        <w:tc>
          <w:tcPr>
            <w:tcW w:w="0" w:type="auto"/>
          </w:tcPr>
          <w:p w14:paraId="1151378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3CD0B1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C30512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(0.196)</w:t>
            </w:r>
          </w:p>
        </w:tc>
        <w:tc>
          <w:tcPr>
            <w:tcW w:w="0" w:type="auto"/>
            <w:vAlign w:val="center"/>
            <w:hideMark/>
          </w:tcPr>
          <w:p w14:paraId="04A5CAC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(0.492)</w:t>
            </w:r>
          </w:p>
        </w:tc>
        <w:tc>
          <w:tcPr>
            <w:tcW w:w="0" w:type="auto"/>
            <w:vAlign w:val="center"/>
            <w:hideMark/>
          </w:tcPr>
          <w:p w14:paraId="676172C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(1.825)</w:t>
            </w:r>
          </w:p>
        </w:tc>
        <w:tc>
          <w:tcPr>
            <w:tcW w:w="0" w:type="auto"/>
            <w:vAlign w:val="center"/>
            <w:hideMark/>
          </w:tcPr>
          <w:p w14:paraId="207C725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(0.758)</w:t>
            </w:r>
          </w:p>
        </w:tc>
      </w:tr>
      <w:tr w:rsidR="00CF2773" w:rsidRPr="00B626CA" w14:paraId="2DF21DC1" w14:textId="77777777" w:rsidTr="008925B5">
        <w:trPr>
          <w:trHeight w:val="275"/>
          <w:tblCellSpacing w:w="15" w:type="dxa"/>
        </w:trPr>
        <w:tc>
          <w:tcPr>
            <w:tcW w:w="0" w:type="auto"/>
          </w:tcPr>
          <w:p w14:paraId="397BD29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E4A5F0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62C01D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14F190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27EFFE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D2CE24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4727B80D" w14:textId="77777777" w:rsidTr="008925B5">
        <w:trPr>
          <w:trHeight w:val="289"/>
          <w:tblCellSpacing w:w="15" w:type="dxa"/>
        </w:trPr>
        <w:tc>
          <w:tcPr>
            <w:tcW w:w="0" w:type="auto"/>
          </w:tcPr>
          <w:p w14:paraId="3C6C4C0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1AD9D5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Western zone</w:t>
            </w:r>
          </w:p>
        </w:tc>
        <w:tc>
          <w:tcPr>
            <w:tcW w:w="0" w:type="auto"/>
            <w:vAlign w:val="center"/>
            <w:hideMark/>
          </w:tcPr>
          <w:p w14:paraId="1C7A8CB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0.174</w:t>
            </w:r>
          </w:p>
        </w:tc>
        <w:tc>
          <w:tcPr>
            <w:tcW w:w="0" w:type="auto"/>
            <w:vAlign w:val="center"/>
            <w:hideMark/>
          </w:tcPr>
          <w:p w14:paraId="24752E7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-0.667</w:t>
            </w:r>
          </w:p>
        </w:tc>
        <w:tc>
          <w:tcPr>
            <w:tcW w:w="0" w:type="auto"/>
            <w:vAlign w:val="center"/>
            <w:hideMark/>
          </w:tcPr>
          <w:p w14:paraId="3E84208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-1.828</w:t>
            </w:r>
          </w:p>
        </w:tc>
        <w:tc>
          <w:tcPr>
            <w:tcW w:w="0" w:type="auto"/>
            <w:vAlign w:val="center"/>
            <w:hideMark/>
          </w:tcPr>
          <w:p w14:paraId="6DE00B8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1.305*</w:t>
            </w:r>
          </w:p>
        </w:tc>
      </w:tr>
      <w:tr w:rsidR="00CF2773" w:rsidRPr="00B626CA" w14:paraId="439A07C6" w14:textId="77777777" w:rsidTr="008925B5">
        <w:trPr>
          <w:trHeight w:val="275"/>
          <w:tblCellSpacing w:w="15" w:type="dxa"/>
        </w:trPr>
        <w:tc>
          <w:tcPr>
            <w:tcW w:w="0" w:type="auto"/>
          </w:tcPr>
          <w:p w14:paraId="59CC9B9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979098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36E6F0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(0.197)</w:t>
            </w:r>
          </w:p>
        </w:tc>
        <w:tc>
          <w:tcPr>
            <w:tcW w:w="0" w:type="auto"/>
            <w:vAlign w:val="center"/>
            <w:hideMark/>
          </w:tcPr>
          <w:p w14:paraId="4EA75A1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(0.493)</w:t>
            </w:r>
          </w:p>
        </w:tc>
        <w:tc>
          <w:tcPr>
            <w:tcW w:w="0" w:type="auto"/>
            <w:vAlign w:val="center"/>
            <w:hideMark/>
          </w:tcPr>
          <w:p w14:paraId="0537A3F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(1.829)</w:t>
            </w:r>
          </w:p>
        </w:tc>
        <w:tc>
          <w:tcPr>
            <w:tcW w:w="0" w:type="auto"/>
            <w:vAlign w:val="center"/>
            <w:hideMark/>
          </w:tcPr>
          <w:p w14:paraId="429AB18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(0.760)</w:t>
            </w:r>
          </w:p>
        </w:tc>
      </w:tr>
      <w:tr w:rsidR="00CF2773" w:rsidRPr="00B626CA" w14:paraId="074B76B3" w14:textId="77777777" w:rsidTr="008925B5">
        <w:trPr>
          <w:trHeight w:val="289"/>
          <w:tblCellSpacing w:w="15" w:type="dxa"/>
        </w:trPr>
        <w:tc>
          <w:tcPr>
            <w:tcW w:w="0" w:type="auto"/>
          </w:tcPr>
          <w:p w14:paraId="07290E7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D1C0B3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7E855F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735C12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4402E1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D350D4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1D522FF3" w14:textId="77777777" w:rsidTr="008925B5">
        <w:trPr>
          <w:trHeight w:val="275"/>
          <w:tblCellSpacing w:w="15" w:type="dxa"/>
        </w:trPr>
        <w:tc>
          <w:tcPr>
            <w:tcW w:w="0" w:type="auto"/>
          </w:tcPr>
          <w:p w14:paraId="751567F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141B49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Zanzibar</w:t>
            </w:r>
          </w:p>
        </w:tc>
        <w:tc>
          <w:tcPr>
            <w:tcW w:w="0" w:type="auto"/>
            <w:vAlign w:val="center"/>
            <w:hideMark/>
          </w:tcPr>
          <w:p w14:paraId="60B9BA2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1.152</w:t>
            </w:r>
          </w:p>
        </w:tc>
        <w:tc>
          <w:tcPr>
            <w:tcW w:w="0" w:type="auto"/>
            <w:vAlign w:val="center"/>
            <w:hideMark/>
          </w:tcPr>
          <w:p w14:paraId="5026637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1.841</w:t>
            </w:r>
          </w:p>
        </w:tc>
        <w:tc>
          <w:tcPr>
            <w:tcW w:w="0" w:type="auto"/>
            <w:vAlign w:val="center"/>
            <w:hideMark/>
          </w:tcPr>
          <w:p w14:paraId="6BC1F5F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17.863*</w:t>
            </w:r>
          </w:p>
        </w:tc>
        <w:tc>
          <w:tcPr>
            <w:tcW w:w="0" w:type="auto"/>
            <w:vAlign w:val="center"/>
            <w:hideMark/>
          </w:tcPr>
          <w:p w14:paraId="0B06C22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-1.858</w:t>
            </w:r>
          </w:p>
        </w:tc>
      </w:tr>
      <w:tr w:rsidR="00CF2773" w:rsidRPr="00B626CA" w14:paraId="6BFBED9E" w14:textId="77777777" w:rsidTr="008925B5">
        <w:trPr>
          <w:trHeight w:val="289"/>
          <w:tblCellSpacing w:w="15" w:type="dxa"/>
        </w:trPr>
        <w:tc>
          <w:tcPr>
            <w:tcW w:w="0" w:type="auto"/>
          </w:tcPr>
          <w:p w14:paraId="75064D7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DD61C4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A06BD9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(1.006)</w:t>
            </w:r>
          </w:p>
        </w:tc>
        <w:tc>
          <w:tcPr>
            <w:tcW w:w="0" w:type="auto"/>
            <w:vAlign w:val="center"/>
            <w:hideMark/>
          </w:tcPr>
          <w:p w14:paraId="1FA4D4E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(2.524)</w:t>
            </w:r>
          </w:p>
        </w:tc>
        <w:tc>
          <w:tcPr>
            <w:tcW w:w="0" w:type="auto"/>
            <w:vAlign w:val="center"/>
            <w:hideMark/>
          </w:tcPr>
          <w:p w14:paraId="1188637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(9.361)</w:t>
            </w:r>
          </w:p>
        </w:tc>
        <w:tc>
          <w:tcPr>
            <w:tcW w:w="0" w:type="auto"/>
            <w:vAlign w:val="center"/>
            <w:hideMark/>
          </w:tcPr>
          <w:p w14:paraId="385D3D0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(3.891)</w:t>
            </w:r>
          </w:p>
        </w:tc>
      </w:tr>
      <w:tr w:rsidR="00CF2773" w:rsidRPr="00B626CA" w14:paraId="5323B0DF" w14:textId="77777777" w:rsidTr="008925B5">
        <w:trPr>
          <w:trHeight w:val="275"/>
          <w:tblCellSpacing w:w="15" w:type="dxa"/>
        </w:trPr>
        <w:tc>
          <w:tcPr>
            <w:tcW w:w="0" w:type="auto"/>
          </w:tcPr>
          <w:p w14:paraId="3AD7B4B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03BD28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20851E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43B8C2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B7C659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E52A22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392F9DBD" w14:textId="77777777" w:rsidTr="008925B5">
        <w:trPr>
          <w:trHeight w:val="275"/>
          <w:tblCellSpacing w:w="15" w:type="dxa"/>
        </w:trPr>
        <w:tc>
          <w:tcPr>
            <w:tcW w:w="0" w:type="auto"/>
          </w:tcPr>
          <w:p w14:paraId="1B453AC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9EC76A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Total annual rainfall</w:t>
            </w:r>
          </w:p>
        </w:tc>
        <w:tc>
          <w:tcPr>
            <w:tcW w:w="0" w:type="auto"/>
            <w:vAlign w:val="center"/>
            <w:hideMark/>
          </w:tcPr>
          <w:p w14:paraId="0F90AB6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0.001***</w:t>
            </w:r>
          </w:p>
        </w:tc>
        <w:tc>
          <w:tcPr>
            <w:tcW w:w="0" w:type="auto"/>
            <w:vAlign w:val="center"/>
            <w:hideMark/>
          </w:tcPr>
          <w:p w14:paraId="3C0C53E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0.002***</w:t>
            </w:r>
          </w:p>
        </w:tc>
        <w:tc>
          <w:tcPr>
            <w:tcW w:w="0" w:type="auto"/>
            <w:vAlign w:val="center"/>
            <w:hideMark/>
          </w:tcPr>
          <w:p w14:paraId="3FFAA0D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0.003*</w:t>
            </w:r>
          </w:p>
        </w:tc>
        <w:tc>
          <w:tcPr>
            <w:tcW w:w="0" w:type="auto"/>
            <w:vAlign w:val="center"/>
            <w:hideMark/>
          </w:tcPr>
          <w:p w14:paraId="0CF8A07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-0.001</w:t>
            </w:r>
          </w:p>
        </w:tc>
      </w:tr>
      <w:tr w:rsidR="00CF2773" w:rsidRPr="00B626CA" w14:paraId="4093D0F9" w14:textId="77777777" w:rsidTr="008925B5">
        <w:trPr>
          <w:trHeight w:val="289"/>
          <w:tblCellSpacing w:w="15" w:type="dxa"/>
        </w:trPr>
        <w:tc>
          <w:tcPr>
            <w:tcW w:w="0" w:type="auto"/>
          </w:tcPr>
          <w:p w14:paraId="72C3263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39DDB8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9FCACD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(0.0002)</w:t>
            </w:r>
          </w:p>
        </w:tc>
        <w:tc>
          <w:tcPr>
            <w:tcW w:w="0" w:type="auto"/>
            <w:vAlign w:val="center"/>
            <w:hideMark/>
          </w:tcPr>
          <w:p w14:paraId="0D7F1D7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(0.0004)</w:t>
            </w:r>
          </w:p>
        </w:tc>
        <w:tc>
          <w:tcPr>
            <w:tcW w:w="0" w:type="auto"/>
            <w:vAlign w:val="center"/>
            <w:hideMark/>
          </w:tcPr>
          <w:p w14:paraId="609AB0B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(0.001)</w:t>
            </w:r>
          </w:p>
        </w:tc>
        <w:tc>
          <w:tcPr>
            <w:tcW w:w="0" w:type="auto"/>
            <w:vAlign w:val="center"/>
            <w:hideMark/>
          </w:tcPr>
          <w:p w14:paraId="2979CBF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(0.001)</w:t>
            </w:r>
          </w:p>
        </w:tc>
      </w:tr>
      <w:tr w:rsidR="00CF2773" w:rsidRPr="00B626CA" w14:paraId="5F269911" w14:textId="77777777" w:rsidTr="008925B5">
        <w:trPr>
          <w:trHeight w:val="275"/>
          <w:tblCellSpacing w:w="15" w:type="dxa"/>
        </w:trPr>
        <w:tc>
          <w:tcPr>
            <w:tcW w:w="0" w:type="auto"/>
          </w:tcPr>
          <w:p w14:paraId="01C4CA6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595CB7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EABDD0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24BB1C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CEF333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F8DD4B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6D5E8250" w14:textId="77777777" w:rsidTr="008925B5">
        <w:trPr>
          <w:trHeight w:val="316"/>
          <w:tblCellSpacing w:w="15" w:type="dxa"/>
        </w:trPr>
        <w:tc>
          <w:tcPr>
            <w:tcW w:w="0" w:type="auto"/>
          </w:tcPr>
          <w:p w14:paraId="66CB158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hideMark/>
          </w:tcPr>
          <w:p w14:paraId="18062C59" w14:textId="77777777" w:rsidR="00CF2773" w:rsidRPr="003571BE" w:rsidRDefault="00CF2773"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Average annual temperature</w:t>
            </w:r>
          </w:p>
        </w:tc>
        <w:tc>
          <w:tcPr>
            <w:tcW w:w="0" w:type="auto"/>
            <w:vAlign w:val="center"/>
            <w:hideMark/>
          </w:tcPr>
          <w:p w14:paraId="3FE0044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0.004*</w:t>
            </w:r>
          </w:p>
        </w:tc>
        <w:tc>
          <w:tcPr>
            <w:tcW w:w="0" w:type="auto"/>
            <w:vAlign w:val="center"/>
            <w:hideMark/>
          </w:tcPr>
          <w:p w14:paraId="10122A7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0.019***</w:t>
            </w:r>
          </w:p>
        </w:tc>
        <w:tc>
          <w:tcPr>
            <w:tcW w:w="0" w:type="auto"/>
            <w:vAlign w:val="center"/>
            <w:hideMark/>
          </w:tcPr>
          <w:p w14:paraId="23F3A99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0.064***</w:t>
            </w:r>
          </w:p>
        </w:tc>
        <w:tc>
          <w:tcPr>
            <w:tcW w:w="0" w:type="auto"/>
            <w:vAlign w:val="center"/>
            <w:hideMark/>
          </w:tcPr>
          <w:p w14:paraId="55BDCC9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0.004</w:t>
            </w:r>
          </w:p>
        </w:tc>
      </w:tr>
      <w:tr w:rsidR="00CF2773" w:rsidRPr="00B626CA" w14:paraId="2E5842BD" w14:textId="77777777" w:rsidTr="008925B5">
        <w:trPr>
          <w:trHeight w:val="275"/>
          <w:tblCellSpacing w:w="15" w:type="dxa"/>
        </w:trPr>
        <w:tc>
          <w:tcPr>
            <w:tcW w:w="0" w:type="auto"/>
          </w:tcPr>
          <w:p w14:paraId="5DBA1F8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857C68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A67C5A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(0.002)</w:t>
            </w:r>
          </w:p>
        </w:tc>
        <w:tc>
          <w:tcPr>
            <w:tcW w:w="0" w:type="auto"/>
            <w:vAlign w:val="center"/>
            <w:hideMark/>
          </w:tcPr>
          <w:p w14:paraId="2A16F36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(0.005)</w:t>
            </w:r>
          </w:p>
        </w:tc>
        <w:tc>
          <w:tcPr>
            <w:tcW w:w="0" w:type="auto"/>
            <w:vAlign w:val="center"/>
            <w:hideMark/>
          </w:tcPr>
          <w:p w14:paraId="4D85B9A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(0.018)</w:t>
            </w:r>
          </w:p>
        </w:tc>
        <w:tc>
          <w:tcPr>
            <w:tcW w:w="0" w:type="auto"/>
            <w:vAlign w:val="center"/>
            <w:hideMark/>
          </w:tcPr>
          <w:p w14:paraId="1E2FE45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(0.008)</w:t>
            </w:r>
          </w:p>
        </w:tc>
      </w:tr>
      <w:tr w:rsidR="00CF2773" w:rsidRPr="00B626CA" w14:paraId="46931FCE" w14:textId="77777777" w:rsidTr="008925B5">
        <w:trPr>
          <w:trHeight w:val="289"/>
          <w:tblCellSpacing w:w="15" w:type="dxa"/>
        </w:trPr>
        <w:tc>
          <w:tcPr>
            <w:tcW w:w="0" w:type="auto"/>
          </w:tcPr>
          <w:p w14:paraId="0B0511A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C83B21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35549C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9FBE3B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F5C5C9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559F18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53B49070" w14:textId="77777777" w:rsidTr="008925B5">
        <w:trPr>
          <w:trHeight w:val="454"/>
          <w:tblCellSpacing w:w="15" w:type="dxa"/>
        </w:trPr>
        <w:tc>
          <w:tcPr>
            <w:tcW w:w="0" w:type="auto"/>
          </w:tcPr>
          <w:p w14:paraId="15380D4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2626F2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town</w:t>
            </w:r>
          </w:p>
        </w:tc>
        <w:tc>
          <w:tcPr>
            <w:tcW w:w="0" w:type="auto"/>
            <w:vAlign w:val="center"/>
            <w:hideMark/>
          </w:tcPr>
          <w:p w14:paraId="354E150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-0.005***</w:t>
            </w:r>
          </w:p>
        </w:tc>
        <w:tc>
          <w:tcPr>
            <w:tcW w:w="0" w:type="auto"/>
            <w:vAlign w:val="center"/>
            <w:hideMark/>
          </w:tcPr>
          <w:p w14:paraId="0F88EDA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-0.008**</w:t>
            </w:r>
          </w:p>
        </w:tc>
        <w:tc>
          <w:tcPr>
            <w:tcW w:w="0" w:type="auto"/>
            <w:vAlign w:val="center"/>
            <w:hideMark/>
          </w:tcPr>
          <w:p w14:paraId="131115A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0.002</w:t>
            </w:r>
          </w:p>
        </w:tc>
        <w:tc>
          <w:tcPr>
            <w:tcW w:w="0" w:type="auto"/>
            <w:vAlign w:val="center"/>
            <w:hideMark/>
          </w:tcPr>
          <w:p w14:paraId="11786B2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0.005</w:t>
            </w:r>
          </w:p>
        </w:tc>
      </w:tr>
      <w:tr w:rsidR="00CF2773" w:rsidRPr="00B626CA" w14:paraId="0028676F" w14:textId="77777777" w:rsidTr="008925B5">
        <w:trPr>
          <w:trHeight w:val="275"/>
          <w:tblCellSpacing w:w="15" w:type="dxa"/>
        </w:trPr>
        <w:tc>
          <w:tcPr>
            <w:tcW w:w="0" w:type="auto"/>
          </w:tcPr>
          <w:p w14:paraId="5115F28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205F6B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9D6A3D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(0.002)</w:t>
            </w:r>
          </w:p>
        </w:tc>
        <w:tc>
          <w:tcPr>
            <w:tcW w:w="0" w:type="auto"/>
            <w:vAlign w:val="center"/>
            <w:hideMark/>
          </w:tcPr>
          <w:p w14:paraId="4A59703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(0.004)</w:t>
            </w:r>
          </w:p>
        </w:tc>
        <w:tc>
          <w:tcPr>
            <w:tcW w:w="0" w:type="auto"/>
            <w:vAlign w:val="center"/>
            <w:hideMark/>
          </w:tcPr>
          <w:p w14:paraId="64339FE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(0.014)</w:t>
            </w:r>
          </w:p>
        </w:tc>
        <w:tc>
          <w:tcPr>
            <w:tcW w:w="0" w:type="auto"/>
            <w:vAlign w:val="center"/>
            <w:hideMark/>
          </w:tcPr>
          <w:p w14:paraId="2B8A9FF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(0.006)</w:t>
            </w:r>
          </w:p>
        </w:tc>
      </w:tr>
      <w:tr w:rsidR="00CF2773" w:rsidRPr="00B626CA" w14:paraId="67E1A825" w14:textId="77777777" w:rsidTr="008925B5">
        <w:trPr>
          <w:trHeight w:val="289"/>
          <w:tblCellSpacing w:w="15" w:type="dxa"/>
        </w:trPr>
        <w:tc>
          <w:tcPr>
            <w:tcW w:w="0" w:type="auto"/>
          </w:tcPr>
          <w:p w14:paraId="2914BB7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B69335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DE2F6F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729D06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A2BE0D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05E975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15ADA1B3" w14:textId="77777777" w:rsidTr="008925B5">
        <w:trPr>
          <w:trHeight w:val="454"/>
          <w:tblCellSpacing w:w="15" w:type="dxa"/>
        </w:trPr>
        <w:tc>
          <w:tcPr>
            <w:tcW w:w="0" w:type="auto"/>
          </w:tcPr>
          <w:p w14:paraId="56FC79B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ED65F5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571B75">
              <w:rPr>
                <w:rFonts w:asciiTheme="minorHAnsi" w:eastAsia="Times New Roman" w:hAnsiTheme="minorHAnsi" w:cs="Times New Roman"/>
                <w:color w:val="000000"/>
                <w:sz w:val="18"/>
                <w:szCs w:val="18"/>
                <w:lang w:eastAsia="nl-NL"/>
              </w:rPr>
              <w:t>Distance to nearest market</w:t>
            </w:r>
          </w:p>
        </w:tc>
        <w:tc>
          <w:tcPr>
            <w:tcW w:w="0" w:type="auto"/>
            <w:vAlign w:val="center"/>
            <w:hideMark/>
          </w:tcPr>
          <w:p w14:paraId="71152C4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0.002</w:t>
            </w:r>
          </w:p>
        </w:tc>
        <w:tc>
          <w:tcPr>
            <w:tcW w:w="0" w:type="auto"/>
            <w:vAlign w:val="center"/>
            <w:hideMark/>
          </w:tcPr>
          <w:p w14:paraId="544F9FA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0.003</w:t>
            </w:r>
          </w:p>
        </w:tc>
        <w:tc>
          <w:tcPr>
            <w:tcW w:w="0" w:type="auto"/>
            <w:vAlign w:val="center"/>
            <w:hideMark/>
          </w:tcPr>
          <w:p w14:paraId="0DAD25E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0.010</w:t>
            </w:r>
          </w:p>
        </w:tc>
        <w:tc>
          <w:tcPr>
            <w:tcW w:w="0" w:type="auto"/>
            <w:vAlign w:val="center"/>
            <w:hideMark/>
          </w:tcPr>
          <w:p w14:paraId="469322D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-0.015***</w:t>
            </w:r>
          </w:p>
        </w:tc>
      </w:tr>
      <w:tr w:rsidR="00CF2773" w:rsidRPr="00B626CA" w14:paraId="3087265E" w14:textId="77777777" w:rsidTr="008925B5">
        <w:trPr>
          <w:trHeight w:val="275"/>
          <w:tblCellSpacing w:w="15" w:type="dxa"/>
        </w:trPr>
        <w:tc>
          <w:tcPr>
            <w:tcW w:w="0" w:type="auto"/>
          </w:tcPr>
          <w:p w14:paraId="41211DF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E86EFE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9AD8D9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(0.001)</w:t>
            </w:r>
          </w:p>
        </w:tc>
        <w:tc>
          <w:tcPr>
            <w:tcW w:w="0" w:type="auto"/>
            <w:vAlign w:val="center"/>
            <w:hideMark/>
          </w:tcPr>
          <w:p w14:paraId="621CACB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(0.003)</w:t>
            </w:r>
          </w:p>
        </w:tc>
        <w:tc>
          <w:tcPr>
            <w:tcW w:w="0" w:type="auto"/>
            <w:vAlign w:val="center"/>
            <w:hideMark/>
          </w:tcPr>
          <w:p w14:paraId="011A0B4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(0.010)</w:t>
            </w:r>
          </w:p>
        </w:tc>
        <w:tc>
          <w:tcPr>
            <w:tcW w:w="0" w:type="auto"/>
            <w:vAlign w:val="center"/>
            <w:hideMark/>
          </w:tcPr>
          <w:p w14:paraId="5F2F316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(0.004)</w:t>
            </w:r>
          </w:p>
        </w:tc>
      </w:tr>
      <w:tr w:rsidR="00CF2773" w:rsidRPr="00B626CA" w14:paraId="3FBADACF" w14:textId="77777777" w:rsidTr="008925B5">
        <w:trPr>
          <w:trHeight w:val="275"/>
          <w:tblCellSpacing w:w="15" w:type="dxa"/>
        </w:trPr>
        <w:tc>
          <w:tcPr>
            <w:tcW w:w="0" w:type="auto"/>
          </w:tcPr>
          <w:p w14:paraId="4BD7C34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F6C7B6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6FC6DFC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B82D7F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5A2F08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6F2127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42823CB4" w14:textId="77777777" w:rsidTr="008925B5">
        <w:trPr>
          <w:trHeight w:val="289"/>
          <w:tblCellSpacing w:w="15" w:type="dxa"/>
        </w:trPr>
        <w:tc>
          <w:tcPr>
            <w:tcW w:w="0" w:type="auto"/>
          </w:tcPr>
          <w:p w14:paraId="7E691BF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Pr>
                <w:rFonts w:asciiTheme="minorHAnsi" w:eastAsia="Times New Roman" w:hAnsiTheme="minorHAnsi" w:cs="Times New Roman"/>
                <w:color w:val="000000"/>
                <w:sz w:val="18"/>
                <w:szCs w:val="18"/>
                <w:lang w:eastAsia="nl-NL"/>
              </w:rPr>
              <w:t>Surveyyear</w:t>
            </w:r>
          </w:p>
        </w:tc>
        <w:tc>
          <w:tcPr>
            <w:tcW w:w="0" w:type="auto"/>
            <w:vAlign w:val="center"/>
            <w:hideMark/>
          </w:tcPr>
          <w:p w14:paraId="21632B6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Survey year 2012</w:t>
            </w:r>
          </w:p>
        </w:tc>
        <w:tc>
          <w:tcPr>
            <w:tcW w:w="0" w:type="auto"/>
            <w:vAlign w:val="center"/>
            <w:hideMark/>
          </w:tcPr>
          <w:p w14:paraId="7485B3C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1.028***</w:t>
            </w:r>
          </w:p>
        </w:tc>
        <w:tc>
          <w:tcPr>
            <w:tcW w:w="0" w:type="auto"/>
            <w:vAlign w:val="center"/>
            <w:hideMark/>
          </w:tcPr>
          <w:p w14:paraId="484E1E6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1.636***</w:t>
            </w:r>
          </w:p>
        </w:tc>
        <w:tc>
          <w:tcPr>
            <w:tcW w:w="0" w:type="auto"/>
            <w:vAlign w:val="center"/>
            <w:hideMark/>
          </w:tcPr>
          <w:p w14:paraId="77F111E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4.920***</w:t>
            </w:r>
          </w:p>
        </w:tc>
        <w:tc>
          <w:tcPr>
            <w:tcW w:w="0" w:type="auto"/>
            <w:vAlign w:val="center"/>
            <w:hideMark/>
          </w:tcPr>
          <w:p w14:paraId="7647FB5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-0.206</w:t>
            </w:r>
          </w:p>
        </w:tc>
      </w:tr>
      <w:tr w:rsidR="00CF2773" w:rsidRPr="00B626CA" w14:paraId="46EA97B1" w14:textId="77777777" w:rsidTr="008925B5">
        <w:trPr>
          <w:trHeight w:val="275"/>
          <w:tblCellSpacing w:w="15" w:type="dxa"/>
        </w:trPr>
        <w:tc>
          <w:tcPr>
            <w:tcW w:w="0" w:type="auto"/>
          </w:tcPr>
          <w:p w14:paraId="195FA83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5C55C9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F7DC41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(0.162)</w:t>
            </w:r>
          </w:p>
        </w:tc>
        <w:tc>
          <w:tcPr>
            <w:tcW w:w="0" w:type="auto"/>
            <w:vAlign w:val="center"/>
            <w:hideMark/>
          </w:tcPr>
          <w:p w14:paraId="16D8081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(0.407)</w:t>
            </w:r>
          </w:p>
        </w:tc>
        <w:tc>
          <w:tcPr>
            <w:tcW w:w="0" w:type="auto"/>
            <w:vAlign w:val="center"/>
            <w:hideMark/>
          </w:tcPr>
          <w:p w14:paraId="78BAFF2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(1.508)</w:t>
            </w:r>
          </w:p>
        </w:tc>
        <w:tc>
          <w:tcPr>
            <w:tcW w:w="0" w:type="auto"/>
            <w:vAlign w:val="center"/>
            <w:hideMark/>
          </w:tcPr>
          <w:p w14:paraId="38DB0F6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(0.627)</w:t>
            </w:r>
          </w:p>
        </w:tc>
      </w:tr>
      <w:tr w:rsidR="00CF2773" w:rsidRPr="00B626CA" w14:paraId="38685A59" w14:textId="77777777" w:rsidTr="008925B5">
        <w:trPr>
          <w:trHeight w:val="289"/>
          <w:tblCellSpacing w:w="15" w:type="dxa"/>
        </w:trPr>
        <w:tc>
          <w:tcPr>
            <w:tcW w:w="0" w:type="auto"/>
          </w:tcPr>
          <w:p w14:paraId="30CA40C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A233C0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4C395F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E5C028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AD92BC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870BF5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0C5EB210" w14:textId="77777777" w:rsidTr="008925B5">
        <w:trPr>
          <w:trHeight w:val="275"/>
          <w:tblCellSpacing w:w="15" w:type="dxa"/>
        </w:trPr>
        <w:tc>
          <w:tcPr>
            <w:tcW w:w="0" w:type="auto"/>
          </w:tcPr>
          <w:p w14:paraId="165ECC9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Interaction term</w:t>
            </w:r>
          </w:p>
        </w:tc>
        <w:tc>
          <w:tcPr>
            <w:tcW w:w="0" w:type="auto"/>
            <w:vAlign w:val="center"/>
            <w:hideMark/>
          </w:tcPr>
          <w:p w14:paraId="4DDBA8E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hybid:fert</w:t>
            </w:r>
          </w:p>
        </w:tc>
        <w:tc>
          <w:tcPr>
            <w:tcW w:w="0" w:type="auto"/>
            <w:vAlign w:val="center"/>
            <w:hideMark/>
          </w:tcPr>
          <w:p w14:paraId="7EEB7CE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-0.479**</w:t>
            </w:r>
          </w:p>
        </w:tc>
        <w:tc>
          <w:tcPr>
            <w:tcW w:w="0" w:type="auto"/>
            <w:vAlign w:val="center"/>
            <w:hideMark/>
          </w:tcPr>
          <w:p w14:paraId="2B23CC1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-1.008*</w:t>
            </w:r>
          </w:p>
        </w:tc>
        <w:tc>
          <w:tcPr>
            <w:tcW w:w="0" w:type="auto"/>
            <w:vAlign w:val="center"/>
            <w:hideMark/>
          </w:tcPr>
          <w:p w14:paraId="17585E5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-0.716</w:t>
            </w:r>
          </w:p>
        </w:tc>
        <w:tc>
          <w:tcPr>
            <w:tcW w:w="0" w:type="auto"/>
            <w:vAlign w:val="center"/>
            <w:hideMark/>
          </w:tcPr>
          <w:p w14:paraId="342862A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1.101</w:t>
            </w:r>
          </w:p>
        </w:tc>
      </w:tr>
      <w:tr w:rsidR="00CF2773" w:rsidRPr="00B626CA" w14:paraId="7203FE55" w14:textId="77777777" w:rsidTr="008925B5">
        <w:trPr>
          <w:trHeight w:val="289"/>
          <w:tblCellSpacing w:w="15" w:type="dxa"/>
        </w:trPr>
        <w:tc>
          <w:tcPr>
            <w:tcW w:w="0" w:type="auto"/>
          </w:tcPr>
          <w:p w14:paraId="27E1C52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B559C5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E5ADB3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(0.224)</w:t>
            </w:r>
          </w:p>
        </w:tc>
        <w:tc>
          <w:tcPr>
            <w:tcW w:w="0" w:type="auto"/>
            <w:vAlign w:val="center"/>
            <w:hideMark/>
          </w:tcPr>
          <w:p w14:paraId="3E99B11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(0.563)</w:t>
            </w:r>
          </w:p>
        </w:tc>
        <w:tc>
          <w:tcPr>
            <w:tcW w:w="0" w:type="auto"/>
            <w:vAlign w:val="center"/>
            <w:hideMark/>
          </w:tcPr>
          <w:p w14:paraId="292C8C57"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(2.089)</w:t>
            </w:r>
          </w:p>
        </w:tc>
        <w:tc>
          <w:tcPr>
            <w:tcW w:w="0" w:type="auto"/>
            <w:vAlign w:val="center"/>
            <w:hideMark/>
          </w:tcPr>
          <w:p w14:paraId="2D10A12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(0.868)</w:t>
            </w:r>
          </w:p>
        </w:tc>
      </w:tr>
      <w:tr w:rsidR="00CF2773" w:rsidRPr="00B626CA" w14:paraId="1988F7B5" w14:textId="77777777" w:rsidTr="008925B5">
        <w:trPr>
          <w:trHeight w:val="275"/>
          <w:tblCellSpacing w:w="15" w:type="dxa"/>
        </w:trPr>
        <w:tc>
          <w:tcPr>
            <w:tcW w:w="0" w:type="auto"/>
          </w:tcPr>
          <w:p w14:paraId="1E40EB8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B9976F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976779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0D5BD3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2C96C2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448023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7DBEDE7A" w14:textId="77777777" w:rsidTr="008925B5">
        <w:trPr>
          <w:trHeight w:val="289"/>
          <w:tblCellSpacing w:w="15" w:type="dxa"/>
        </w:trPr>
        <w:tc>
          <w:tcPr>
            <w:tcW w:w="0" w:type="auto"/>
          </w:tcPr>
          <w:p w14:paraId="36938F6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5F23D0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Constant</w:t>
            </w:r>
          </w:p>
        </w:tc>
        <w:tc>
          <w:tcPr>
            <w:tcW w:w="0" w:type="auto"/>
            <w:vAlign w:val="center"/>
            <w:hideMark/>
          </w:tcPr>
          <w:p w14:paraId="491C667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1.618**</w:t>
            </w:r>
          </w:p>
        </w:tc>
        <w:tc>
          <w:tcPr>
            <w:tcW w:w="0" w:type="auto"/>
            <w:vAlign w:val="center"/>
            <w:hideMark/>
          </w:tcPr>
          <w:p w14:paraId="61931DF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-6.856***</w:t>
            </w:r>
          </w:p>
        </w:tc>
        <w:tc>
          <w:tcPr>
            <w:tcW w:w="0" w:type="auto"/>
            <w:vAlign w:val="center"/>
            <w:hideMark/>
          </w:tcPr>
          <w:p w14:paraId="63F29FC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-10.841</w:t>
            </w:r>
          </w:p>
        </w:tc>
        <w:tc>
          <w:tcPr>
            <w:tcW w:w="0" w:type="auto"/>
            <w:vAlign w:val="center"/>
            <w:hideMark/>
          </w:tcPr>
          <w:p w14:paraId="6DE8242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10.524***</w:t>
            </w:r>
          </w:p>
        </w:tc>
      </w:tr>
      <w:tr w:rsidR="00CF2773" w:rsidRPr="00B626CA" w14:paraId="6C0BD03D" w14:textId="77777777" w:rsidTr="008925B5">
        <w:trPr>
          <w:trHeight w:val="275"/>
          <w:tblCellSpacing w:w="15" w:type="dxa"/>
        </w:trPr>
        <w:tc>
          <w:tcPr>
            <w:tcW w:w="0" w:type="auto"/>
          </w:tcPr>
          <w:p w14:paraId="1E69DC18"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5E2D3C3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86CE0D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(0.724)</w:t>
            </w:r>
          </w:p>
        </w:tc>
        <w:tc>
          <w:tcPr>
            <w:tcW w:w="0" w:type="auto"/>
            <w:vAlign w:val="center"/>
            <w:hideMark/>
          </w:tcPr>
          <w:p w14:paraId="53FAEC3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(1.816)</w:t>
            </w:r>
          </w:p>
        </w:tc>
        <w:tc>
          <w:tcPr>
            <w:tcW w:w="0" w:type="auto"/>
            <w:vAlign w:val="center"/>
            <w:hideMark/>
          </w:tcPr>
          <w:p w14:paraId="5C454F8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(6.736)</w:t>
            </w:r>
          </w:p>
        </w:tc>
        <w:tc>
          <w:tcPr>
            <w:tcW w:w="0" w:type="auto"/>
            <w:vAlign w:val="center"/>
            <w:hideMark/>
          </w:tcPr>
          <w:p w14:paraId="6A08BB7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(2.800)</w:t>
            </w:r>
          </w:p>
        </w:tc>
      </w:tr>
      <w:tr w:rsidR="00CF2773" w:rsidRPr="00B626CA" w14:paraId="648B0A6D" w14:textId="77777777" w:rsidTr="008925B5">
        <w:trPr>
          <w:trHeight w:val="275"/>
          <w:tblCellSpacing w:w="15" w:type="dxa"/>
        </w:trPr>
        <w:tc>
          <w:tcPr>
            <w:tcW w:w="0" w:type="auto"/>
          </w:tcPr>
          <w:p w14:paraId="1C40AD7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784BB16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0AE2A4D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3DA00C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D5DA39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C5ADAD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4B158874" w14:textId="77777777" w:rsidTr="008925B5">
        <w:trPr>
          <w:trHeight w:val="302"/>
          <w:tblCellSpacing w:w="15" w:type="dxa"/>
        </w:trPr>
        <w:tc>
          <w:tcPr>
            <w:tcW w:w="0" w:type="auto"/>
            <w:tcBorders>
              <w:bottom w:val="single" w:sz="6" w:space="0" w:color="000000"/>
            </w:tcBorders>
          </w:tcPr>
          <w:p w14:paraId="451BF60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gridSpan w:val="5"/>
            <w:tcBorders>
              <w:bottom w:val="single" w:sz="6" w:space="0" w:color="000000"/>
            </w:tcBorders>
            <w:vAlign w:val="center"/>
            <w:hideMark/>
          </w:tcPr>
          <w:p w14:paraId="5CB9483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r>
      <w:tr w:rsidR="00CF2773" w:rsidRPr="00B626CA" w14:paraId="4FDBE05D" w14:textId="77777777" w:rsidTr="008925B5">
        <w:trPr>
          <w:trHeight w:val="275"/>
          <w:tblCellSpacing w:w="15" w:type="dxa"/>
        </w:trPr>
        <w:tc>
          <w:tcPr>
            <w:tcW w:w="0" w:type="auto"/>
          </w:tcPr>
          <w:p w14:paraId="1420B5B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45E8E73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Observations</w:t>
            </w:r>
          </w:p>
        </w:tc>
        <w:tc>
          <w:tcPr>
            <w:tcW w:w="0" w:type="auto"/>
            <w:vAlign w:val="center"/>
            <w:hideMark/>
          </w:tcPr>
          <w:p w14:paraId="12FAA40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1,901</w:t>
            </w:r>
          </w:p>
        </w:tc>
        <w:tc>
          <w:tcPr>
            <w:tcW w:w="0" w:type="auto"/>
            <w:vAlign w:val="center"/>
            <w:hideMark/>
          </w:tcPr>
          <w:p w14:paraId="3473C78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1,901</w:t>
            </w:r>
          </w:p>
        </w:tc>
        <w:tc>
          <w:tcPr>
            <w:tcW w:w="0" w:type="auto"/>
            <w:vAlign w:val="center"/>
            <w:hideMark/>
          </w:tcPr>
          <w:p w14:paraId="58BB8E11"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1,900</w:t>
            </w:r>
          </w:p>
        </w:tc>
        <w:tc>
          <w:tcPr>
            <w:tcW w:w="0" w:type="auto"/>
            <w:vAlign w:val="center"/>
            <w:hideMark/>
          </w:tcPr>
          <w:p w14:paraId="2E460934"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1,901</w:t>
            </w:r>
          </w:p>
        </w:tc>
      </w:tr>
      <w:tr w:rsidR="00CF2773" w:rsidRPr="00B626CA" w14:paraId="6FACDB77" w14:textId="77777777" w:rsidTr="008925B5">
        <w:trPr>
          <w:trHeight w:val="289"/>
          <w:tblCellSpacing w:w="15" w:type="dxa"/>
        </w:trPr>
        <w:tc>
          <w:tcPr>
            <w:tcW w:w="0" w:type="auto"/>
          </w:tcPr>
          <w:p w14:paraId="413B2CC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16316B5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R2</w:t>
            </w:r>
          </w:p>
        </w:tc>
        <w:tc>
          <w:tcPr>
            <w:tcW w:w="0" w:type="auto"/>
            <w:vAlign w:val="center"/>
            <w:hideMark/>
          </w:tcPr>
          <w:p w14:paraId="00F0BAE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0.245</w:t>
            </w:r>
          </w:p>
        </w:tc>
        <w:tc>
          <w:tcPr>
            <w:tcW w:w="0" w:type="auto"/>
            <w:vAlign w:val="center"/>
            <w:hideMark/>
          </w:tcPr>
          <w:p w14:paraId="2E3F343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0.270</w:t>
            </w:r>
          </w:p>
        </w:tc>
        <w:tc>
          <w:tcPr>
            <w:tcW w:w="0" w:type="auto"/>
            <w:vAlign w:val="center"/>
            <w:hideMark/>
          </w:tcPr>
          <w:p w14:paraId="49C3FFD2"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0.253</w:t>
            </w:r>
          </w:p>
        </w:tc>
        <w:tc>
          <w:tcPr>
            <w:tcW w:w="0" w:type="auto"/>
            <w:vAlign w:val="center"/>
            <w:hideMark/>
          </w:tcPr>
          <w:p w14:paraId="7F3A03B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0.076</w:t>
            </w:r>
          </w:p>
        </w:tc>
      </w:tr>
      <w:tr w:rsidR="00CF2773" w:rsidRPr="00B626CA" w14:paraId="6B674A9B" w14:textId="77777777" w:rsidTr="008925B5">
        <w:trPr>
          <w:trHeight w:val="275"/>
          <w:tblCellSpacing w:w="15" w:type="dxa"/>
        </w:trPr>
        <w:tc>
          <w:tcPr>
            <w:tcW w:w="0" w:type="auto"/>
          </w:tcPr>
          <w:p w14:paraId="556C64B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3A61478E"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Adjusted R2</w:t>
            </w:r>
          </w:p>
        </w:tc>
        <w:tc>
          <w:tcPr>
            <w:tcW w:w="0" w:type="auto"/>
            <w:vAlign w:val="center"/>
            <w:hideMark/>
          </w:tcPr>
          <w:p w14:paraId="4102E27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0.235</w:t>
            </w:r>
          </w:p>
        </w:tc>
        <w:tc>
          <w:tcPr>
            <w:tcW w:w="0" w:type="auto"/>
            <w:vAlign w:val="center"/>
            <w:hideMark/>
          </w:tcPr>
          <w:p w14:paraId="26B6947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0.260</w:t>
            </w:r>
          </w:p>
        </w:tc>
        <w:tc>
          <w:tcPr>
            <w:tcW w:w="0" w:type="auto"/>
            <w:vAlign w:val="center"/>
            <w:hideMark/>
          </w:tcPr>
          <w:p w14:paraId="456AA3F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0.243</w:t>
            </w:r>
          </w:p>
        </w:tc>
        <w:tc>
          <w:tcPr>
            <w:tcW w:w="0" w:type="auto"/>
            <w:vAlign w:val="center"/>
            <w:hideMark/>
          </w:tcPr>
          <w:p w14:paraId="272256C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0.063</w:t>
            </w:r>
          </w:p>
        </w:tc>
      </w:tr>
      <w:tr w:rsidR="00CF2773" w:rsidRPr="00B626CA" w14:paraId="4F63C10E" w14:textId="77777777" w:rsidTr="008925B5">
        <w:trPr>
          <w:trHeight w:val="275"/>
          <w:tblCellSpacing w:w="15" w:type="dxa"/>
        </w:trPr>
        <w:tc>
          <w:tcPr>
            <w:tcW w:w="0" w:type="auto"/>
          </w:tcPr>
          <w:p w14:paraId="74A61F5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40DDA6D"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Residual Std. Error</w:t>
            </w:r>
          </w:p>
        </w:tc>
        <w:tc>
          <w:tcPr>
            <w:tcW w:w="0" w:type="auto"/>
            <w:vAlign w:val="center"/>
            <w:hideMark/>
          </w:tcPr>
          <w:p w14:paraId="42813E85"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1.673 (df = 1874)</w:t>
            </w:r>
          </w:p>
        </w:tc>
        <w:tc>
          <w:tcPr>
            <w:tcW w:w="0" w:type="auto"/>
            <w:vAlign w:val="center"/>
            <w:hideMark/>
          </w:tcPr>
          <w:p w14:paraId="7348539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4.198 (df = 1874)</w:t>
            </w:r>
          </w:p>
        </w:tc>
        <w:tc>
          <w:tcPr>
            <w:tcW w:w="0" w:type="auto"/>
            <w:vAlign w:val="center"/>
            <w:hideMark/>
          </w:tcPr>
          <w:p w14:paraId="38BCFCC3"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15.573 (df = 1873)</w:t>
            </w:r>
          </w:p>
        </w:tc>
        <w:tc>
          <w:tcPr>
            <w:tcW w:w="0" w:type="auto"/>
            <w:vAlign w:val="center"/>
            <w:hideMark/>
          </w:tcPr>
          <w:p w14:paraId="4539A460"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6.473 (df = 1874)</w:t>
            </w:r>
          </w:p>
        </w:tc>
      </w:tr>
      <w:tr w:rsidR="00CF2773" w:rsidRPr="00B626CA" w14:paraId="0D3C987E" w14:textId="77777777" w:rsidTr="008925B5">
        <w:trPr>
          <w:trHeight w:val="468"/>
          <w:tblCellSpacing w:w="15" w:type="dxa"/>
        </w:trPr>
        <w:tc>
          <w:tcPr>
            <w:tcW w:w="0" w:type="auto"/>
          </w:tcPr>
          <w:p w14:paraId="40F2092F"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p>
        </w:tc>
        <w:tc>
          <w:tcPr>
            <w:tcW w:w="0" w:type="auto"/>
            <w:vAlign w:val="center"/>
            <w:hideMark/>
          </w:tcPr>
          <w:p w14:paraId="20571469"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F Statistic</w:t>
            </w:r>
          </w:p>
        </w:tc>
        <w:tc>
          <w:tcPr>
            <w:tcW w:w="0" w:type="auto"/>
            <w:vAlign w:val="center"/>
            <w:hideMark/>
          </w:tcPr>
          <w:p w14:paraId="47B6CCCC"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23.445*** (df = 26; 1874)</w:t>
            </w:r>
          </w:p>
        </w:tc>
        <w:tc>
          <w:tcPr>
            <w:tcW w:w="0" w:type="auto"/>
            <w:vAlign w:val="center"/>
            <w:hideMark/>
          </w:tcPr>
          <w:p w14:paraId="4ADB80FB"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26.628*** (df = 26; 1874)</w:t>
            </w:r>
          </w:p>
        </w:tc>
        <w:tc>
          <w:tcPr>
            <w:tcW w:w="0" w:type="auto"/>
            <w:vAlign w:val="center"/>
            <w:hideMark/>
          </w:tcPr>
          <w:p w14:paraId="61EFF2FA"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24.423*** (df = 26; 1873)</w:t>
            </w:r>
          </w:p>
        </w:tc>
        <w:tc>
          <w:tcPr>
            <w:tcW w:w="0" w:type="auto"/>
            <w:vAlign w:val="center"/>
            <w:hideMark/>
          </w:tcPr>
          <w:p w14:paraId="4D4939D6" w14:textId="77777777" w:rsidR="00CF2773" w:rsidRPr="00B626CA" w:rsidRDefault="00CF2773" w:rsidP="008925B5">
            <w:pPr>
              <w:spacing w:after="0" w:line="240" w:lineRule="auto"/>
              <w:rPr>
                <w:rFonts w:asciiTheme="minorHAnsi" w:eastAsia="Times New Roman" w:hAnsiTheme="minorHAnsi" w:cs="Times New Roman"/>
                <w:color w:val="000000"/>
                <w:sz w:val="18"/>
                <w:szCs w:val="18"/>
                <w:lang w:eastAsia="nl-NL"/>
              </w:rPr>
            </w:pPr>
            <w:r w:rsidRPr="00B626CA">
              <w:rPr>
                <w:rFonts w:asciiTheme="minorHAnsi" w:eastAsia="Times New Roman" w:hAnsiTheme="minorHAnsi" w:cs="Times New Roman"/>
                <w:color w:val="000000"/>
                <w:sz w:val="18"/>
                <w:szCs w:val="18"/>
                <w:lang w:eastAsia="nl-NL"/>
              </w:rPr>
              <w:t>5.930*** (df = 26; 1874)</w:t>
            </w:r>
          </w:p>
        </w:tc>
      </w:tr>
    </w:tbl>
    <w:p w14:paraId="68B2D3C4" w14:textId="77777777" w:rsidR="00CF2773" w:rsidRPr="00796891" w:rsidRDefault="00CF2773" w:rsidP="00CF2773">
      <w:pPr>
        <w:rPr>
          <w:lang w:bidi="ar-SA"/>
        </w:rPr>
      </w:pPr>
    </w:p>
    <w:p w14:paraId="2F72F6AC" w14:textId="7C876283" w:rsidR="00CF2773" w:rsidRDefault="00CF2773" w:rsidP="00CF2773">
      <w:pPr>
        <w:pStyle w:val="Kop3"/>
        <w:rPr>
          <w:lang w:bidi="ar-SA"/>
        </w:rPr>
      </w:pPr>
      <w:r>
        <w:rPr>
          <w:lang w:bidi="ar-SA"/>
        </w:rPr>
        <w:t xml:space="preserve">6.2.1 </w:t>
      </w:r>
      <w:r>
        <w:rPr>
          <w:lang w:bidi="ar-SA"/>
        </w:rPr>
        <w:t>Input use</w:t>
      </w:r>
    </w:p>
    <w:p w14:paraId="686DF09C" w14:textId="77777777" w:rsidR="00CF2773" w:rsidRDefault="00CF2773" w:rsidP="00CF2773">
      <w:pPr>
        <w:rPr>
          <w:rFonts w:asciiTheme="minorHAnsi" w:hAnsiTheme="minorHAnsi"/>
          <w:lang w:bidi="ar-SA"/>
        </w:rPr>
      </w:pPr>
      <w:r w:rsidRPr="00E859B8">
        <w:rPr>
          <w:rFonts w:asciiTheme="minorHAnsi" w:hAnsiTheme="minorHAnsi"/>
          <w:lang w:bidi="ar-SA"/>
        </w:rPr>
        <w:t>We find significant negative interaction effect</w:t>
      </w:r>
      <w:r>
        <w:rPr>
          <w:rFonts w:asciiTheme="minorHAnsi" w:hAnsiTheme="minorHAnsi"/>
          <w:lang w:bidi="ar-SA"/>
        </w:rPr>
        <w:t>s</w:t>
      </w:r>
      <w:r w:rsidRPr="00E859B8">
        <w:rPr>
          <w:rFonts w:asciiTheme="minorHAnsi" w:hAnsiTheme="minorHAnsi"/>
          <w:lang w:bidi="ar-SA"/>
        </w:rPr>
        <w:t xml:space="preserve"> of </w:t>
      </w:r>
      <w:r>
        <w:rPr>
          <w:rFonts w:asciiTheme="minorHAnsi" w:hAnsiTheme="minorHAnsi"/>
          <w:lang w:bidi="ar-SA"/>
        </w:rPr>
        <w:t xml:space="preserve">-0.479 of </w:t>
      </w:r>
      <w:r w:rsidRPr="00E859B8">
        <w:rPr>
          <w:rFonts w:asciiTheme="minorHAnsi" w:hAnsiTheme="minorHAnsi"/>
          <w:lang w:bidi="ar-SA"/>
        </w:rPr>
        <w:t>hybrid seed use and fer</w:t>
      </w:r>
      <w:r>
        <w:rPr>
          <w:rFonts w:asciiTheme="minorHAnsi" w:hAnsiTheme="minorHAnsi"/>
          <w:lang w:bidi="ar-SA"/>
        </w:rPr>
        <w:t xml:space="preserve">tiliser use on the DDS. </w:t>
      </w:r>
      <w:r w:rsidRPr="00E859B8">
        <w:rPr>
          <w:rFonts w:asciiTheme="minorHAnsi" w:hAnsiTheme="minorHAnsi"/>
          <w:lang w:bidi="ar-SA"/>
        </w:rPr>
        <w:t xml:space="preserve">Main effects are significant and positive. The DDS in expected to be 0.311 points higher for households that use hybrid seeds but no fertiliser, if everything else is constant. Using just fertiliser and no hybrid seeds increases the DDS by 0.494 points.  Using both hybrid seeds and fertiliser relates to an increase of 0.326  (=0.311 + 0.494 – 0.479)  in DDS, compared to using neither.   </w:t>
      </w:r>
      <w:r>
        <w:rPr>
          <w:rFonts w:asciiTheme="minorHAnsi" w:hAnsiTheme="minorHAnsi"/>
          <w:lang w:bidi="ar-SA"/>
        </w:rPr>
        <w:t xml:space="preserve">This difference is considerable; a point 1 increase in DDS means that one of twelve food groups more is consumed. The interaction of hybrid seeds and fertiliser is also significant and negative for the FVS: -1.008. Main effects are again significant and positive. Using just hybrid seeds leads to an increase in 0.530 and just fertiliser to an increase of 0.885, if everything else is constant. Using both relates to an increase of 0.407 (=0.530 + 0.885 – 1.0080). A 1 point increase of FVS means that one extra food item of any food group is consumed. We find no interaction effects of hybrid seeds and fertiliser on the FCS or CSI, so we continue to analyse the main effects. Hybrid seed use has no significant effect on the FCS and CSI. Fertiliser use relates to a decrease in coping strategy index of 0.954 if everything else is constant. Overall, fertiliser use seems to have more effect on food security than hybrid seed use. This effect can be considered strong: it is almost as high as the effect of education of the household head compared to no education. Using just fertiliser and no hybrid seeds, appears to be the best strategy to increase food security. </w:t>
      </w:r>
    </w:p>
    <w:p w14:paraId="5CB47F7D" w14:textId="09D2F43D" w:rsidR="00CF2773" w:rsidRDefault="00CF2773" w:rsidP="00CF2773">
      <w:pPr>
        <w:pStyle w:val="Kop3"/>
        <w:rPr>
          <w:lang w:bidi="ar-SA"/>
        </w:rPr>
      </w:pPr>
      <w:r>
        <w:rPr>
          <w:lang w:bidi="ar-SA"/>
        </w:rPr>
        <w:t xml:space="preserve">6.2.2 </w:t>
      </w:r>
      <w:r>
        <w:rPr>
          <w:lang w:bidi="ar-SA"/>
        </w:rPr>
        <w:t>Household characteristics</w:t>
      </w:r>
    </w:p>
    <w:p w14:paraId="138BD10E" w14:textId="77777777" w:rsidR="00CF2773" w:rsidRPr="006F32B5" w:rsidRDefault="00CF2773" w:rsidP="00CF2773">
      <w:pPr>
        <w:rPr>
          <w:lang w:bidi="ar-SA"/>
        </w:rPr>
      </w:pPr>
      <w:r>
        <w:rPr>
          <w:lang w:bidi="ar-SA"/>
        </w:rPr>
        <w:t xml:space="preserve">Of all household characteristics, education of the household head and housing quality have the strongest significant relation to food security. The effect of education is positive and significant on DDS, FVS and FCS and negative and significant on CSI. Households with an educated head, consume more than one food item more (1.625) during a 7 day period. Their food consumption score is considerably higher, meaning that also the nutritional quality or frequency of food consumption is higher.  Housing quality also has a strong and significant effect, positive for DDS, FVS and FCS an negative for CSI. Housing quality is expected to be strongly related to household wealth, which might explain this difference. Female headship is positively related to the CSI. This might be because households with a female household head are more likely to be single parent households. Being a single parent could possibly lead to more coping behaviour. The same could be true for the dependency ratio: a higher dependency ratio leads to more coping behaviour. </w:t>
      </w:r>
      <w:r w:rsidRPr="00ED1209">
        <w:rPr>
          <w:lang w:bidi="ar-SA"/>
        </w:rPr>
        <w:t>It is expected that households with more children and elderly need to take more action in case of lack of access to food, and for that reason have a higher coping strategy index.</w:t>
      </w:r>
    </w:p>
    <w:p w14:paraId="75DFB61D" w14:textId="3607DB47" w:rsidR="00CF2773" w:rsidRDefault="00CF2773" w:rsidP="00CF2773">
      <w:pPr>
        <w:pStyle w:val="Kop3"/>
      </w:pPr>
      <w:r>
        <w:t>6.2.3</w:t>
      </w:r>
      <w:r w:rsidRPr="00317283">
        <w:t xml:space="preserve"> </w:t>
      </w:r>
      <w:r>
        <w:t>Income</w:t>
      </w:r>
    </w:p>
    <w:p w14:paraId="225A60EF" w14:textId="77777777" w:rsidR="00CF2773" w:rsidRDefault="00CF2773" w:rsidP="00CF2773">
      <w:pPr>
        <w:rPr>
          <w:rFonts w:asciiTheme="minorHAnsi" w:hAnsiTheme="minorHAnsi"/>
          <w:lang w:bidi="ar-SA"/>
        </w:rPr>
      </w:pPr>
      <w:r>
        <w:rPr>
          <w:rFonts w:asciiTheme="minorHAnsi" w:hAnsiTheme="minorHAnsi"/>
          <w:lang w:bidi="ar-SA"/>
        </w:rPr>
        <w:lastRenderedPageBreak/>
        <w:t xml:space="preserve">The coefficients of the natural logarithm of farm income are between 0 and 1 and significantly positive for DDS, FVS and FCS and negative for CSI.  This means that the relative change in DDS, FVS and CSI with an increase in farm income is positive and the relative change in CSI is negative. This is in line with our expectations. We find the same relative effects for off farm income for DDS, FVS and FCS. The relative change in CSI with an increase in off farm income is not significant. </w:t>
      </w:r>
    </w:p>
    <w:p w14:paraId="004587F8" w14:textId="5A0477F5" w:rsidR="00CF2773" w:rsidRDefault="00CF2773" w:rsidP="00CF2773">
      <w:pPr>
        <w:pStyle w:val="Kop3"/>
        <w:rPr>
          <w:lang w:bidi="ar-SA"/>
        </w:rPr>
      </w:pPr>
      <w:r>
        <w:rPr>
          <w:lang w:bidi="ar-SA"/>
        </w:rPr>
        <w:t xml:space="preserve">6.2.4 </w:t>
      </w:r>
      <w:r>
        <w:rPr>
          <w:lang w:bidi="ar-SA"/>
        </w:rPr>
        <w:t>Farm characteristics</w:t>
      </w:r>
    </w:p>
    <w:p w14:paraId="067DF217" w14:textId="77777777" w:rsidR="00CF2773" w:rsidRDefault="00CF2773" w:rsidP="00CF2773">
      <w:pPr>
        <w:rPr>
          <w:lang w:bidi="ar-SA"/>
        </w:rPr>
      </w:pPr>
      <w:r>
        <w:rPr>
          <w:lang w:bidi="ar-SA"/>
        </w:rPr>
        <w:t xml:space="preserve">Most of the included farm characteristics are significantly related to food security. An increase in land size leads to a positive relative change in DDS, FVS and FCS and a negative relative change in CSI. Farm assets have a similar effect, except that they are not significantly related to coping behaviour. An increase in livestock however, leads to a negative relative change in DDS and FVS, which is not in line with our expectations. However, livestock contributes positively to FCS and relates to a relative decrease in coping behaviour. Being member of a credit/saving group (SACCO) has high, positive effects on DDS, FVS and FCS. </w:t>
      </w:r>
    </w:p>
    <w:p w14:paraId="28BD0A4A" w14:textId="39072BB5" w:rsidR="00CF2773" w:rsidRDefault="00CF2773" w:rsidP="00CF2773">
      <w:pPr>
        <w:pStyle w:val="Kop3"/>
        <w:rPr>
          <w:lang w:bidi="ar-SA"/>
        </w:rPr>
      </w:pPr>
      <w:r>
        <w:rPr>
          <w:lang w:bidi="ar-SA"/>
        </w:rPr>
        <w:t xml:space="preserve">6.2.5 </w:t>
      </w:r>
      <w:r>
        <w:rPr>
          <w:lang w:bidi="ar-SA"/>
        </w:rPr>
        <w:t>Geographical characteristics</w:t>
      </w:r>
    </w:p>
    <w:p w14:paraId="774087FD" w14:textId="77777777" w:rsidR="00CF2773" w:rsidRDefault="00CF2773" w:rsidP="00CF2773">
      <w:pPr>
        <w:rPr>
          <w:lang w:bidi="ar-SA"/>
        </w:rPr>
      </w:pPr>
      <w:r>
        <w:rPr>
          <w:lang w:bidi="ar-SA"/>
        </w:rPr>
        <w:t xml:space="preserve">We compare the difference between all zones by comparing them to the Central zone of Tanzania. The Eastern zone and the Northern zone score significantly better than the Central zone on most food security indicators, if everything else is the same. The Lake zone score higher on DDS and FCS. In the Southern zone and Southern Highlands, the FVS is significantly lower than in the Central zone. The Western zone has a higher CSI. Surprisingly Zanzibar scores 17.863 points higher on FCS, which is a big difference. Since we have only 40 maize farming households in Zanzibar in our sample, this could be due to selection. Rainfall and temperature have small but positive and significant effects on DDS, FVS and FCS, but no significant effect on CSI. The distance to the nearest town has a small but significant and negative effect on DDS and FVS. Distance to the nearest market leads to a slight decrease in CSI, which is surprising. </w:t>
      </w:r>
    </w:p>
    <w:p w14:paraId="01ADFD65" w14:textId="219DC257" w:rsidR="00CF2773" w:rsidRPr="00F66AE8" w:rsidRDefault="00CF2773" w:rsidP="00CF2773">
      <w:pPr>
        <w:pStyle w:val="Kop3"/>
        <w:rPr>
          <w:lang w:bidi="ar-SA"/>
        </w:rPr>
      </w:pPr>
      <w:r>
        <w:rPr>
          <w:lang w:bidi="ar-SA"/>
        </w:rPr>
        <w:t xml:space="preserve">6.2.6 </w:t>
      </w:r>
      <w:r>
        <w:rPr>
          <w:lang w:bidi="ar-SA"/>
        </w:rPr>
        <w:t>Surveyyear</w:t>
      </w:r>
    </w:p>
    <w:p w14:paraId="0ADECCF5" w14:textId="77777777" w:rsidR="00CF2773" w:rsidRDefault="00CF2773" w:rsidP="00CF2773">
      <w:pPr>
        <w:rPr>
          <w:lang w:bidi="ar-SA"/>
        </w:rPr>
      </w:pPr>
      <w:r>
        <w:rPr>
          <w:lang w:bidi="ar-SA"/>
        </w:rPr>
        <w:t xml:space="preserve">Our analysis also shows that DDS, FVS and FCS are significantly higher in 2012 compared to 2010, keeping everything else constant. The difference is considerable: 1.028 point on DDS, 1.636 points on FVS and 4.920 points on FCS. The CSI is not significantly different between 2010 and 2012. </w:t>
      </w:r>
    </w:p>
    <w:p w14:paraId="23092B2D" w14:textId="66472486" w:rsidR="004348D8" w:rsidRPr="004348D8" w:rsidRDefault="00BD3158" w:rsidP="00CF2773">
      <w:pPr>
        <w:pStyle w:val="Kop2"/>
      </w:pPr>
      <w:r w:rsidRPr="006557F9">
        <w:t>7</w:t>
      </w:r>
      <w:r>
        <w:t xml:space="preserve">. </w:t>
      </w:r>
      <w:commentRangeStart w:id="97"/>
      <w:r w:rsidR="004348D8">
        <w:t>V</w:t>
      </w:r>
      <w:r w:rsidR="004348D8" w:rsidRPr="004348D8">
        <w:t>erifi</w:t>
      </w:r>
      <w:r w:rsidR="004348D8">
        <w:t>cation</w:t>
      </w:r>
      <w:commentRangeEnd w:id="97"/>
      <w:r w:rsidR="00676998">
        <w:rPr>
          <w:rStyle w:val="Verwijzingopmerking"/>
          <w:caps w:val="0"/>
          <w:color w:val="auto"/>
          <w:spacing w:val="0"/>
        </w:rPr>
        <w:commentReference w:id="97"/>
      </w:r>
      <w:r w:rsidR="004348D8">
        <w:t xml:space="preserve"> and Practical I</w:t>
      </w:r>
      <w:r w:rsidR="004348D8" w:rsidRPr="004348D8">
        <w:t>mplications</w:t>
      </w:r>
      <w:bookmarkEnd w:id="94"/>
    </w:p>
    <w:p w14:paraId="31CA14DF" w14:textId="77777777" w:rsidR="00283D30" w:rsidRDefault="004348D8" w:rsidP="004348D8">
      <w:pPr>
        <w:spacing w:after="0" w:line="360" w:lineRule="auto"/>
        <w:jc w:val="both"/>
        <w:rPr>
          <w:rFonts w:asciiTheme="minorHAnsi" w:hAnsiTheme="minorHAnsi"/>
          <w:lang w:bidi="ar-SA"/>
        </w:rPr>
      </w:pPr>
      <w:r w:rsidRPr="004348D8">
        <w:rPr>
          <w:rFonts w:asciiTheme="minorHAnsi" w:hAnsiTheme="minorHAnsi"/>
          <w:lang w:bidi="ar-SA"/>
        </w:rPr>
        <w:t xml:space="preserve">To verify our results and to find out what the practical implications are, we have done fieldwork in Tanzania. This part of our research consists of seven interviews, with NGOs and government representatives involved in agricultural input use and or food security. </w:t>
      </w:r>
      <w:r w:rsidR="00492853">
        <w:rPr>
          <w:rFonts w:asciiTheme="minorHAnsi" w:hAnsiTheme="minorHAnsi"/>
          <w:lang w:bidi="ar-SA"/>
        </w:rPr>
        <w:t>We have done semi-structured interviews</w:t>
      </w:r>
      <w:r w:rsidR="00283D30">
        <w:rPr>
          <w:rFonts w:asciiTheme="minorHAnsi" w:hAnsiTheme="minorHAnsi"/>
          <w:lang w:bidi="ar-SA"/>
        </w:rPr>
        <w:t>, with a focus on the following topics:</w:t>
      </w:r>
    </w:p>
    <w:p w14:paraId="308F7958" w14:textId="77777777" w:rsidR="00283D30" w:rsidRDefault="00283D30" w:rsidP="00283D30">
      <w:pPr>
        <w:pStyle w:val="Lijstalinea"/>
        <w:numPr>
          <w:ilvl w:val="0"/>
          <w:numId w:val="32"/>
        </w:numPr>
        <w:spacing w:after="0" w:line="360" w:lineRule="auto"/>
        <w:jc w:val="both"/>
        <w:rPr>
          <w:rFonts w:asciiTheme="minorHAnsi" w:hAnsiTheme="minorHAnsi"/>
          <w:lang w:bidi="ar-SA"/>
        </w:rPr>
      </w:pPr>
      <w:r>
        <w:rPr>
          <w:rFonts w:asciiTheme="minorHAnsi" w:hAnsiTheme="minorHAnsi"/>
          <w:lang w:bidi="ar-SA"/>
        </w:rPr>
        <w:t>What do you think about the relation between agricultural input use and food security? Specifically hybrid seed- and fertiliser use in maize production.</w:t>
      </w:r>
    </w:p>
    <w:p w14:paraId="0B2EDFA4" w14:textId="77777777" w:rsidR="00283D30" w:rsidRDefault="00283D30" w:rsidP="00283D30">
      <w:pPr>
        <w:pStyle w:val="Lijstalinea"/>
        <w:numPr>
          <w:ilvl w:val="0"/>
          <w:numId w:val="32"/>
        </w:numPr>
        <w:spacing w:after="0" w:line="360" w:lineRule="auto"/>
        <w:jc w:val="both"/>
        <w:rPr>
          <w:rFonts w:asciiTheme="minorHAnsi" w:hAnsiTheme="minorHAnsi"/>
          <w:lang w:bidi="ar-SA"/>
        </w:rPr>
      </w:pPr>
      <w:r>
        <w:rPr>
          <w:rFonts w:asciiTheme="minorHAnsi" w:hAnsiTheme="minorHAnsi"/>
          <w:lang w:bidi="ar-SA"/>
        </w:rPr>
        <w:t>What are the main problems in your view?</w:t>
      </w:r>
    </w:p>
    <w:p w14:paraId="204652AC" w14:textId="77777777" w:rsidR="00283D30" w:rsidRDefault="00283D30" w:rsidP="00283D30">
      <w:pPr>
        <w:pStyle w:val="Lijstalinea"/>
        <w:numPr>
          <w:ilvl w:val="0"/>
          <w:numId w:val="32"/>
        </w:numPr>
        <w:spacing w:after="0" w:line="360" w:lineRule="auto"/>
        <w:jc w:val="both"/>
        <w:rPr>
          <w:rFonts w:asciiTheme="minorHAnsi" w:hAnsiTheme="minorHAnsi"/>
          <w:lang w:bidi="ar-SA"/>
        </w:rPr>
      </w:pPr>
      <w:r>
        <w:rPr>
          <w:rFonts w:asciiTheme="minorHAnsi" w:hAnsiTheme="minorHAnsi"/>
          <w:lang w:bidi="ar-SA"/>
        </w:rPr>
        <w:t>What needs to be improved and how?</w:t>
      </w:r>
    </w:p>
    <w:p w14:paraId="44DE5DE3" w14:textId="77777777" w:rsidR="00283D30" w:rsidRDefault="00283D30" w:rsidP="00283D30">
      <w:pPr>
        <w:pStyle w:val="Lijstalinea"/>
        <w:numPr>
          <w:ilvl w:val="0"/>
          <w:numId w:val="32"/>
        </w:numPr>
        <w:spacing w:after="0" w:line="360" w:lineRule="auto"/>
        <w:jc w:val="both"/>
        <w:rPr>
          <w:rFonts w:asciiTheme="minorHAnsi" w:hAnsiTheme="minorHAnsi"/>
          <w:lang w:bidi="ar-SA"/>
        </w:rPr>
      </w:pPr>
      <w:r>
        <w:rPr>
          <w:rFonts w:asciiTheme="minorHAnsi" w:hAnsiTheme="minorHAnsi"/>
          <w:lang w:bidi="ar-SA"/>
        </w:rPr>
        <w:lastRenderedPageBreak/>
        <w:t>What projects are you/is your organisation currently working on?</w:t>
      </w:r>
    </w:p>
    <w:p w14:paraId="21C4994B" w14:textId="77777777" w:rsidR="00283D30" w:rsidRDefault="00283D30" w:rsidP="00283D30">
      <w:pPr>
        <w:pStyle w:val="Lijstalinea"/>
        <w:numPr>
          <w:ilvl w:val="0"/>
          <w:numId w:val="32"/>
        </w:numPr>
        <w:spacing w:after="0" w:line="360" w:lineRule="auto"/>
        <w:jc w:val="both"/>
        <w:rPr>
          <w:rFonts w:asciiTheme="minorHAnsi" w:hAnsiTheme="minorHAnsi"/>
          <w:lang w:bidi="ar-SA"/>
        </w:rPr>
      </w:pPr>
      <w:r>
        <w:rPr>
          <w:rFonts w:asciiTheme="minorHAnsi" w:hAnsiTheme="minorHAnsi"/>
          <w:lang w:bidi="ar-SA"/>
        </w:rPr>
        <w:t>What do our results mean for policies/practices/projects in the future?</w:t>
      </w:r>
    </w:p>
    <w:p w14:paraId="0E39A532" w14:textId="77777777" w:rsidR="00283D30" w:rsidRDefault="00283D30" w:rsidP="00283D30">
      <w:pPr>
        <w:spacing w:after="0" w:line="360" w:lineRule="auto"/>
        <w:jc w:val="both"/>
        <w:rPr>
          <w:rFonts w:asciiTheme="minorHAnsi" w:hAnsiTheme="minorHAnsi"/>
          <w:lang w:bidi="ar-SA"/>
        </w:rPr>
      </w:pPr>
      <w:r>
        <w:rPr>
          <w:rFonts w:asciiTheme="minorHAnsi" w:hAnsiTheme="minorHAnsi"/>
          <w:lang w:bidi="ar-SA"/>
        </w:rPr>
        <w:t>Other discussed topics differ per interviewee. A complete overview of all questions and corresp</w:t>
      </w:r>
      <w:r w:rsidR="00891115">
        <w:rPr>
          <w:rFonts w:asciiTheme="minorHAnsi" w:hAnsiTheme="minorHAnsi"/>
          <w:lang w:bidi="ar-SA"/>
        </w:rPr>
        <w:t>onding answers can be found in a</w:t>
      </w:r>
      <w:r>
        <w:rPr>
          <w:rFonts w:asciiTheme="minorHAnsi" w:hAnsiTheme="minorHAnsi"/>
          <w:lang w:bidi="ar-SA"/>
        </w:rPr>
        <w:t>nne</w:t>
      </w:r>
      <w:r w:rsidR="00891115">
        <w:rPr>
          <w:rFonts w:asciiTheme="minorHAnsi" w:hAnsiTheme="minorHAnsi"/>
          <w:lang w:bidi="ar-SA"/>
        </w:rPr>
        <w:t xml:space="preserve">x 5. </w:t>
      </w:r>
    </w:p>
    <w:p w14:paraId="54832590" w14:textId="77777777" w:rsidR="00283D30" w:rsidRPr="00283D30" w:rsidRDefault="00283D30" w:rsidP="00283D30">
      <w:pPr>
        <w:spacing w:after="0" w:line="360" w:lineRule="auto"/>
        <w:jc w:val="both"/>
        <w:rPr>
          <w:rFonts w:asciiTheme="minorHAnsi" w:hAnsiTheme="minorHAnsi"/>
          <w:lang w:bidi="ar-SA"/>
        </w:rPr>
      </w:pPr>
    </w:p>
    <w:p w14:paraId="4644DA35" w14:textId="77777777" w:rsidR="004348D8" w:rsidRPr="004348D8" w:rsidRDefault="004348D8" w:rsidP="004348D8">
      <w:pPr>
        <w:spacing w:after="0" w:line="360" w:lineRule="auto"/>
        <w:jc w:val="both"/>
        <w:rPr>
          <w:rFonts w:asciiTheme="minorHAnsi" w:hAnsiTheme="minorHAnsi"/>
          <w:lang w:bidi="ar-SA"/>
        </w:rPr>
      </w:pPr>
      <w:r w:rsidRPr="004348D8">
        <w:rPr>
          <w:rFonts w:asciiTheme="minorHAnsi" w:hAnsiTheme="minorHAnsi"/>
          <w:lang w:bidi="ar-SA"/>
        </w:rPr>
        <w:t>First we will elaborate on the overall impression we had of Tanzania and the maize sector. Then we will give a summary of the different views our local expert had on the relation between agricultural input use and food security. Thirdly, we will explain how our results relate to the policy environment and what could be</w:t>
      </w:r>
      <w:r w:rsidR="00BD0ED5">
        <w:rPr>
          <w:rFonts w:asciiTheme="minorHAnsi" w:hAnsiTheme="minorHAnsi"/>
          <w:lang w:bidi="ar-SA"/>
        </w:rPr>
        <w:t xml:space="preserve"> possible future implications. </w:t>
      </w:r>
    </w:p>
    <w:p w14:paraId="5A73F560" w14:textId="77777777" w:rsidR="004348D8" w:rsidRPr="004348D8" w:rsidRDefault="00BD3158" w:rsidP="004348D8">
      <w:pPr>
        <w:pStyle w:val="Kop2"/>
        <w:spacing w:after="0" w:line="360" w:lineRule="auto"/>
        <w:jc w:val="both"/>
        <w:rPr>
          <w:rFonts w:asciiTheme="minorHAnsi" w:hAnsiTheme="minorHAnsi"/>
        </w:rPr>
      </w:pPr>
      <w:bookmarkStart w:id="98" w:name="_Toc459598215"/>
      <w:r>
        <w:rPr>
          <w:rFonts w:asciiTheme="minorHAnsi" w:hAnsiTheme="minorHAnsi"/>
        </w:rPr>
        <w:t>7</w:t>
      </w:r>
      <w:r w:rsidR="004348D8" w:rsidRPr="004348D8">
        <w:rPr>
          <w:rFonts w:asciiTheme="minorHAnsi" w:hAnsiTheme="minorHAnsi"/>
        </w:rPr>
        <w:t>.1 General impression</w:t>
      </w:r>
      <w:bookmarkEnd w:id="98"/>
    </w:p>
    <w:p w14:paraId="2D9940B6" w14:textId="77777777" w:rsidR="004348D8" w:rsidRPr="004348D8" w:rsidRDefault="004348D8" w:rsidP="004348D8">
      <w:pPr>
        <w:spacing w:after="0" w:line="360" w:lineRule="auto"/>
        <w:jc w:val="both"/>
        <w:rPr>
          <w:rFonts w:asciiTheme="minorHAnsi" w:hAnsiTheme="minorHAnsi"/>
          <w:lang w:bidi="ar-SA"/>
        </w:rPr>
      </w:pPr>
      <w:r w:rsidRPr="004348D8">
        <w:rPr>
          <w:rFonts w:asciiTheme="minorHAnsi" w:hAnsiTheme="minorHAnsi"/>
          <w:lang w:bidi="ar-SA"/>
        </w:rPr>
        <w:t xml:space="preserve">Our research took place in Mbeya region and in Dar Es Salaam. Mbeya is one of the larger maize growing areas, located in the Southern Highlands.  Before we give an analysis of our interviews, we will provide an overall impression of the situation in the case of Mbeya. Notice that statements we make about the situation in this region are not necessarily true for the rest of the country. </w:t>
      </w:r>
    </w:p>
    <w:p w14:paraId="6B5461FA" w14:textId="77777777" w:rsidR="004348D8" w:rsidRPr="004348D8" w:rsidRDefault="004348D8" w:rsidP="004348D8">
      <w:pPr>
        <w:spacing w:after="0" w:line="360" w:lineRule="auto"/>
        <w:jc w:val="both"/>
        <w:rPr>
          <w:rFonts w:asciiTheme="minorHAnsi" w:hAnsiTheme="minorHAnsi"/>
          <w:lang w:bidi="ar-SA"/>
        </w:rPr>
      </w:pPr>
      <w:r w:rsidRPr="004348D8">
        <w:rPr>
          <w:rFonts w:asciiTheme="minorHAnsi" w:hAnsiTheme="minorHAnsi"/>
          <w:lang w:bidi="ar-SA"/>
        </w:rPr>
        <w:t xml:space="preserve">The city of Mbeya is surrounded by farming villages, connected to each other by unpaved roads. Maize, which is used to make the local dish Ugali, is a very important food crop (Interview 1, Interview 2, Interview 3). Most of the maize is produced by smallholders and used for own- or for village consumption (Interview 2, Interview 3). It is processed within the village, farmers take their maize yield to the village mill to take the outer layer off (Interview 2). A different type of mill can process the maize into flower. Not each village has both types of mills, some farmers have to walk to another village for processing. After the maize is processed into flower, farmers take it back home. Other crops we have seen include for example tomatoes, onions, avocados, bananas, leafy green vegetables (Mchicha, Chinisi), sunflowers, pumpkin leaves and oranges. Although we have come across farmers that supplement their food supply by maintaining a home garden, this is not very common. Only a small part of the village population owns livestock, mainly chickens and goats, sometimes pigs or cattle. Productivity and use of agricultural technology is still low, although agriculture is a prominent source of income in the area and Mbeya is considered to be a high potential maize growing region.  Most of the farm labour is done in a traditional way: water is transported by hand from the river to the farm, and ploughing, watering and weeding is also done by hand. For farmers living on subsistence level, it proves to be difficult to save money to invest back in the farm. </w:t>
      </w:r>
    </w:p>
    <w:p w14:paraId="1F3FA830" w14:textId="77777777" w:rsidR="004348D8" w:rsidRPr="004348D8" w:rsidRDefault="004348D8" w:rsidP="004348D8">
      <w:pPr>
        <w:spacing w:after="0" w:line="360" w:lineRule="auto"/>
        <w:rPr>
          <w:rFonts w:asciiTheme="minorHAnsi" w:hAnsiTheme="minorHAnsi"/>
          <w:lang w:bidi="ar-SA"/>
        </w:rPr>
      </w:pPr>
    </w:p>
    <w:p w14:paraId="6823F05C" w14:textId="77777777" w:rsidR="004348D8" w:rsidRPr="004348D8" w:rsidRDefault="00BD3158" w:rsidP="006557F9">
      <w:pPr>
        <w:pStyle w:val="Kop2"/>
        <w:spacing w:after="0" w:line="360" w:lineRule="auto"/>
        <w:jc w:val="left"/>
        <w:rPr>
          <w:rFonts w:asciiTheme="minorHAnsi" w:hAnsiTheme="minorHAnsi"/>
          <w:lang w:bidi="ar-SA"/>
        </w:rPr>
      </w:pPr>
      <w:bookmarkStart w:id="99" w:name="_Toc459598216"/>
      <w:r>
        <w:rPr>
          <w:rFonts w:asciiTheme="minorHAnsi" w:hAnsiTheme="minorHAnsi"/>
          <w:lang w:bidi="ar-SA"/>
        </w:rPr>
        <w:lastRenderedPageBreak/>
        <w:t>7</w:t>
      </w:r>
      <w:r w:rsidR="004348D8" w:rsidRPr="004348D8">
        <w:rPr>
          <w:rFonts w:asciiTheme="minorHAnsi" w:hAnsiTheme="minorHAnsi"/>
          <w:lang w:bidi="ar-SA"/>
        </w:rPr>
        <w:t xml:space="preserve">.2 The relation between agricultural input use and food security: </w:t>
      </w:r>
      <w:commentRangeStart w:id="100"/>
      <w:r w:rsidR="004348D8" w:rsidRPr="004348D8">
        <w:rPr>
          <w:rFonts w:asciiTheme="minorHAnsi" w:hAnsiTheme="minorHAnsi"/>
          <w:lang w:bidi="ar-SA"/>
        </w:rPr>
        <w:t>our experts’ views</w:t>
      </w:r>
      <w:bookmarkEnd w:id="99"/>
      <w:commentRangeEnd w:id="100"/>
      <w:r w:rsidR="00676998">
        <w:rPr>
          <w:rStyle w:val="Verwijzingopmerking"/>
          <w:caps w:val="0"/>
          <w:color w:val="auto"/>
          <w:spacing w:val="0"/>
        </w:rPr>
        <w:commentReference w:id="100"/>
      </w:r>
    </w:p>
    <w:p w14:paraId="45C8D8BB" w14:textId="77777777" w:rsidR="004348D8" w:rsidRPr="004348D8" w:rsidRDefault="004348D8" w:rsidP="004348D8">
      <w:pPr>
        <w:spacing w:after="0" w:line="360" w:lineRule="auto"/>
        <w:jc w:val="both"/>
        <w:rPr>
          <w:rFonts w:asciiTheme="minorHAnsi" w:hAnsiTheme="minorHAnsi"/>
          <w:lang w:bidi="ar-SA"/>
        </w:rPr>
      </w:pPr>
      <w:r w:rsidRPr="004348D8">
        <w:rPr>
          <w:rFonts w:asciiTheme="minorHAnsi" w:hAnsiTheme="minorHAnsi"/>
          <w:lang w:bidi="ar-SA"/>
        </w:rPr>
        <w:t xml:space="preserve">Our experts had different views on the relation between agricultural input use and food security. Most of them agreed that the use of inputs can be considered low (Interview 1, Interview, 2, Interview 3, Interview 5) and that access to inputs is a problem for small-scale farmers (Interview 1, Interview 2, Interview 4). However, views differ on whether input use is a good way to address food security and nutrition. </w:t>
      </w:r>
    </w:p>
    <w:p w14:paraId="452F5992" w14:textId="77777777" w:rsidR="004348D8" w:rsidRDefault="004348D8" w:rsidP="004348D8">
      <w:pPr>
        <w:spacing w:after="0" w:line="360" w:lineRule="auto"/>
        <w:jc w:val="both"/>
        <w:rPr>
          <w:rFonts w:asciiTheme="minorHAnsi" w:hAnsiTheme="minorHAnsi"/>
          <w:lang w:bidi="ar-SA"/>
        </w:rPr>
      </w:pPr>
      <w:r w:rsidRPr="004348D8">
        <w:rPr>
          <w:rFonts w:asciiTheme="minorHAnsi" w:hAnsiTheme="minorHAnsi"/>
          <w:lang w:bidi="ar-SA"/>
        </w:rPr>
        <w:t xml:space="preserve">According to the Monitoring and Evaluation Officer at the Ministry of Agriculture, the relation between input use and food security is obvious. He has evaluated the changes in yields before and after the adoption of improved seeds and fertiliser. All farmers had positive responses and their yields increased significantly. This lead him to the conclusion that the use of inputs has increased their chances and therefore their income and food security. Our interviewee from the organisation the One Acre Fund had the same line of reasoning. Increasing the use of inputs will increase productivity. This in turn will lead to extra income that can be used for other things, for example food. This would confirm the positive relation between input use and food security that we have found in our data analysis. </w:t>
      </w:r>
    </w:p>
    <w:p w14:paraId="448C157F" w14:textId="77777777" w:rsidR="004348D8" w:rsidRPr="004348D8" w:rsidRDefault="004348D8" w:rsidP="004348D8">
      <w:pPr>
        <w:spacing w:after="0" w:line="360" w:lineRule="auto"/>
        <w:jc w:val="both"/>
        <w:rPr>
          <w:rFonts w:asciiTheme="minorHAnsi" w:hAnsiTheme="minorHAnsi"/>
          <w:lang w:bidi="ar-SA"/>
        </w:rPr>
      </w:pPr>
    </w:p>
    <w:p w14:paraId="4D2192B6" w14:textId="77777777" w:rsidR="004348D8" w:rsidRPr="004348D8" w:rsidRDefault="004348D8" w:rsidP="004348D8">
      <w:pPr>
        <w:spacing w:after="0" w:line="360" w:lineRule="auto"/>
        <w:jc w:val="both"/>
        <w:rPr>
          <w:rFonts w:asciiTheme="minorHAnsi" w:hAnsiTheme="minorHAnsi"/>
          <w:lang w:bidi="ar-SA"/>
        </w:rPr>
      </w:pPr>
      <w:r w:rsidRPr="004348D8">
        <w:rPr>
          <w:rFonts w:asciiTheme="minorHAnsi" w:hAnsiTheme="minorHAnsi"/>
          <w:lang w:bidi="ar-SA"/>
        </w:rPr>
        <w:t xml:space="preserve">Although the relation might seem obvious to some, it is not clear whether increasing input use is the most efficient way to improve food security. We refer back to the framework by </w:t>
      </w:r>
      <w:r w:rsidRPr="004348D8">
        <w:rPr>
          <w:rFonts w:asciiTheme="minorHAnsi" w:hAnsiTheme="minorHAnsi"/>
        </w:rPr>
        <w:fldChar w:fldCharType="begin"/>
      </w:r>
      <w:r w:rsidR="001458B9">
        <w:rPr>
          <w:rFonts w:asciiTheme="minorHAnsi" w:hAnsiTheme="minorHAnsi"/>
        </w:rPr>
        <w:instrText xml:space="preserve"> ADDIN ZOTERO_ITEM CSL_CITATION {"citationID":"2m1n13r5kb","properties":{"formattedCitation":"(Kanter, Walls, Tak, Roberts, &amp; Waage, 2015)","plainCitation":"(Kanter, Walls, Tak, Roberts, &amp; Waage, 2015)","dontUpdate":true},"citationItems":[{"id":20,"uris":["http://zotero.org/groups/450117/items/3BWPPRUS"],"uri":["http://zotero.org/groups/450117/items/3BWPPRUS"],"itemData":{"id":20,"type":"article-journal","title":"A conceptual framework for understanding the impacts of agriculture and food system policies on nutrition and health","container-title":"Food Security","page":"767-777","volume":"7","issue":"4","source":"CrossRef","DOI":"10.1007/s12571-015-0473-6","ISSN":"1876-4517, 1876-4525","note":"00002","language":"en","author":[{"family":"Kanter","given":"Rebecca"},{"family":"Walls","given":"Helen L."},{"family":"Tak","given":"Mehroosh"},{"family":"Roberts","given":"Francis"},{"family":"Waage","given":"Jeff"}],"issued":{"date-parts":[["2015",8]]}}}],"schema":"https://github.com/citation-style-language/schema/raw/master/csl-citation.json"} </w:instrText>
      </w:r>
      <w:r w:rsidRPr="004348D8">
        <w:rPr>
          <w:rFonts w:asciiTheme="minorHAnsi" w:hAnsiTheme="minorHAnsi"/>
        </w:rPr>
        <w:fldChar w:fldCharType="separate"/>
      </w:r>
      <w:r w:rsidRPr="004348D8">
        <w:rPr>
          <w:rFonts w:asciiTheme="minorHAnsi" w:hAnsiTheme="minorHAnsi"/>
          <w:sz w:val="20"/>
        </w:rPr>
        <w:t>Kanter, Walls, Tak, Roberts, &amp; Waage (2015)</w:t>
      </w:r>
      <w:r w:rsidRPr="004348D8">
        <w:rPr>
          <w:rFonts w:asciiTheme="minorHAnsi" w:hAnsiTheme="minorHAnsi"/>
        </w:rPr>
        <w:fldChar w:fldCharType="end"/>
      </w:r>
      <w:r w:rsidR="006557F9">
        <w:rPr>
          <w:rFonts w:asciiTheme="minorHAnsi" w:hAnsiTheme="minorHAnsi"/>
          <w:lang w:bidi="ar-SA"/>
        </w:rPr>
        <w:t xml:space="preserve"> in figure 3 and 4</w:t>
      </w:r>
      <w:r w:rsidRPr="004348D8">
        <w:rPr>
          <w:rFonts w:asciiTheme="minorHAnsi" w:hAnsiTheme="minorHAnsi"/>
          <w:lang w:bidi="ar-SA"/>
        </w:rPr>
        <w:t xml:space="preserve">, that shows the actual theoretical pathways in which input use can affect food security. We have interviewed a peace corps volunteer who lives in one of the villages in Mbeya region. She has recently done interviews with farmers in her village, asking five short agriculture and health related question. According to her, farmers themselves generally believe that the use of fertiliser would help for better crop production and higher yields. However, she is not convinced of the supposedly positive effect of higher maize yields on food security. First of all, when we look back on the framework, the own production pathway does not work in this case according to her. She told us the problem is the maize based diet, people need more variety in their diet, not more maize. At the same time, higher yields do not necessarily lead to higher incomes as we would expect from the market pathway. Maize is not the best income generating crop. Within the villages, yields and prices coincide, when yields are high prices are low. This effect can be discouraging (Interview 6). Transporting surplus maize to other regions can be challenging,  leading to high transportation costs and loss of product. Storing surplus yield can also be problematic (Interview 1, Interview 2, Interview 5). Smallholder maize farmers often have no access to good storage facilities. Poor storage therefore leads to higher post-harvest losses. In summary, although maize yields might increase due to higher </w:t>
      </w:r>
      <w:r w:rsidRPr="004348D8">
        <w:rPr>
          <w:rFonts w:asciiTheme="minorHAnsi" w:hAnsiTheme="minorHAnsi"/>
          <w:lang w:bidi="ar-SA"/>
        </w:rPr>
        <w:lastRenderedPageBreak/>
        <w:t xml:space="preserve">use of inputs, the effect on food security is not so obvious, because higher maize consumption is not contributing to a diverse diet and selling or storing more maize can be challenging, costly and wasteful. </w:t>
      </w:r>
    </w:p>
    <w:p w14:paraId="1C062756" w14:textId="77777777" w:rsidR="00480337" w:rsidRDefault="00480337" w:rsidP="004348D8">
      <w:pPr>
        <w:spacing w:after="0" w:line="360" w:lineRule="auto"/>
        <w:jc w:val="both"/>
        <w:rPr>
          <w:rFonts w:asciiTheme="minorHAnsi" w:hAnsiTheme="minorHAnsi"/>
          <w:lang w:bidi="ar-SA"/>
        </w:rPr>
      </w:pPr>
    </w:p>
    <w:p w14:paraId="331FD234" w14:textId="77777777" w:rsidR="004348D8" w:rsidRPr="004348D8" w:rsidRDefault="004348D8" w:rsidP="004348D8">
      <w:pPr>
        <w:spacing w:after="0" w:line="360" w:lineRule="auto"/>
        <w:jc w:val="both"/>
        <w:rPr>
          <w:rFonts w:asciiTheme="minorHAnsi" w:hAnsiTheme="minorHAnsi"/>
          <w:lang w:bidi="ar-SA"/>
        </w:rPr>
      </w:pPr>
      <w:r w:rsidRPr="004348D8">
        <w:rPr>
          <w:rFonts w:asciiTheme="minorHAnsi" w:hAnsiTheme="minorHAnsi"/>
          <w:lang w:bidi="ar-SA"/>
        </w:rPr>
        <w:t xml:space="preserve">Secondly, the use of inputs like hybrid seeds and fertiliser requires a long-term commitment that subsistence smallholders may not be able to make. According to our interviewee from TOAM, if a farmers decides to use fertiliser one year, he will need to use it the next year. Inorganic fertiliser decreases the natural fertility of the soil (Interview 7). The same goes for hybrid seeds. It is not possible to reuse hybrid seeds for more than one season, which means that new seeds need to be bought each year. Medium scale and/or commercial farmers may be able to make this commitment, but for subsistence farmers this is most likely not the case (Interview 7). They do not have the means to go to town and buy seeds every year, nor to buy and transport enough bags of fertiliser (Interview 7). Availability of and access to inputs can be a struggle, especially in remote and rural areas. When aiming at improving food security, we need to look at the poorest population group. Starting the use of hybrid seeds and/or fertiliser without the security of being able to get access to these inputs the next season, could potentially harm future production and income. </w:t>
      </w:r>
    </w:p>
    <w:p w14:paraId="66CFE510" w14:textId="77777777" w:rsidR="004348D8" w:rsidRPr="004348D8" w:rsidRDefault="004348D8" w:rsidP="004348D8">
      <w:pPr>
        <w:spacing w:after="0" w:line="360" w:lineRule="auto"/>
        <w:jc w:val="both"/>
        <w:rPr>
          <w:rFonts w:asciiTheme="minorHAnsi" w:hAnsiTheme="minorHAnsi"/>
          <w:lang w:bidi="ar-SA"/>
        </w:rPr>
      </w:pPr>
      <w:commentRangeStart w:id="101"/>
      <w:r w:rsidRPr="004348D8">
        <w:rPr>
          <w:rFonts w:asciiTheme="minorHAnsi" w:hAnsiTheme="minorHAnsi"/>
          <w:lang w:bidi="ar-SA"/>
        </w:rPr>
        <w:t>In short, although we have verified the positive effect of input use on maize production, the relation to food security is more complex:</w:t>
      </w:r>
    </w:p>
    <w:p w14:paraId="50937E4A" w14:textId="77777777" w:rsidR="004348D8" w:rsidRPr="004348D8" w:rsidRDefault="004348D8" w:rsidP="004348D8">
      <w:pPr>
        <w:pStyle w:val="Lijstalinea"/>
        <w:numPr>
          <w:ilvl w:val="0"/>
          <w:numId w:val="26"/>
        </w:numPr>
        <w:spacing w:after="0" w:line="360" w:lineRule="auto"/>
        <w:jc w:val="both"/>
        <w:rPr>
          <w:rFonts w:asciiTheme="minorHAnsi" w:hAnsiTheme="minorHAnsi"/>
          <w:lang w:bidi="ar-SA"/>
        </w:rPr>
      </w:pPr>
      <w:r w:rsidRPr="004348D8">
        <w:rPr>
          <w:rFonts w:asciiTheme="minorHAnsi" w:hAnsiTheme="minorHAnsi"/>
          <w:lang w:bidi="ar-SA"/>
        </w:rPr>
        <w:t xml:space="preserve">The own production pathway does not work: People need more variety in their diets, maize offers little extra nutritional value. </w:t>
      </w:r>
    </w:p>
    <w:p w14:paraId="4560B0CD" w14:textId="77777777" w:rsidR="004348D8" w:rsidRPr="004348D8" w:rsidRDefault="004348D8" w:rsidP="004348D8">
      <w:pPr>
        <w:pStyle w:val="Lijstalinea"/>
        <w:numPr>
          <w:ilvl w:val="0"/>
          <w:numId w:val="26"/>
        </w:numPr>
        <w:spacing w:after="0" w:line="360" w:lineRule="auto"/>
        <w:jc w:val="both"/>
        <w:rPr>
          <w:rFonts w:asciiTheme="minorHAnsi" w:hAnsiTheme="minorHAnsi"/>
          <w:lang w:bidi="ar-SA"/>
        </w:rPr>
      </w:pPr>
      <w:r w:rsidRPr="004348D8">
        <w:rPr>
          <w:rFonts w:asciiTheme="minorHAnsi" w:hAnsiTheme="minorHAnsi"/>
          <w:lang w:bidi="ar-SA"/>
        </w:rPr>
        <w:t xml:space="preserve">The market pathway does not work as we would expect: Higher maize yields do not necessarily lead to higher incomes, because </w:t>
      </w:r>
    </w:p>
    <w:p w14:paraId="296B9319" w14:textId="77777777" w:rsidR="004348D8" w:rsidRPr="004348D8" w:rsidRDefault="004348D8" w:rsidP="004348D8">
      <w:pPr>
        <w:pStyle w:val="Lijstalinea"/>
        <w:numPr>
          <w:ilvl w:val="1"/>
          <w:numId w:val="26"/>
        </w:numPr>
        <w:spacing w:after="0" w:line="360" w:lineRule="auto"/>
        <w:jc w:val="both"/>
        <w:rPr>
          <w:rFonts w:asciiTheme="minorHAnsi" w:hAnsiTheme="minorHAnsi"/>
          <w:lang w:bidi="ar-SA"/>
        </w:rPr>
      </w:pPr>
      <w:r w:rsidRPr="004348D8">
        <w:rPr>
          <w:rFonts w:asciiTheme="minorHAnsi" w:hAnsiTheme="minorHAnsi"/>
          <w:lang w:bidi="ar-SA"/>
        </w:rPr>
        <w:t>Prices within the village coincide: higher yields lead to lower prices</w:t>
      </w:r>
    </w:p>
    <w:p w14:paraId="1EF6EBC5" w14:textId="77777777" w:rsidR="004348D8" w:rsidRPr="004348D8" w:rsidRDefault="004348D8" w:rsidP="004348D8">
      <w:pPr>
        <w:pStyle w:val="Lijstalinea"/>
        <w:numPr>
          <w:ilvl w:val="1"/>
          <w:numId w:val="26"/>
        </w:numPr>
        <w:spacing w:after="0" w:line="360" w:lineRule="auto"/>
        <w:jc w:val="both"/>
        <w:rPr>
          <w:rFonts w:asciiTheme="minorHAnsi" w:hAnsiTheme="minorHAnsi"/>
          <w:lang w:bidi="ar-SA"/>
        </w:rPr>
      </w:pPr>
      <w:r w:rsidRPr="004348D8">
        <w:rPr>
          <w:rFonts w:asciiTheme="minorHAnsi" w:hAnsiTheme="minorHAnsi"/>
          <w:lang w:bidi="ar-SA"/>
        </w:rPr>
        <w:t>Transport and storage of maize surplus can be difficult, expensive and wasteful</w:t>
      </w:r>
    </w:p>
    <w:p w14:paraId="01BF9533" w14:textId="77777777" w:rsidR="004348D8" w:rsidRPr="004348D8" w:rsidRDefault="004348D8" w:rsidP="004348D8">
      <w:pPr>
        <w:pStyle w:val="Lijstalinea"/>
        <w:numPr>
          <w:ilvl w:val="0"/>
          <w:numId w:val="26"/>
        </w:numPr>
        <w:spacing w:after="0" w:line="360" w:lineRule="auto"/>
        <w:jc w:val="both"/>
        <w:rPr>
          <w:rFonts w:asciiTheme="minorHAnsi" w:hAnsiTheme="minorHAnsi"/>
          <w:lang w:bidi="ar-SA"/>
        </w:rPr>
      </w:pPr>
      <w:r w:rsidRPr="004348D8">
        <w:rPr>
          <w:rFonts w:asciiTheme="minorHAnsi" w:hAnsiTheme="minorHAnsi"/>
          <w:lang w:bidi="ar-SA"/>
        </w:rPr>
        <w:t xml:space="preserve">Hybrid maize and fertiliser use requires a long term commitment, that is probably not in the best interest of the poorest population group. </w:t>
      </w:r>
      <w:commentRangeEnd w:id="101"/>
      <w:r w:rsidR="00676998">
        <w:rPr>
          <w:rStyle w:val="Verwijzingopmerking"/>
        </w:rPr>
        <w:commentReference w:id="101"/>
      </w:r>
    </w:p>
    <w:p w14:paraId="2DCB7495" w14:textId="77777777" w:rsidR="004348D8" w:rsidRPr="004348D8" w:rsidRDefault="00BD3158" w:rsidP="004348D8">
      <w:pPr>
        <w:pStyle w:val="Kop2"/>
        <w:jc w:val="left"/>
        <w:rPr>
          <w:rFonts w:asciiTheme="minorHAnsi" w:hAnsiTheme="minorHAnsi"/>
        </w:rPr>
      </w:pPr>
      <w:bookmarkStart w:id="102" w:name="_Toc459598217"/>
      <w:r>
        <w:rPr>
          <w:rFonts w:asciiTheme="minorHAnsi" w:hAnsiTheme="minorHAnsi"/>
        </w:rPr>
        <w:t>7</w:t>
      </w:r>
      <w:r w:rsidR="004348D8" w:rsidRPr="004348D8">
        <w:rPr>
          <w:rFonts w:asciiTheme="minorHAnsi" w:hAnsiTheme="minorHAnsi"/>
        </w:rPr>
        <w:t>.3 Practical implications</w:t>
      </w:r>
      <w:bookmarkEnd w:id="102"/>
    </w:p>
    <w:p w14:paraId="714454AA" w14:textId="77777777" w:rsidR="004348D8" w:rsidRPr="004348D8" w:rsidRDefault="004348D8" w:rsidP="004348D8">
      <w:pPr>
        <w:spacing w:after="0" w:line="360" w:lineRule="auto"/>
        <w:jc w:val="both"/>
        <w:rPr>
          <w:rFonts w:asciiTheme="minorHAnsi" w:hAnsiTheme="minorHAnsi"/>
        </w:rPr>
      </w:pPr>
      <w:r w:rsidRPr="004348D8">
        <w:rPr>
          <w:rFonts w:asciiTheme="minorHAnsi" w:hAnsiTheme="minorHAnsi"/>
        </w:rPr>
        <w:t xml:space="preserve">We have found positive effects of the use of fertiliser on food security, but not of hybrid seeds. This is not only interesting from a scientific perspective, but it may also be important for future policies. The Tanzanian government is currently still subsidising improved seeds and fertiliser (NAIVS) and is working hard to increase the use of agricultural inputs. However, is this the most effective way to address food security? We asked our experts. We first discuss the current policy context and the outlook on future policies. Secondly, we discuss what needs to be improved in order for the market- and own production pathway as </w:t>
      </w:r>
      <w:r w:rsidR="006557F9">
        <w:rPr>
          <w:rFonts w:asciiTheme="minorHAnsi" w:hAnsiTheme="minorHAnsi"/>
        </w:rPr>
        <w:t>presented in figure 4</w:t>
      </w:r>
      <w:r w:rsidRPr="004348D8">
        <w:rPr>
          <w:rFonts w:asciiTheme="minorHAnsi" w:hAnsiTheme="minorHAnsi"/>
        </w:rPr>
        <w:t xml:space="preserve"> to work. </w:t>
      </w:r>
    </w:p>
    <w:p w14:paraId="6570FB1C" w14:textId="77777777" w:rsidR="004348D8" w:rsidRPr="004348D8" w:rsidRDefault="00BD3158" w:rsidP="006557F9">
      <w:pPr>
        <w:pStyle w:val="Kop3"/>
      </w:pPr>
      <w:bookmarkStart w:id="103" w:name="_Toc459598218"/>
      <w:r w:rsidRPr="006557F9">
        <w:lastRenderedPageBreak/>
        <w:t>7</w:t>
      </w:r>
      <w:r w:rsidR="004348D8" w:rsidRPr="004348D8">
        <w:t>.3.1. Current policy context</w:t>
      </w:r>
      <w:bookmarkEnd w:id="103"/>
    </w:p>
    <w:p w14:paraId="3A5E5D07" w14:textId="77777777" w:rsidR="004348D8" w:rsidRPr="004348D8" w:rsidRDefault="004348D8" w:rsidP="004348D8">
      <w:pPr>
        <w:spacing w:after="0" w:line="360" w:lineRule="auto"/>
        <w:jc w:val="both"/>
        <w:rPr>
          <w:rFonts w:asciiTheme="minorHAnsi" w:hAnsiTheme="minorHAnsi"/>
        </w:rPr>
      </w:pPr>
      <w:r w:rsidRPr="004348D8">
        <w:rPr>
          <w:rFonts w:asciiTheme="minorHAnsi" w:hAnsiTheme="minorHAnsi"/>
        </w:rPr>
        <w:t xml:space="preserve">NAIVS, the national agricultural input voucher scheme, is being phased out. It has proven to be a very expensive program, not only in terms of subsidy, but also regulation and enforcements. The program was partially funded by the World Bank, and topped up by the government. It was meant to be a temporary policy. The goal was to show farmers, with the voucher scheme, how effective the use of fertiliser and improved seeds was. The first few years they could get their input for 50% of the price. After they have had the chance to experience the  positive effects it had on their yield, the expectation was that they would continue to use these inputs at their own costs after the program had ended (Interview 5). </w:t>
      </w:r>
      <w:commentRangeStart w:id="104"/>
      <w:r w:rsidRPr="004348D8">
        <w:rPr>
          <w:rFonts w:asciiTheme="minorHAnsi" w:hAnsiTheme="minorHAnsi"/>
        </w:rPr>
        <w:t xml:space="preserve">However it turned out to become a political tool, for politicians to win the hart of farmers and secure their votes (Interview 5). </w:t>
      </w:r>
      <w:commentRangeEnd w:id="104"/>
      <w:r w:rsidR="00676998">
        <w:rPr>
          <w:rStyle w:val="Verwijzingopmerking"/>
        </w:rPr>
        <w:commentReference w:id="104"/>
      </w:r>
      <w:r w:rsidRPr="004348D8">
        <w:rPr>
          <w:rFonts w:asciiTheme="minorHAnsi" w:hAnsiTheme="minorHAnsi"/>
        </w:rPr>
        <w:t xml:space="preserve">Now, the World Bank has ended their funding (Interview 6). The Tanzanian Government is still continuing with the scheme, but with a lower budget (this year only 20 billion shillings) which is hardly anything (Interview 6).  The future of the scheme is unsure. One of our interviewees from the government expected it to continue for no longer than 3 more years (Interview 5), the other one told us it would probably end after this year (Interview 6). We asked whether they thought it has been effective. In terms of creation of demand for inputs, it has been according to our interviewees at the Ministry of Agriculture. The program introduced new technologies to farmers and it provided the infrastructure for input delivery. Many of them have expressed their positive view on the use of inputs, and they expect that these farmers will buy them at their own costs in the future (Interview 5). </w:t>
      </w:r>
    </w:p>
    <w:p w14:paraId="5123B90C" w14:textId="77777777" w:rsidR="004348D8" w:rsidRPr="004348D8" w:rsidRDefault="00BD3158" w:rsidP="006557F9">
      <w:pPr>
        <w:pStyle w:val="Kop3"/>
      </w:pPr>
      <w:bookmarkStart w:id="105" w:name="_Toc459598219"/>
      <w:r>
        <w:t>7</w:t>
      </w:r>
      <w:r w:rsidR="004348D8">
        <w:t xml:space="preserve">.3.2 </w:t>
      </w:r>
      <w:r w:rsidR="004348D8" w:rsidRPr="004348D8">
        <w:t>Future policies</w:t>
      </w:r>
      <w:bookmarkEnd w:id="105"/>
    </w:p>
    <w:p w14:paraId="627EE397" w14:textId="77777777" w:rsidR="004348D8" w:rsidRPr="004348D8" w:rsidRDefault="004348D8" w:rsidP="004348D8">
      <w:pPr>
        <w:spacing w:after="0" w:line="360" w:lineRule="auto"/>
        <w:jc w:val="both"/>
        <w:rPr>
          <w:rFonts w:asciiTheme="minorHAnsi" w:hAnsiTheme="minorHAnsi"/>
        </w:rPr>
      </w:pPr>
      <w:r w:rsidRPr="004348D8">
        <w:rPr>
          <w:rFonts w:asciiTheme="minorHAnsi" w:hAnsiTheme="minorHAnsi"/>
        </w:rPr>
        <w:t xml:space="preserve">What will happen after NAIVS ends, is still unsure. The problem remains that </w:t>
      </w:r>
      <w:commentRangeStart w:id="106"/>
      <w:r w:rsidRPr="004348D8">
        <w:rPr>
          <w:rFonts w:asciiTheme="minorHAnsi" w:hAnsiTheme="minorHAnsi"/>
        </w:rPr>
        <w:t xml:space="preserve">prices of fertiliser are too high </w:t>
      </w:r>
      <w:commentRangeEnd w:id="106"/>
      <w:r w:rsidR="00676998">
        <w:rPr>
          <w:rStyle w:val="Verwijzingopmerking"/>
        </w:rPr>
        <w:commentReference w:id="106"/>
      </w:r>
      <w:r w:rsidRPr="004348D8">
        <w:rPr>
          <w:rFonts w:asciiTheme="minorHAnsi" w:hAnsiTheme="minorHAnsi"/>
        </w:rPr>
        <w:t>for small-scale subsistence farmers. There are several options. One is to subsidise inputs on credit. Farmers would get the inputs on credit, and the</w:t>
      </w:r>
      <w:commentRangeStart w:id="107"/>
      <w:r w:rsidRPr="004348D8">
        <w:rPr>
          <w:rFonts w:asciiTheme="minorHAnsi" w:hAnsiTheme="minorHAnsi"/>
        </w:rPr>
        <w:t xml:space="preserve"> government would subsidise the interest rate from the bank.</w:t>
      </w:r>
      <w:commentRangeEnd w:id="107"/>
      <w:r w:rsidR="00676998">
        <w:rPr>
          <w:rStyle w:val="Verwijzingopmerking"/>
        </w:rPr>
        <w:commentReference w:id="107"/>
      </w:r>
      <w:r w:rsidRPr="004348D8">
        <w:rPr>
          <w:rFonts w:asciiTheme="minorHAnsi" w:hAnsiTheme="minorHAnsi"/>
        </w:rPr>
        <w:t xml:space="preserve"> The farmers would then repay their loans after harvest (Interview 5, Interview 6). The NAIVS scheme as it is now, is a smart program, which means that it is specifically targeted at the farmers that need it most. This reduces the amount of subsidy that has to be played in total, but it also comes with costs of regulation and enforcement. The idea of the credit system is that it is non-exclusive, everyone can buy their inputs on credit. This system has been proposed, but it was rejected: the Bank asked for subsidies upfront, and the government was not able to agree on those terms (Interview 6). However, the government is still looking for a way to make this work. Another option is to find a way to reduce the costs of fertiliser. In recent years, fertiliser policies have been revised in an attempt to attract new investments (Interview 5). The Fertiliser Act and the Fertiliser Regulations of 2011 relax the existing rules </w:t>
      </w:r>
    </w:p>
    <w:p w14:paraId="38EDF6B7" w14:textId="77777777" w:rsidR="004348D8" w:rsidRPr="004348D8" w:rsidRDefault="00BD3158" w:rsidP="006557F9">
      <w:pPr>
        <w:pStyle w:val="Kop3"/>
      </w:pPr>
      <w:bookmarkStart w:id="108" w:name="_Toc459598220"/>
      <w:r w:rsidRPr="006557F9">
        <w:lastRenderedPageBreak/>
        <w:t>7</w:t>
      </w:r>
      <w:r w:rsidR="004348D8">
        <w:t xml:space="preserve">.3.3 </w:t>
      </w:r>
      <w:r w:rsidR="004348D8" w:rsidRPr="004348D8">
        <w:t>Effectiveness of the pathways from input use to food security</w:t>
      </w:r>
      <w:bookmarkEnd w:id="108"/>
    </w:p>
    <w:p w14:paraId="1C1EA2AC" w14:textId="77777777" w:rsidR="004348D8" w:rsidRPr="004348D8" w:rsidRDefault="004348D8" w:rsidP="004348D8">
      <w:pPr>
        <w:spacing w:after="0" w:line="360" w:lineRule="auto"/>
        <w:jc w:val="both"/>
        <w:rPr>
          <w:rFonts w:asciiTheme="minorHAnsi" w:hAnsiTheme="minorHAnsi"/>
        </w:rPr>
      </w:pPr>
      <w:r w:rsidRPr="004348D8">
        <w:rPr>
          <w:rFonts w:asciiTheme="minorHAnsi" w:hAnsiTheme="minorHAnsi"/>
        </w:rPr>
        <w:t xml:space="preserve">As we explained, the increase in own production of maize does not necessarily mean that diets improve. </w:t>
      </w:r>
      <w:commentRangeStart w:id="109"/>
      <w:r w:rsidRPr="004348D8">
        <w:rPr>
          <w:rFonts w:asciiTheme="minorHAnsi" w:hAnsiTheme="minorHAnsi"/>
        </w:rPr>
        <w:t>Maize is already a large part of the diet, the consumption of more maize does not offer extra diversity or micro nutritional value.</w:t>
      </w:r>
      <w:commentRangeEnd w:id="109"/>
      <w:r w:rsidR="00676998">
        <w:rPr>
          <w:rStyle w:val="Verwijzingopmerking"/>
        </w:rPr>
        <w:commentReference w:id="109"/>
      </w:r>
      <w:r w:rsidRPr="004348D8">
        <w:rPr>
          <w:rFonts w:asciiTheme="minorHAnsi" w:hAnsiTheme="minorHAnsi"/>
        </w:rPr>
        <w:t xml:space="preserve"> In the case of </w:t>
      </w:r>
      <w:commentRangeStart w:id="110"/>
      <w:r w:rsidRPr="004348D8">
        <w:rPr>
          <w:rFonts w:asciiTheme="minorHAnsi" w:hAnsiTheme="minorHAnsi"/>
        </w:rPr>
        <w:t>Santilya,</w:t>
      </w:r>
      <w:commentRangeEnd w:id="110"/>
      <w:r w:rsidR="00676998">
        <w:rPr>
          <w:rStyle w:val="Verwijzingopmerking"/>
        </w:rPr>
        <w:commentReference w:id="110"/>
      </w:r>
      <w:r w:rsidRPr="004348D8">
        <w:rPr>
          <w:rFonts w:asciiTheme="minorHAnsi" w:hAnsiTheme="minorHAnsi"/>
        </w:rPr>
        <w:t xml:space="preserve"> more knowledge on production and consumption diversity is needed. People generally know that they need more variety in their diets, but not how to achieve this: What to buy, what to grow and so on (Interview 1, Interview 2). For policies that stimulate production to be effective in improving food security, more investments in education are needed. The same goes for the effectiveness of increasing incomes after the stimulation of production: farmers need to know the proper techniques of after harvest crop handling, storage and of course market access. Increasing agricultural- and nutritional education can be done by NGOs or the government. In Santilya, Uyole research institute’s agriculture extension and Kyumbe are active in educating people about agriculture, nutrition and HIV for example (Interview 2). The NAIVS program involves several types of education. Farmer field schools are organised to teach correct agricultural techniques (Interview 5, Interview 6). The One Acre Fund and TOAM are also involved in training programs for agricultural techniques (Interview 4, Interview 7). </w:t>
      </w:r>
    </w:p>
    <w:p w14:paraId="5E53724E" w14:textId="77777777" w:rsidR="004348D8" w:rsidRPr="004348D8" w:rsidRDefault="004348D8" w:rsidP="004348D8">
      <w:pPr>
        <w:spacing w:after="0" w:line="360" w:lineRule="auto"/>
        <w:jc w:val="both"/>
        <w:rPr>
          <w:rFonts w:asciiTheme="minorHAnsi" w:hAnsiTheme="minorHAnsi"/>
        </w:rPr>
      </w:pPr>
    </w:p>
    <w:p w14:paraId="425501AA" w14:textId="77777777" w:rsidR="004348D8" w:rsidRDefault="004348D8" w:rsidP="004348D8">
      <w:pPr>
        <w:spacing w:after="0" w:line="360" w:lineRule="auto"/>
        <w:jc w:val="both"/>
        <w:rPr>
          <w:rFonts w:asciiTheme="minorHAnsi" w:hAnsiTheme="minorHAnsi"/>
        </w:rPr>
      </w:pPr>
      <w:r w:rsidRPr="004348D8">
        <w:rPr>
          <w:rFonts w:asciiTheme="minorHAnsi" w:hAnsiTheme="minorHAnsi"/>
        </w:rPr>
        <w:t>Apart from education, the issues market access and transport need to be addressed for the market pathway to be effective. It is discouraging if production is increased, but the excess supply cannot be sold for a  good price. Some areas of Tanzania go without food, whereas others have extra’s. The Tanzanian government is a large buyer of maize. They keep food reserves throughout the year; excess supply of maize from certain areas is bought in and distributed to areas that are prone to hunger (Interview 5). The government are looking at options to expand the maize market internationally, to supply to neighbouring countries. However, they are facing the problem of food safety standards. The quality of maize is not good enough for exporting standards; product, grains, storage and packaging standards are not met. National regulations will need to be put in place that comply with international food safety standards, to fully benefit from the international market options. Lastly, the issue of transport needs to be addressed. In our experience, the roads leading to remote rural villages where many subsistence farmers live are very bad. When interviewing our representative from the One Acre Fund, she asked about the road to Santilya, because they were thinking of expanding there, but could not get their trucks there because of the bad roads. This speaks volumes. The transport of bulky product is definitely constraint due to bad infrastructure, which keeps farmers from selling their product outside of their village. Effective investment in infrastructure would make a big difference. Tanzania has no railway system. Rails are cheaper for transport of bulky product than roads, investments in a railway system would reduce transport costs immensely (Interview 6).</w:t>
      </w:r>
    </w:p>
    <w:p w14:paraId="522D9CBD" w14:textId="77777777" w:rsidR="003A0F70" w:rsidRPr="004348D8" w:rsidRDefault="003A0F70" w:rsidP="004348D8">
      <w:pPr>
        <w:spacing w:after="0" w:line="360" w:lineRule="auto"/>
        <w:jc w:val="both"/>
        <w:rPr>
          <w:rFonts w:asciiTheme="minorHAnsi" w:hAnsiTheme="minorHAnsi"/>
        </w:rPr>
      </w:pPr>
    </w:p>
    <w:p w14:paraId="3AE2F187" w14:textId="77777777" w:rsidR="004348D8" w:rsidRDefault="00BD3158" w:rsidP="004348D8">
      <w:pPr>
        <w:spacing w:after="0" w:line="360" w:lineRule="auto"/>
        <w:jc w:val="both"/>
        <w:rPr>
          <w:rFonts w:asciiTheme="minorHAnsi" w:hAnsiTheme="minorHAnsi"/>
        </w:rPr>
      </w:pPr>
      <w:r>
        <w:rPr>
          <w:rFonts w:asciiTheme="minorHAnsi" w:hAnsiTheme="minorHAnsi"/>
        </w:rPr>
        <w:t>In summary, this</w:t>
      </w:r>
      <w:r w:rsidR="004348D8">
        <w:rPr>
          <w:rFonts w:asciiTheme="minorHAnsi" w:hAnsiTheme="minorHAnsi"/>
        </w:rPr>
        <w:t xml:space="preserve"> is the practical context of our research and results:</w:t>
      </w:r>
    </w:p>
    <w:p w14:paraId="2F588CFA" w14:textId="77777777" w:rsidR="004348D8" w:rsidRDefault="004348D8" w:rsidP="004348D8">
      <w:pPr>
        <w:pStyle w:val="Lijstalinea"/>
        <w:numPr>
          <w:ilvl w:val="0"/>
          <w:numId w:val="31"/>
        </w:numPr>
        <w:spacing w:after="0" w:line="360" w:lineRule="auto"/>
        <w:jc w:val="both"/>
        <w:rPr>
          <w:rFonts w:asciiTheme="minorHAnsi" w:hAnsiTheme="minorHAnsi"/>
        </w:rPr>
      </w:pPr>
      <w:r>
        <w:rPr>
          <w:rFonts w:asciiTheme="minorHAnsi" w:hAnsiTheme="minorHAnsi"/>
        </w:rPr>
        <w:t>The expensive and ineffective NAIVS program is being phased out</w:t>
      </w:r>
    </w:p>
    <w:p w14:paraId="732530DA" w14:textId="77777777" w:rsidR="004348D8" w:rsidRDefault="004348D8" w:rsidP="004348D8">
      <w:pPr>
        <w:pStyle w:val="Lijstalinea"/>
        <w:numPr>
          <w:ilvl w:val="0"/>
          <w:numId w:val="31"/>
        </w:numPr>
        <w:spacing w:after="0" w:line="360" w:lineRule="auto"/>
        <w:jc w:val="both"/>
        <w:rPr>
          <w:rFonts w:asciiTheme="minorHAnsi" w:hAnsiTheme="minorHAnsi"/>
        </w:rPr>
      </w:pPr>
      <w:r>
        <w:rPr>
          <w:rFonts w:asciiTheme="minorHAnsi" w:hAnsiTheme="minorHAnsi"/>
        </w:rPr>
        <w:t>The laws and regulations around fertiliser are being relaxed, in an attempt to remove barriers to attract investments and reduce fertiliser costs</w:t>
      </w:r>
    </w:p>
    <w:p w14:paraId="74D019D2" w14:textId="77777777" w:rsidR="004348D8" w:rsidRDefault="003A0F70" w:rsidP="004348D8">
      <w:pPr>
        <w:pStyle w:val="Lijstalinea"/>
        <w:numPr>
          <w:ilvl w:val="0"/>
          <w:numId w:val="31"/>
        </w:numPr>
        <w:spacing w:after="0" w:line="360" w:lineRule="auto"/>
        <w:jc w:val="both"/>
        <w:rPr>
          <w:rFonts w:asciiTheme="minorHAnsi" w:hAnsiTheme="minorHAnsi"/>
        </w:rPr>
      </w:pPr>
      <w:r>
        <w:rPr>
          <w:rFonts w:asciiTheme="minorHAnsi" w:hAnsiTheme="minorHAnsi"/>
        </w:rPr>
        <w:t>To make the own production- and the market pathway more effective, m</w:t>
      </w:r>
      <w:r w:rsidR="004348D8">
        <w:rPr>
          <w:rFonts w:asciiTheme="minorHAnsi" w:hAnsiTheme="minorHAnsi"/>
        </w:rPr>
        <w:t>ore investments in agricultural and nutritional education are needed, from NGOs and/or the government</w:t>
      </w:r>
    </w:p>
    <w:p w14:paraId="6E7B8C97" w14:textId="77777777" w:rsidR="0037760A" w:rsidRDefault="003A0F70" w:rsidP="0037760A">
      <w:pPr>
        <w:pStyle w:val="Lijstalinea"/>
        <w:numPr>
          <w:ilvl w:val="0"/>
          <w:numId w:val="31"/>
        </w:numPr>
        <w:spacing w:after="0" w:line="360" w:lineRule="auto"/>
        <w:jc w:val="both"/>
        <w:rPr>
          <w:rFonts w:asciiTheme="minorHAnsi" w:hAnsiTheme="minorHAnsi"/>
        </w:rPr>
      </w:pPr>
      <w:r>
        <w:rPr>
          <w:rFonts w:asciiTheme="minorHAnsi" w:hAnsiTheme="minorHAnsi"/>
        </w:rPr>
        <w:t>For the market pathway to work effectively, markets need to be expanded, nationally and internationally and i</w:t>
      </w:r>
      <w:r w:rsidRPr="003A0F70">
        <w:rPr>
          <w:rFonts w:asciiTheme="minorHAnsi" w:hAnsiTheme="minorHAnsi"/>
        </w:rPr>
        <w:t>nfrastructure needs to be improved</w:t>
      </w:r>
      <w:r>
        <w:rPr>
          <w:rFonts w:asciiTheme="minorHAnsi" w:hAnsiTheme="minorHAnsi"/>
        </w:rPr>
        <w:t>.</w:t>
      </w:r>
    </w:p>
    <w:p w14:paraId="14CD6E13" w14:textId="77777777" w:rsidR="00BD3158" w:rsidRDefault="00BD3158" w:rsidP="00BD3158">
      <w:pPr>
        <w:pStyle w:val="Kop1"/>
      </w:pPr>
      <w:bookmarkStart w:id="111" w:name="_Toc459598221"/>
      <w:r>
        <w:t>8. Discussion and conclusion</w:t>
      </w:r>
      <w:bookmarkEnd w:id="111"/>
    </w:p>
    <w:p w14:paraId="28049410" w14:textId="77777777" w:rsidR="006557F9" w:rsidRPr="006557F9" w:rsidRDefault="006557F9" w:rsidP="006557F9">
      <w:pPr>
        <w:spacing w:line="360" w:lineRule="auto"/>
        <w:jc w:val="both"/>
        <w:rPr>
          <w:rFonts w:asciiTheme="minorHAnsi" w:eastAsia="Times New Roman" w:hAnsiTheme="minorHAnsi" w:cs="Times New Roman"/>
          <w:color w:val="000000"/>
        </w:rPr>
      </w:pPr>
      <w:r w:rsidRPr="006557F9">
        <w:rPr>
          <w:rFonts w:asciiTheme="minorHAnsi" w:eastAsia="Times New Roman" w:hAnsiTheme="minorHAnsi" w:cs="Times New Roman"/>
          <w:color w:val="000000"/>
        </w:rPr>
        <w:t xml:space="preserve">In this study we have analysed how farm-level adoption of improved maize seeds and fertiliser use affects food security for households in rural Tanzania. We have developed a theoretical framework based on scientific literature that relates input use to household food consumption via three different pathways: the market pathway, the own production pathway and the income pathway. We expected the use of inputs in maize production to stimulate production, which could either increase income from market sales or increase the amount of food available to the household from own production, or both. Using literature review we have analysed the most commonly used indicators for food security and nutrition. An assessment based on the following characteristics: not context specific, can measure at household level, measures dietary quality, measures nutritional status, measures lived experiences, not easy to manipulate and available in the LSMS ISA TNZ dataset, has lead us to select the DDS, FVS, FCS and CSI as most suitable criteria for food security. Unfortunately in this study we were not able to look further into individual nutritional status. Although this is a very relevant aspect to food security, the fact </w:t>
      </w:r>
      <w:commentRangeStart w:id="112"/>
      <w:r w:rsidRPr="006557F9">
        <w:rPr>
          <w:rFonts w:asciiTheme="minorHAnsi" w:eastAsia="Times New Roman" w:hAnsiTheme="minorHAnsi" w:cs="Times New Roman"/>
          <w:color w:val="000000"/>
        </w:rPr>
        <w:t>that a nutrition indicator cannot be aggregated to household level has kept us from using a nutrition indicator in our analysis</w:t>
      </w:r>
      <w:commentRangeEnd w:id="112"/>
      <w:r w:rsidR="00676998">
        <w:rPr>
          <w:rStyle w:val="Verwijzingopmerking"/>
        </w:rPr>
        <w:commentReference w:id="112"/>
      </w:r>
      <w:r w:rsidRPr="006557F9">
        <w:rPr>
          <w:rFonts w:asciiTheme="minorHAnsi" w:eastAsia="Times New Roman" w:hAnsiTheme="minorHAnsi" w:cs="Times New Roman"/>
          <w:color w:val="000000"/>
        </w:rPr>
        <w:t>. Nevertheless, the DDS, FVS, FCS and CSI very well capture the elements of dietary quality and lived experiences of food security. Based on the theory of the Agricultural Household Model, we had to deal with the issue of non-seperability of production and consumption decisions. To address this, we applied a 2SLS estimation to control for possible endogeneity of hybrid seed- and fertiliser use to household food security, using subsidies received for improved seeds or fertiliser as instruments.</w:t>
      </w:r>
    </w:p>
    <w:p w14:paraId="52B0F663" w14:textId="77777777" w:rsidR="006557F9" w:rsidRPr="006557F9" w:rsidRDefault="006557F9" w:rsidP="006557F9">
      <w:pPr>
        <w:spacing w:line="360" w:lineRule="auto"/>
        <w:jc w:val="both"/>
        <w:rPr>
          <w:rFonts w:asciiTheme="minorHAnsi" w:hAnsiTheme="minorHAnsi"/>
        </w:rPr>
      </w:pPr>
      <w:r w:rsidRPr="006557F9">
        <w:rPr>
          <w:rFonts w:asciiTheme="minorHAnsi" w:eastAsia="Times New Roman" w:hAnsiTheme="minorHAnsi" w:cs="Times New Roman"/>
          <w:color w:val="000000"/>
        </w:rPr>
        <w:t xml:space="preserve">The results of our empirical analyses do not show that </w:t>
      </w:r>
      <w:r w:rsidRPr="006557F9">
        <w:rPr>
          <w:rFonts w:asciiTheme="minorHAnsi" w:hAnsiTheme="minorHAnsi"/>
        </w:rPr>
        <w:t>h</w:t>
      </w:r>
      <w:r w:rsidRPr="006557F9">
        <w:rPr>
          <w:rFonts w:asciiTheme="minorHAnsi" w:hAnsiTheme="minorHAnsi"/>
          <w:lang w:bidi="ar-SA"/>
        </w:rPr>
        <w:t xml:space="preserve">ybrid seed  </w:t>
      </w:r>
      <w:r w:rsidRPr="006557F9">
        <w:rPr>
          <w:rFonts w:asciiTheme="minorHAnsi" w:hAnsiTheme="minorHAnsi"/>
        </w:rPr>
        <w:t xml:space="preserve">has an </w:t>
      </w:r>
      <w:r w:rsidRPr="006557F9">
        <w:rPr>
          <w:rFonts w:asciiTheme="minorHAnsi" w:hAnsiTheme="minorHAnsi"/>
          <w:lang w:bidi="ar-SA"/>
        </w:rPr>
        <w:t>effect on the DDS, FVS or FCS. The effect on the CSI however is positive, which means that hybrid seed use contributes to food insecur</w:t>
      </w:r>
      <w:r w:rsidRPr="006557F9">
        <w:rPr>
          <w:rFonts w:asciiTheme="minorHAnsi" w:hAnsiTheme="minorHAnsi"/>
        </w:rPr>
        <w:t>ity rather than food security. Also, we have found that f</w:t>
      </w:r>
      <w:r w:rsidRPr="006557F9">
        <w:rPr>
          <w:rFonts w:asciiTheme="minorHAnsi" w:hAnsiTheme="minorHAnsi"/>
          <w:lang w:bidi="ar-SA"/>
        </w:rPr>
        <w:t xml:space="preserve">ertiliser use however contributes positively to the DDS and the FVS. </w:t>
      </w:r>
      <w:r w:rsidRPr="006557F9">
        <w:rPr>
          <w:rFonts w:asciiTheme="minorHAnsi" w:hAnsiTheme="minorHAnsi"/>
        </w:rPr>
        <w:t xml:space="preserve">This supports the conclusion from the study by </w:t>
      </w:r>
      <w:r w:rsidRPr="006557F9">
        <w:rPr>
          <w:rFonts w:asciiTheme="minorHAnsi" w:hAnsiTheme="minorHAnsi"/>
        </w:rPr>
        <w:fldChar w:fldCharType="begin"/>
      </w:r>
      <w:r w:rsidR="00EF2063">
        <w:rPr>
          <w:rFonts w:asciiTheme="minorHAnsi" w:hAnsiTheme="minorHAnsi"/>
        </w:rPr>
        <w:instrText xml:space="preserve"> ADDIN ZOTERO_ITEM CSL_CITATION {"citationID":"skhaimksf","properties":{"formattedCitation":"(Kriti, 2015)","plainCitation":"(Kriti, 2015)","dontUpdate":true},"citationItems":[{"id":160,"uris":["http://zotero.org/users/2835879/items/C7QUC6RB"],"uri":["http://zotero.org/users/2835879/items/C7QUC6RB"],"itemData":{"id":160,"type":"article-journal","title":"Augmenting Food Security Through Agricultural Input Subsidy: Anevaluation of National Agricultural Input Voucher Scheme (NAIVS) with impact on Female-headed Households in Tanzania","container-title":"International Association of Agricultural Economists","volume":"2015 Conference, August 9-14, 2015, Milan, Italy","author":[{"family":"Kriti","given":"Malhotra"}],"issued":{"date-parts":[["2015"]]}}}],"schema":"https://github.com/citation-style-language/schema/raw/master/csl-citation.json"} </w:instrText>
      </w:r>
      <w:r w:rsidRPr="006557F9">
        <w:rPr>
          <w:rFonts w:asciiTheme="minorHAnsi" w:hAnsiTheme="minorHAnsi"/>
        </w:rPr>
        <w:fldChar w:fldCharType="separate"/>
      </w:r>
      <w:r w:rsidRPr="006557F9">
        <w:rPr>
          <w:rFonts w:asciiTheme="minorHAnsi" w:hAnsiTheme="minorHAnsi"/>
        </w:rPr>
        <w:t>Kriti (2015)</w:t>
      </w:r>
      <w:r w:rsidRPr="006557F9">
        <w:rPr>
          <w:rFonts w:asciiTheme="minorHAnsi" w:hAnsiTheme="minorHAnsi"/>
        </w:rPr>
        <w:fldChar w:fldCharType="end"/>
      </w:r>
      <w:r w:rsidRPr="006557F9">
        <w:rPr>
          <w:rFonts w:asciiTheme="minorHAnsi" w:hAnsiTheme="minorHAnsi"/>
        </w:rPr>
        <w:t xml:space="preserve"> that </w:t>
      </w:r>
      <w:r w:rsidRPr="006557F9">
        <w:rPr>
          <w:rFonts w:asciiTheme="minorHAnsi" w:hAnsiTheme="minorHAnsi"/>
        </w:rPr>
        <w:lastRenderedPageBreak/>
        <w:t xml:space="preserve">fertilizer in particular, is  positively correlated with household food security. The interaction effects are different than we expected: the interaction effect between hybrid seed use and fertiliser use is only significant for the DDS and the FVS, and negative. This could be due to the fact that to use both inputs, the household needs to make a double investment at once. This could possibly lead to a short-term shortage of means to use to secure household food supply. </w:t>
      </w:r>
      <w:r w:rsidRPr="006557F9">
        <w:rPr>
          <w:rFonts w:asciiTheme="minorHAnsi" w:hAnsiTheme="minorHAnsi"/>
          <w:lang w:bidi="ar-SA"/>
        </w:rPr>
        <w:t>Education is a predominant positive influence</w:t>
      </w:r>
      <w:r w:rsidRPr="006557F9">
        <w:rPr>
          <w:rFonts w:asciiTheme="minorHAnsi" w:hAnsiTheme="minorHAnsi"/>
        </w:rPr>
        <w:t xml:space="preserve"> on food security</w:t>
      </w:r>
      <w:r w:rsidRPr="006557F9">
        <w:rPr>
          <w:rFonts w:asciiTheme="minorHAnsi" w:hAnsiTheme="minorHAnsi"/>
          <w:lang w:bidi="ar-SA"/>
        </w:rPr>
        <w:t xml:space="preserve">. </w:t>
      </w:r>
      <w:r w:rsidRPr="006557F9">
        <w:rPr>
          <w:rFonts w:asciiTheme="minorHAnsi" w:hAnsiTheme="minorHAnsi"/>
        </w:rPr>
        <w:t xml:space="preserve">Living for a shorter period of time in the community of residence </w:t>
      </w:r>
      <w:r w:rsidRPr="006557F9">
        <w:rPr>
          <w:rFonts w:asciiTheme="minorHAnsi" w:hAnsiTheme="minorHAnsi"/>
          <w:lang w:bidi="ar-SA"/>
        </w:rPr>
        <w:t>relates to better overall food security outcome</w:t>
      </w:r>
      <w:r w:rsidRPr="006557F9">
        <w:rPr>
          <w:rFonts w:asciiTheme="minorHAnsi" w:hAnsiTheme="minorHAnsi"/>
        </w:rPr>
        <w:t xml:space="preserve">s, possibly because the ability to migrate indicates a higher wealth status and better ability to secure access to food. </w:t>
      </w:r>
      <w:r w:rsidRPr="006557F9">
        <w:rPr>
          <w:rFonts w:asciiTheme="minorHAnsi" w:hAnsiTheme="minorHAnsi"/>
          <w:lang w:bidi="ar-SA"/>
        </w:rPr>
        <w:t xml:space="preserve"> </w:t>
      </w:r>
      <w:r w:rsidRPr="006557F9">
        <w:rPr>
          <w:rFonts w:asciiTheme="minorHAnsi" w:hAnsiTheme="minorHAnsi"/>
        </w:rPr>
        <w:t xml:space="preserve">Furthermore, we have found that wealth indicators such as total value of farm assets, total land size, a housing quality index and being member of a credit- and/or saving group relate positively to food security. When comparing the geographical zones of Tanzania, we found that </w:t>
      </w:r>
      <w:r w:rsidRPr="006557F9">
        <w:rPr>
          <w:rFonts w:asciiTheme="minorHAnsi" w:hAnsiTheme="minorHAnsi"/>
          <w:lang w:bidi="ar-SA"/>
        </w:rPr>
        <w:t>the Northern zone scores consistently better, and the Southern- and Western zone score consistently worse</w:t>
      </w:r>
      <w:r w:rsidRPr="006557F9">
        <w:rPr>
          <w:rFonts w:asciiTheme="minorHAnsi" w:hAnsiTheme="minorHAnsi"/>
        </w:rPr>
        <w:t xml:space="preserve"> on food security. </w:t>
      </w:r>
      <w:r w:rsidRPr="006557F9">
        <w:rPr>
          <w:rFonts w:asciiTheme="minorHAnsi" w:hAnsiTheme="minorHAnsi"/>
          <w:lang w:bidi="ar-SA"/>
        </w:rPr>
        <w:t xml:space="preserve">More rainfall and higher temperatures contribute predominantly positive to food security. </w:t>
      </w:r>
      <w:r w:rsidRPr="006557F9">
        <w:rPr>
          <w:rFonts w:asciiTheme="minorHAnsi" w:hAnsiTheme="minorHAnsi"/>
        </w:rPr>
        <w:t>In contrary to our expectation</w:t>
      </w:r>
      <w:r w:rsidRPr="006557F9">
        <w:rPr>
          <w:rFonts w:asciiTheme="minorHAnsi" w:hAnsiTheme="minorHAnsi"/>
          <w:lang w:bidi="ar-SA"/>
        </w:rPr>
        <w:t xml:space="preserve"> that households that live in more remote areas would struggle more with securing their access to food</w:t>
      </w:r>
      <w:r w:rsidRPr="006557F9">
        <w:rPr>
          <w:rFonts w:asciiTheme="minorHAnsi" w:hAnsiTheme="minorHAnsi"/>
        </w:rPr>
        <w:t>,</w:t>
      </w:r>
      <w:r w:rsidRPr="006557F9">
        <w:rPr>
          <w:rFonts w:asciiTheme="minorHAnsi" w:hAnsiTheme="minorHAnsi"/>
          <w:lang w:bidi="ar-SA"/>
        </w:rPr>
        <w:t xml:space="preserve"> we see no such effect in our </w:t>
      </w:r>
      <w:r w:rsidRPr="006557F9">
        <w:rPr>
          <w:rFonts w:asciiTheme="minorHAnsi" w:hAnsiTheme="minorHAnsi"/>
        </w:rPr>
        <w:t>results</w:t>
      </w:r>
      <w:r w:rsidRPr="006557F9">
        <w:rPr>
          <w:rFonts w:asciiTheme="minorHAnsi" w:hAnsiTheme="minorHAnsi"/>
          <w:lang w:bidi="ar-SA"/>
        </w:rPr>
        <w:t xml:space="preserve">. </w:t>
      </w:r>
    </w:p>
    <w:p w14:paraId="69E9263A" w14:textId="77777777" w:rsidR="006557F9" w:rsidRPr="006557F9" w:rsidRDefault="006557F9" w:rsidP="006557F9">
      <w:pPr>
        <w:spacing w:line="360" w:lineRule="auto"/>
        <w:jc w:val="both"/>
        <w:rPr>
          <w:rFonts w:asciiTheme="minorHAnsi" w:hAnsiTheme="minorHAnsi"/>
        </w:rPr>
      </w:pPr>
      <w:r w:rsidRPr="006557F9">
        <w:rPr>
          <w:rFonts w:asciiTheme="minorHAnsi" w:eastAsia="Times New Roman" w:hAnsiTheme="minorHAnsi" w:cs="Times New Roman"/>
          <w:color w:val="000000"/>
        </w:rPr>
        <w:t xml:space="preserve">Using semi-structured expert interviews with </w:t>
      </w:r>
      <w:r w:rsidRPr="006557F9">
        <w:rPr>
          <w:rFonts w:asciiTheme="minorHAnsi" w:hAnsiTheme="minorHAnsi"/>
        </w:rPr>
        <w:t>NGO</w:t>
      </w:r>
      <w:r w:rsidRPr="006557F9">
        <w:rPr>
          <w:rFonts w:asciiTheme="minorHAnsi" w:hAnsiTheme="minorHAnsi"/>
          <w:lang w:bidi="ar-SA"/>
        </w:rPr>
        <w:t xml:space="preserve"> and government representatives </w:t>
      </w:r>
      <w:r w:rsidRPr="006557F9">
        <w:rPr>
          <w:rFonts w:asciiTheme="minorHAnsi" w:hAnsiTheme="minorHAnsi"/>
        </w:rPr>
        <w:t xml:space="preserve">in Tanzania, we were able to relate our results back to the pathways in our framework. The relation between hybrid seed use and food security has proven to be very complex. We have found evidence that the own production pathway does not work when adopting hybrid seeds and fertiliser in maize production, since extra maize in a maize based diet offers no extra diversity or variety. </w:t>
      </w:r>
      <w:r w:rsidRPr="006557F9">
        <w:rPr>
          <w:rFonts w:asciiTheme="minorHAnsi" w:hAnsiTheme="minorHAnsi"/>
          <w:lang w:bidi="ar-SA"/>
        </w:rPr>
        <w:t>The market pathway does not work as we would expect</w:t>
      </w:r>
      <w:r w:rsidRPr="006557F9">
        <w:rPr>
          <w:rFonts w:asciiTheme="minorHAnsi" w:hAnsiTheme="minorHAnsi"/>
        </w:rPr>
        <w:t xml:space="preserve"> either, as h</w:t>
      </w:r>
      <w:r w:rsidRPr="006557F9">
        <w:rPr>
          <w:rFonts w:asciiTheme="minorHAnsi" w:hAnsiTheme="minorHAnsi"/>
          <w:lang w:bidi="ar-SA"/>
        </w:rPr>
        <w:t xml:space="preserve">igher maize yields do not necessarily </w:t>
      </w:r>
      <w:r w:rsidRPr="006557F9">
        <w:rPr>
          <w:rFonts w:asciiTheme="minorHAnsi" w:hAnsiTheme="minorHAnsi"/>
        </w:rPr>
        <w:t>lead to higher incomes. This is due to the fact that on the one hand prices within the village coincide and higher yield lead to lower prices. On the second hand, transport and storage facilities are often lacking, making it difficult, expensive and wasteful to sell surplus maize outside of the village. Our field interviews have pointed out that, in order to make the own production- and the market pathway more effective, more investments in agricultural and nutritional education are needed, from NGOs and/or the government. For the market pathway to work effectively, markets need to be expanded, nationally and internationally and infrastructure needs to be improved.</w:t>
      </w:r>
    </w:p>
    <w:p w14:paraId="306C7F59" w14:textId="77777777" w:rsidR="006557F9" w:rsidRPr="006557F9" w:rsidRDefault="006557F9" w:rsidP="006557F9">
      <w:pPr>
        <w:spacing w:after="0" w:line="360" w:lineRule="auto"/>
        <w:jc w:val="both"/>
        <w:rPr>
          <w:rFonts w:asciiTheme="minorHAnsi" w:eastAsia="Times New Roman" w:hAnsiTheme="minorHAnsi" w:cs="Times New Roman"/>
          <w:color w:val="000000"/>
        </w:rPr>
      </w:pPr>
      <w:r w:rsidRPr="006557F9">
        <w:rPr>
          <w:rFonts w:asciiTheme="minorHAnsi" w:eastAsia="Times New Roman" w:hAnsiTheme="minorHAnsi" w:cs="Times New Roman"/>
          <w:color w:val="000000"/>
        </w:rPr>
        <w:t xml:space="preserve">In short, our study adds an important element to what we know from the research done by Keding, Schneider, &amp; Jordan (2013) and </w:t>
      </w:r>
      <w:r w:rsidRPr="006557F9">
        <w:rPr>
          <w:rFonts w:asciiTheme="minorHAnsi" w:eastAsia="Times New Roman" w:hAnsiTheme="minorHAnsi" w:cs="Times New Roman"/>
          <w:color w:val="000000"/>
        </w:rPr>
        <w:fldChar w:fldCharType="begin"/>
      </w:r>
      <w:r w:rsidRPr="006557F9">
        <w:rPr>
          <w:rFonts w:asciiTheme="minorHAnsi" w:eastAsia="Times New Roman" w:hAnsiTheme="minorHAnsi" w:cs="Times New Roman"/>
          <w:color w:val="000000"/>
        </w:rPr>
        <w:instrText xml:space="preserve"> ADDIN ZOTERO_ITEM CSL_CITATION {"citationID":"2om3ufih21","properties":{"formattedCitation":"(Slavchevska, 2015)","plainCitation":"(Slavchevska, 2015)"},"citationItems":[{"id":52,"uris":["http://zotero.org/groups/450117/items/8IAM4U6F"],"uri":["http://zotero.org/groups/450117/items/8IAM4U6F"],"itemData":{"id":52,"type":"article-journal","title":"Agricultural Production and the Nutritional Status of Family Members in Tanzania","container-title":"The Journal of Development Studies","page":"1016-1033","volume":"51","issue":"8","source":"CrossRef","DOI":"10.1080/00220388.2015.1018906","ISSN":"0022-0388, 1743-9140","language":"en","author":[{"family":"Slavchevska","given":"Vanya"}],"issued":{"date-parts":[["2015",8,3]]}}}],"schema":"https://github.com/citation-style-language/schema/raw/master/csl-citation.json"} </w:instrText>
      </w:r>
      <w:r w:rsidRPr="006557F9">
        <w:rPr>
          <w:rFonts w:asciiTheme="minorHAnsi" w:eastAsia="Times New Roman" w:hAnsiTheme="minorHAnsi" w:cs="Times New Roman"/>
          <w:color w:val="000000"/>
        </w:rPr>
        <w:fldChar w:fldCharType="separate"/>
      </w:r>
      <w:r w:rsidRPr="006557F9">
        <w:rPr>
          <w:rFonts w:asciiTheme="minorHAnsi" w:hAnsiTheme="minorHAnsi"/>
        </w:rPr>
        <w:t>Slavchevska (2015)</w:t>
      </w:r>
      <w:r w:rsidRPr="006557F9">
        <w:rPr>
          <w:rFonts w:asciiTheme="minorHAnsi" w:eastAsia="Times New Roman" w:hAnsiTheme="minorHAnsi" w:cs="Times New Roman"/>
          <w:color w:val="000000"/>
        </w:rPr>
        <w:fldChar w:fldCharType="end"/>
      </w:r>
      <w:r w:rsidRPr="006557F9">
        <w:rPr>
          <w:rFonts w:asciiTheme="minorHAnsi" w:eastAsia="Times New Roman" w:hAnsiTheme="minorHAnsi" w:cs="Times New Roman"/>
          <w:color w:val="000000"/>
        </w:rPr>
        <w:t xml:space="preserve">. Our research supports the conclusion from </w:t>
      </w:r>
      <w:r w:rsidRPr="006557F9">
        <w:rPr>
          <w:rFonts w:asciiTheme="minorHAnsi" w:eastAsia="Times New Roman" w:hAnsiTheme="minorHAnsi" w:cs="Times New Roman"/>
          <w:color w:val="000000"/>
        </w:rPr>
        <w:fldChar w:fldCharType="begin"/>
      </w:r>
      <w:r w:rsidR="00EF2063">
        <w:rPr>
          <w:rFonts w:asciiTheme="minorHAnsi" w:eastAsia="Times New Roman" w:hAnsiTheme="minorHAnsi" w:cs="Times New Roman"/>
          <w:color w:val="000000"/>
        </w:rPr>
        <w:instrText xml:space="preserve"> ADDIN ZOTERO_ITEM CSL_CITATION {"citationID":"2qbrdnhv0n","properties":{"formattedCitation":"(Keding, Schneider, &amp; Jordan, 2013)","plainCitation":"(Keding, Schneider, &amp; Jordan, 2013)","dontUpdate":true},"citationItems":[{"id":25,"uris":["http://zotero.org/groups/450117/items/XHM3NX7M"],"uri":["http://zotero.org/groups/450117/items/XHM3NX7M"],"itemData":{"id":25,"type":"article-journal","title":"Production and processing of foods as core aspects of nutrition-sensitive agriculture and sustainable diets","container-title":"Food Security","page":"825-846","volume":"5","issue":"6","source":"CrossRef","DOI":"10.1007/s12571-013-0312-6","ISSN":"1876-4517, 1876-4525","note":"00005","language":"en","author":[{"family":"Keding","given":"Gudrun B."},{"family":"Schneider","given":"Katja"},{"family":"Jordan","given":"Irmgard"}],"issued":{"date-parts":[["2013",12]]}}}],"schema":"https://github.com/citation-style-language/schema/raw/master/csl-citation.json"} </w:instrText>
      </w:r>
      <w:r w:rsidRPr="006557F9">
        <w:rPr>
          <w:rFonts w:asciiTheme="minorHAnsi" w:eastAsia="Times New Roman" w:hAnsiTheme="minorHAnsi" w:cs="Times New Roman"/>
          <w:color w:val="000000"/>
        </w:rPr>
        <w:fldChar w:fldCharType="separate"/>
      </w:r>
      <w:r w:rsidRPr="006557F9">
        <w:rPr>
          <w:rFonts w:asciiTheme="minorHAnsi" w:hAnsiTheme="minorHAnsi"/>
        </w:rPr>
        <w:t>(Keding, Schneider, &amp; Jordan (2013)</w:t>
      </w:r>
      <w:r w:rsidRPr="006557F9">
        <w:rPr>
          <w:rFonts w:asciiTheme="minorHAnsi" w:eastAsia="Times New Roman" w:hAnsiTheme="minorHAnsi" w:cs="Times New Roman"/>
          <w:color w:val="000000"/>
        </w:rPr>
        <w:fldChar w:fldCharType="end"/>
      </w:r>
      <w:r w:rsidRPr="006557F9">
        <w:rPr>
          <w:rFonts w:asciiTheme="minorHAnsi" w:eastAsia="Times New Roman" w:hAnsiTheme="minorHAnsi" w:cs="Times New Roman"/>
          <w:color w:val="000000"/>
        </w:rPr>
        <w:t xml:space="preserve"> that investing in improving agricultural systems is not enough to improve food security. Effective storage and food processing technologies are required, as is education of households to create and understanding of what constitutes a healthy diet. </w:t>
      </w:r>
      <w:r w:rsidRPr="006557F9">
        <w:rPr>
          <w:rFonts w:asciiTheme="minorHAnsi" w:eastAsia="Times New Roman" w:hAnsiTheme="minorHAnsi" w:cs="Times New Roman"/>
          <w:color w:val="000000"/>
        </w:rPr>
        <w:fldChar w:fldCharType="begin"/>
      </w:r>
      <w:r w:rsidRPr="006557F9">
        <w:rPr>
          <w:rFonts w:asciiTheme="minorHAnsi" w:eastAsia="Times New Roman" w:hAnsiTheme="minorHAnsi" w:cs="Times New Roman"/>
          <w:color w:val="000000"/>
        </w:rPr>
        <w:instrText xml:space="preserve"> ADDIN ZOTERO_ITEM CSL_CITATION {"citationID":"29bhlsepos","properties":{"formattedCitation":"(Slavchevska, 2015)","plainCitation":"(Slavchevska, 2015)"},"citationItems":[{"id":52,"uris":["http://zotero.org/groups/450117/items/8IAM4U6F"],"uri":["http://zotero.org/groups/450117/items/8IAM4U6F"],"itemData":{"id":52,"type":"article-journal","title":"Agricultural Production and the Nutritional Status of Family Members in Tanzania","container-title":"The Journal of Development Studies","page":"1016-1033","volume":"51","issue":"8","source":"CrossRef","DOI":"10.1080/00220388.2015.1018906","ISSN":"0022-0388, 1743-9140","language":"en","author":[{"family":"Slavchevska","given":"Vanya"}],"issued":{"date-parts":[["2015",8,3]]}}}],"schema":"https://github.com/citation-style-language/schema/raw/master/csl-citation.json"} </w:instrText>
      </w:r>
      <w:r w:rsidRPr="006557F9">
        <w:rPr>
          <w:rFonts w:asciiTheme="minorHAnsi" w:eastAsia="Times New Roman" w:hAnsiTheme="minorHAnsi" w:cs="Times New Roman"/>
          <w:color w:val="000000"/>
        </w:rPr>
        <w:fldChar w:fldCharType="separate"/>
      </w:r>
      <w:r w:rsidRPr="006557F9">
        <w:rPr>
          <w:rFonts w:asciiTheme="minorHAnsi" w:hAnsiTheme="minorHAnsi"/>
        </w:rPr>
        <w:t>Slavchevska (2015)</w:t>
      </w:r>
      <w:r w:rsidRPr="006557F9">
        <w:rPr>
          <w:rFonts w:asciiTheme="minorHAnsi" w:eastAsia="Times New Roman" w:hAnsiTheme="minorHAnsi" w:cs="Times New Roman"/>
          <w:color w:val="000000"/>
        </w:rPr>
        <w:fldChar w:fldCharType="end"/>
      </w:r>
      <w:r w:rsidRPr="006557F9">
        <w:rPr>
          <w:rFonts w:asciiTheme="minorHAnsi" w:eastAsia="Times New Roman" w:hAnsiTheme="minorHAnsi" w:cs="Times New Roman"/>
          <w:color w:val="000000"/>
        </w:rPr>
        <w:t xml:space="preserve"> too concluded that although agricultural interventions do affect agricultural production, this does not </w:t>
      </w:r>
      <w:r w:rsidRPr="006557F9">
        <w:rPr>
          <w:rFonts w:asciiTheme="minorHAnsi" w:eastAsia="Times New Roman" w:hAnsiTheme="minorHAnsi" w:cs="Times New Roman"/>
          <w:color w:val="000000"/>
        </w:rPr>
        <w:lastRenderedPageBreak/>
        <w:t xml:space="preserve">necessarily lead to better nutrition, because of failure to invest in complementary interventions such as health focussed programs. To effectively impact food security and nutrition via agricultural input use promotion, a trans-disciplinary approach is required. Many elements need to be taken into account from education to storage, transport and market access. More, integrated research is required to effectively assess all elements that link agricultural input use to food security in order to fully understand how to make promotion of agricultural input use effective in improving household food security. </w:t>
      </w:r>
    </w:p>
    <w:p w14:paraId="4D5E51F9" w14:textId="77777777" w:rsidR="00BD3158" w:rsidRPr="00BD3158" w:rsidRDefault="00BD3158" w:rsidP="00BD3158"/>
    <w:p w14:paraId="367B92BA" w14:textId="77777777" w:rsidR="00C24711" w:rsidRPr="00CB7DF4" w:rsidRDefault="005040B2" w:rsidP="005040B2">
      <w:pPr>
        <w:pStyle w:val="Kop1"/>
        <w:rPr>
          <w:lang w:val="it-IT"/>
        </w:rPr>
      </w:pPr>
      <w:bookmarkStart w:id="113" w:name="_Toc459598222"/>
      <w:r w:rsidRPr="00CB7DF4">
        <w:rPr>
          <w:lang w:val="it-IT"/>
        </w:rPr>
        <w:t>References</w:t>
      </w:r>
      <w:bookmarkEnd w:id="113"/>
    </w:p>
    <w:p w14:paraId="3DB8B82C" w14:textId="77777777" w:rsidR="00EF2063" w:rsidRPr="00EF2063" w:rsidRDefault="00EF2063" w:rsidP="00EF2063">
      <w:pPr>
        <w:pStyle w:val="Bibliografie"/>
        <w:rPr>
          <w:rFonts w:ascii="Cambria" w:hAnsi="Cambria"/>
        </w:rPr>
      </w:pPr>
      <w:r>
        <w:fldChar w:fldCharType="begin"/>
      </w:r>
      <w:r>
        <w:instrText xml:space="preserve"> ADDIN ZOTERO_BIBL {"custom":[]} CSL_BIBLIOGRAPHY </w:instrText>
      </w:r>
      <w:r>
        <w:fldChar w:fldCharType="separate"/>
      </w:r>
      <w:r w:rsidRPr="00EF2063">
        <w:rPr>
          <w:rFonts w:ascii="Cambria" w:hAnsi="Cambria"/>
        </w:rPr>
        <w:t xml:space="preserve">Aloyce, G. M., Gabagambi, D. M., &amp; Hella, J. P. (2014). Assessment of operational aspects of the input supply chain under national agriculture input voucher scheme (NAIVS) in Tanzania. </w:t>
      </w:r>
      <w:r w:rsidRPr="00EF2063">
        <w:rPr>
          <w:rFonts w:ascii="Cambria" w:hAnsi="Cambria"/>
          <w:i/>
          <w:iCs/>
        </w:rPr>
        <w:t>Journal of Development and Agricultural Economics</w:t>
      </w:r>
      <w:r w:rsidRPr="00EF2063">
        <w:rPr>
          <w:rFonts w:ascii="Cambria" w:hAnsi="Cambria"/>
        </w:rPr>
        <w:t xml:space="preserve">, </w:t>
      </w:r>
      <w:r w:rsidRPr="00EF2063">
        <w:rPr>
          <w:rFonts w:ascii="Cambria" w:hAnsi="Cambria"/>
          <w:i/>
          <w:iCs/>
        </w:rPr>
        <w:t>6</w:t>
      </w:r>
      <w:r w:rsidRPr="00EF2063">
        <w:rPr>
          <w:rFonts w:ascii="Cambria" w:hAnsi="Cambria"/>
        </w:rPr>
        <w:t>(3), 94–104. http://doi.org/10.5897/JDAE2013.0516</w:t>
      </w:r>
    </w:p>
    <w:p w14:paraId="727E3836" w14:textId="77777777" w:rsidR="00EF2063" w:rsidRPr="00EF2063" w:rsidRDefault="00EF2063" w:rsidP="00EF2063">
      <w:pPr>
        <w:pStyle w:val="Bibliografie"/>
        <w:rPr>
          <w:rFonts w:ascii="Cambria" w:hAnsi="Cambria"/>
        </w:rPr>
      </w:pPr>
      <w:r w:rsidRPr="00113631">
        <w:rPr>
          <w:rFonts w:ascii="Cambria" w:hAnsi="Cambria"/>
          <w:lang w:val="es-BO"/>
          <w:rPrChange w:id="114" w:author="Berg, Marrit van den" w:date="2016-08-22T10:43:00Z">
            <w:rPr>
              <w:rFonts w:ascii="Cambria" w:hAnsi="Cambria"/>
            </w:rPr>
          </w:rPrChange>
        </w:rPr>
        <w:t xml:space="preserve">Ash, D. M., Tatala, S. R., Frongillo, E. A., Ndossi, G. D., &amp; Latham, M. C. (2003). </w:t>
      </w:r>
      <w:r w:rsidRPr="00EF2063">
        <w:rPr>
          <w:rFonts w:ascii="Cambria" w:hAnsi="Cambria"/>
        </w:rPr>
        <w:t xml:space="preserve">Randomized efficacy trial of a micronutrient-fortified beverage in primary school children in Tanzania. </w:t>
      </w:r>
      <w:r w:rsidRPr="00EF2063">
        <w:rPr>
          <w:rFonts w:ascii="Cambria" w:hAnsi="Cambria"/>
          <w:i/>
          <w:iCs/>
        </w:rPr>
        <w:t>The American Journal of Clinical Nutrition</w:t>
      </w:r>
      <w:r w:rsidRPr="00EF2063">
        <w:rPr>
          <w:rFonts w:ascii="Cambria" w:hAnsi="Cambria"/>
        </w:rPr>
        <w:t xml:space="preserve">, </w:t>
      </w:r>
      <w:r w:rsidRPr="00EF2063">
        <w:rPr>
          <w:rFonts w:ascii="Cambria" w:hAnsi="Cambria"/>
          <w:i/>
          <w:iCs/>
        </w:rPr>
        <w:t>77</w:t>
      </w:r>
      <w:r w:rsidRPr="00EF2063">
        <w:rPr>
          <w:rFonts w:ascii="Cambria" w:hAnsi="Cambria"/>
        </w:rPr>
        <w:t>(4), 891–898.</w:t>
      </w:r>
    </w:p>
    <w:p w14:paraId="6F3F73B7" w14:textId="77777777" w:rsidR="00EF2063" w:rsidRPr="00EF2063" w:rsidRDefault="00EF2063" w:rsidP="00EF2063">
      <w:pPr>
        <w:pStyle w:val="Bibliografie"/>
        <w:rPr>
          <w:rFonts w:ascii="Cambria" w:hAnsi="Cambria"/>
        </w:rPr>
      </w:pPr>
      <w:r w:rsidRPr="00EF2063">
        <w:rPr>
          <w:rFonts w:ascii="Cambria" w:hAnsi="Cambria"/>
        </w:rPr>
        <w:t xml:space="preserve">Babu, S. C., Gajanan, S. N., &amp; Sanyal, P. (2014). Indicators and Causal Factors of Nutrition—Application of Correlation Analysis. In </w:t>
      </w:r>
      <w:r w:rsidRPr="00EF2063">
        <w:rPr>
          <w:rFonts w:ascii="Cambria" w:hAnsi="Cambria"/>
          <w:i/>
          <w:iCs/>
        </w:rPr>
        <w:t>Food Security, Poverty and Nutrition Policy Analysis</w:t>
      </w:r>
      <w:r w:rsidRPr="00EF2063">
        <w:rPr>
          <w:rFonts w:ascii="Cambria" w:hAnsi="Cambria"/>
        </w:rPr>
        <w:t xml:space="preserve"> (pp. 215–241). Elsevier. Retrieved from http://linkinghub.elsevier.com/retrieve/pii/B9780124058644000089</w:t>
      </w:r>
    </w:p>
    <w:p w14:paraId="7047164F" w14:textId="77777777" w:rsidR="00EF2063" w:rsidRPr="00EF2063" w:rsidRDefault="00EF2063" w:rsidP="00EF2063">
      <w:pPr>
        <w:pStyle w:val="Bibliografie"/>
        <w:rPr>
          <w:rFonts w:ascii="Cambria" w:hAnsi="Cambria"/>
        </w:rPr>
      </w:pPr>
      <w:r w:rsidRPr="00EF2063">
        <w:rPr>
          <w:rFonts w:ascii="Cambria" w:hAnsi="Cambria"/>
        </w:rPr>
        <w:t xml:space="preserve">Ballard, T., Coates, J., Swindale, A., &amp; Deitchler, M. (2011). Household hunger scale: indicator definition and measurement guide. </w:t>
      </w:r>
      <w:r w:rsidRPr="00EF2063">
        <w:rPr>
          <w:rFonts w:ascii="Cambria" w:hAnsi="Cambria"/>
          <w:i/>
          <w:iCs/>
        </w:rPr>
        <w:t>Food and Nutrition Technical Assistance (FANTA)</w:t>
      </w:r>
      <w:r w:rsidRPr="00EF2063">
        <w:rPr>
          <w:rFonts w:ascii="Cambria" w:hAnsi="Cambria"/>
        </w:rPr>
        <w:t xml:space="preserve">, </w:t>
      </w:r>
      <w:r w:rsidRPr="00EF2063">
        <w:rPr>
          <w:rFonts w:ascii="Cambria" w:hAnsi="Cambria"/>
          <w:i/>
          <w:iCs/>
        </w:rPr>
        <w:t>2</w:t>
      </w:r>
      <w:r w:rsidRPr="00EF2063">
        <w:rPr>
          <w:rFonts w:ascii="Cambria" w:hAnsi="Cambria"/>
        </w:rPr>
        <w:t>. Retrieved from http://www.fantaproject.org/sites/default/files/resources/HHS-Indicator-Guide-Aug2011.pdf</w:t>
      </w:r>
    </w:p>
    <w:p w14:paraId="722FC504" w14:textId="77777777" w:rsidR="00EF2063" w:rsidRPr="00EF2063" w:rsidRDefault="00EF2063" w:rsidP="00EF2063">
      <w:pPr>
        <w:pStyle w:val="Bibliografie"/>
        <w:rPr>
          <w:rFonts w:ascii="Cambria" w:hAnsi="Cambria"/>
        </w:rPr>
      </w:pPr>
      <w:r w:rsidRPr="00EF2063">
        <w:rPr>
          <w:rFonts w:ascii="Cambria" w:hAnsi="Cambria"/>
          <w:lang w:val="nl-NL"/>
        </w:rPr>
        <w:t xml:space="preserve">Baltzer, K., Hansen, H., Danmark, DANIDA, Danmark, &amp; Udenrigsministeriet. </w:t>
      </w:r>
      <w:r w:rsidRPr="00EF2063">
        <w:rPr>
          <w:rFonts w:ascii="Cambria" w:hAnsi="Cambria"/>
        </w:rPr>
        <w:t xml:space="preserve">(2011). </w:t>
      </w:r>
      <w:r w:rsidRPr="00EF2063">
        <w:rPr>
          <w:rFonts w:ascii="Cambria" w:hAnsi="Cambria"/>
          <w:i/>
          <w:iCs/>
        </w:rPr>
        <w:t>Agricultural input subsidies in Sub-Saharan Africa</w:t>
      </w:r>
      <w:r w:rsidRPr="00EF2063">
        <w:rPr>
          <w:rFonts w:ascii="Cambria" w:hAnsi="Cambria"/>
        </w:rPr>
        <w:t>. Udenrigsministeriet.</w:t>
      </w:r>
    </w:p>
    <w:p w14:paraId="2DA60F15" w14:textId="77777777" w:rsidR="00EF2063" w:rsidRPr="00EF2063" w:rsidRDefault="00EF2063" w:rsidP="00EF2063">
      <w:pPr>
        <w:pStyle w:val="Bibliografie"/>
        <w:rPr>
          <w:rFonts w:ascii="Cambria" w:hAnsi="Cambria"/>
        </w:rPr>
      </w:pPr>
      <w:r w:rsidRPr="00EF2063">
        <w:rPr>
          <w:rFonts w:ascii="Cambria" w:hAnsi="Cambria"/>
        </w:rPr>
        <w:lastRenderedPageBreak/>
        <w:t xml:space="preserve">Barrett, C. B. (2002). Chapter 40 Food security and food assistance programs. In </w:t>
      </w:r>
      <w:r w:rsidRPr="00EF2063">
        <w:rPr>
          <w:rFonts w:ascii="Cambria" w:hAnsi="Cambria"/>
          <w:i/>
          <w:iCs/>
        </w:rPr>
        <w:t>Handbook of Agricultural Economics</w:t>
      </w:r>
      <w:r w:rsidRPr="00EF2063">
        <w:rPr>
          <w:rFonts w:ascii="Cambria" w:hAnsi="Cambria"/>
        </w:rPr>
        <w:t xml:space="preserve"> (Vol. 2, pp. 2103–2190). Elsevier. Retrieved from http://linkinghub.elsevier.com/retrieve/pii/S1574007202100272</w:t>
      </w:r>
    </w:p>
    <w:p w14:paraId="569D705E" w14:textId="77777777" w:rsidR="00EF2063" w:rsidRPr="00EF2063" w:rsidRDefault="00EF2063" w:rsidP="00EF2063">
      <w:pPr>
        <w:pStyle w:val="Bibliografie"/>
        <w:rPr>
          <w:rFonts w:ascii="Cambria" w:hAnsi="Cambria"/>
        </w:rPr>
      </w:pPr>
      <w:r w:rsidRPr="00113631">
        <w:rPr>
          <w:rFonts w:ascii="Cambria" w:hAnsi="Cambria"/>
          <w:lang w:val="es-BO"/>
          <w:rPrChange w:id="115" w:author="Berg, Marrit van den" w:date="2016-08-22T10:43:00Z">
            <w:rPr>
              <w:rFonts w:ascii="Cambria" w:hAnsi="Cambria"/>
            </w:rPr>
          </w:rPrChange>
        </w:rPr>
        <w:t xml:space="preserve">Carletto, C., Zezza, A., &amp; Banerjee, R. (2013). </w:t>
      </w:r>
      <w:r w:rsidRPr="00EF2063">
        <w:rPr>
          <w:rFonts w:ascii="Cambria" w:hAnsi="Cambria"/>
        </w:rPr>
        <w:t xml:space="preserve">Towards better measurement of household food security: Harmonizing indicators and the role of household surveys. </w:t>
      </w:r>
      <w:r w:rsidRPr="00EF2063">
        <w:rPr>
          <w:rFonts w:ascii="Cambria" w:hAnsi="Cambria"/>
          <w:i/>
          <w:iCs/>
        </w:rPr>
        <w:t>Global Food Security</w:t>
      </w:r>
      <w:r w:rsidRPr="00EF2063">
        <w:rPr>
          <w:rFonts w:ascii="Cambria" w:hAnsi="Cambria"/>
        </w:rPr>
        <w:t xml:space="preserve">, </w:t>
      </w:r>
      <w:r w:rsidRPr="00EF2063">
        <w:rPr>
          <w:rFonts w:ascii="Cambria" w:hAnsi="Cambria"/>
          <w:i/>
          <w:iCs/>
        </w:rPr>
        <w:t>2</w:t>
      </w:r>
      <w:r w:rsidRPr="00EF2063">
        <w:rPr>
          <w:rFonts w:ascii="Cambria" w:hAnsi="Cambria"/>
        </w:rPr>
        <w:t>(1), 30–40. http://doi.org/10.1016/j.gfs.2012.11.006</w:t>
      </w:r>
    </w:p>
    <w:p w14:paraId="70ECBAE2" w14:textId="77777777" w:rsidR="00EF2063" w:rsidRPr="00EF2063" w:rsidRDefault="00EF2063" w:rsidP="00EF2063">
      <w:pPr>
        <w:pStyle w:val="Bibliografie"/>
        <w:rPr>
          <w:rFonts w:ascii="Cambria" w:hAnsi="Cambria"/>
        </w:rPr>
      </w:pPr>
      <w:r w:rsidRPr="00EF2063">
        <w:rPr>
          <w:rFonts w:ascii="Cambria" w:hAnsi="Cambria"/>
        </w:rPr>
        <w:t xml:space="preserve">Carletto, G., Ruel, M., Winters, P., &amp; Zezza, A. (2015). Farm-Level Pathways to Improved Nutritional Status: Introduction to the Special Issue. </w:t>
      </w:r>
      <w:r w:rsidRPr="00EF2063">
        <w:rPr>
          <w:rFonts w:ascii="Cambria" w:hAnsi="Cambria"/>
          <w:i/>
          <w:iCs/>
        </w:rPr>
        <w:t>The Journal of Development Studies</w:t>
      </w:r>
      <w:r w:rsidRPr="00EF2063">
        <w:rPr>
          <w:rFonts w:ascii="Cambria" w:hAnsi="Cambria"/>
        </w:rPr>
        <w:t xml:space="preserve">, </w:t>
      </w:r>
      <w:r w:rsidRPr="00EF2063">
        <w:rPr>
          <w:rFonts w:ascii="Cambria" w:hAnsi="Cambria"/>
          <w:i/>
          <w:iCs/>
        </w:rPr>
        <w:t>51</w:t>
      </w:r>
      <w:r w:rsidRPr="00EF2063">
        <w:rPr>
          <w:rFonts w:ascii="Cambria" w:hAnsi="Cambria"/>
        </w:rPr>
        <w:t>(8), 945–957. http://doi.org/10.1080/00220388.2015.1018908</w:t>
      </w:r>
    </w:p>
    <w:p w14:paraId="44CA7027" w14:textId="77777777" w:rsidR="00EF2063" w:rsidRPr="00EF2063" w:rsidRDefault="00EF2063" w:rsidP="00EF2063">
      <w:pPr>
        <w:pStyle w:val="Bibliografie"/>
        <w:rPr>
          <w:rFonts w:ascii="Cambria" w:hAnsi="Cambria"/>
        </w:rPr>
      </w:pPr>
      <w:r w:rsidRPr="00EF2063">
        <w:rPr>
          <w:rFonts w:ascii="Cambria" w:hAnsi="Cambria"/>
        </w:rPr>
        <w:t xml:space="preserve">de Haen, H., Klasen, S., &amp; Qaim, M. (2011). What do we really know? Metrics for food insecurity and undernutrition. </w:t>
      </w:r>
      <w:r w:rsidRPr="00EF2063">
        <w:rPr>
          <w:rFonts w:ascii="Cambria" w:hAnsi="Cambria"/>
          <w:i/>
          <w:iCs/>
        </w:rPr>
        <w:t>Food Policy</w:t>
      </w:r>
      <w:r w:rsidRPr="00EF2063">
        <w:rPr>
          <w:rFonts w:ascii="Cambria" w:hAnsi="Cambria"/>
        </w:rPr>
        <w:t xml:space="preserve">, </w:t>
      </w:r>
      <w:r w:rsidRPr="00EF2063">
        <w:rPr>
          <w:rFonts w:ascii="Cambria" w:hAnsi="Cambria"/>
          <w:i/>
          <w:iCs/>
        </w:rPr>
        <w:t>36</w:t>
      </w:r>
      <w:r w:rsidRPr="00EF2063">
        <w:rPr>
          <w:rFonts w:ascii="Cambria" w:hAnsi="Cambria"/>
        </w:rPr>
        <w:t>(6), 760–769. http://doi.org/10.1016/j.foodpol.2011.08.003</w:t>
      </w:r>
    </w:p>
    <w:p w14:paraId="253D7258" w14:textId="77777777" w:rsidR="00EF2063" w:rsidRPr="00EF2063" w:rsidRDefault="00EF2063" w:rsidP="00EF2063">
      <w:pPr>
        <w:pStyle w:val="Bibliografie"/>
        <w:rPr>
          <w:rFonts w:ascii="Cambria" w:hAnsi="Cambria"/>
        </w:rPr>
      </w:pPr>
      <w:r w:rsidRPr="00CA1006">
        <w:rPr>
          <w:rFonts w:ascii="Cambria" w:hAnsi="Cambria"/>
          <w:lang w:val="nl-NL"/>
        </w:rPr>
        <w:t xml:space="preserve">De Janvry, A., &amp; Sadoulet, E. (2006). </w:t>
      </w:r>
      <w:r w:rsidRPr="00EF2063">
        <w:rPr>
          <w:rFonts w:ascii="Cambria" w:hAnsi="Cambria"/>
        </w:rPr>
        <w:t xml:space="preserve">Progress in the modeling of rural households’ behavior under market failures. In </w:t>
      </w:r>
      <w:r w:rsidRPr="00EF2063">
        <w:rPr>
          <w:rFonts w:ascii="Cambria" w:hAnsi="Cambria"/>
          <w:i/>
          <w:iCs/>
        </w:rPr>
        <w:t>Poverty, inequality and development</w:t>
      </w:r>
      <w:r w:rsidRPr="00EF2063">
        <w:rPr>
          <w:rFonts w:ascii="Cambria" w:hAnsi="Cambria"/>
        </w:rPr>
        <w:t xml:space="preserve"> (pp. 155–181). Springer.</w:t>
      </w:r>
    </w:p>
    <w:p w14:paraId="41585C35" w14:textId="77777777" w:rsidR="00EF2063" w:rsidRPr="00EF2063" w:rsidRDefault="00EF2063" w:rsidP="00EF2063">
      <w:pPr>
        <w:pStyle w:val="Bibliografie"/>
        <w:rPr>
          <w:rFonts w:ascii="Cambria" w:hAnsi="Cambria"/>
        </w:rPr>
      </w:pPr>
      <w:r w:rsidRPr="00EF2063">
        <w:rPr>
          <w:rFonts w:ascii="Cambria" w:hAnsi="Cambria"/>
        </w:rPr>
        <w:t xml:space="preserve">Dillon, A., McGee, K., &amp; Oseni, G. (2015a). Agricultural Production, Dietary Diversity and Climate Variability. </w:t>
      </w:r>
      <w:r w:rsidRPr="00EF2063">
        <w:rPr>
          <w:rFonts w:ascii="Cambria" w:hAnsi="Cambria"/>
          <w:i/>
          <w:iCs/>
        </w:rPr>
        <w:t>The Journal of Development Studies</w:t>
      </w:r>
      <w:r w:rsidRPr="00EF2063">
        <w:rPr>
          <w:rFonts w:ascii="Cambria" w:hAnsi="Cambria"/>
        </w:rPr>
        <w:t xml:space="preserve">, </w:t>
      </w:r>
      <w:r w:rsidRPr="00EF2063">
        <w:rPr>
          <w:rFonts w:ascii="Cambria" w:hAnsi="Cambria"/>
          <w:i/>
          <w:iCs/>
        </w:rPr>
        <w:t>51</w:t>
      </w:r>
      <w:r w:rsidRPr="00EF2063">
        <w:rPr>
          <w:rFonts w:ascii="Cambria" w:hAnsi="Cambria"/>
        </w:rPr>
        <w:t>(8), 976–995. http://doi.org/10.1080/00220388.2015.1018902</w:t>
      </w:r>
    </w:p>
    <w:p w14:paraId="75D6269B" w14:textId="77777777" w:rsidR="00EF2063" w:rsidRPr="00EF2063" w:rsidRDefault="00EF2063" w:rsidP="00EF2063">
      <w:pPr>
        <w:pStyle w:val="Bibliografie"/>
        <w:rPr>
          <w:rFonts w:ascii="Cambria" w:hAnsi="Cambria"/>
        </w:rPr>
      </w:pPr>
      <w:r w:rsidRPr="00EF2063">
        <w:rPr>
          <w:rFonts w:ascii="Cambria" w:hAnsi="Cambria"/>
        </w:rPr>
        <w:t xml:space="preserve">Dillon, A., McGee, K., &amp; Oseni, G. (2015b). Agricultural Production, Dietary Diversity and Climate Variability. </w:t>
      </w:r>
      <w:r w:rsidRPr="00EF2063">
        <w:rPr>
          <w:rFonts w:ascii="Cambria" w:hAnsi="Cambria"/>
          <w:i/>
          <w:iCs/>
        </w:rPr>
        <w:t>The Journal of Development Studies</w:t>
      </w:r>
      <w:r w:rsidRPr="00EF2063">
        <w:rPr>
          <w:rFonts w:ascii="Cambria" w:hAnsi="Cambria"/>
        </w:rPr>
        <w:t xml:space="preserve">, </w:t>
      </w:r>
      <w:r w:rsidRPr="00EF2063">
        <w:rPr>
          <w:rFonts w:ascii="Cambria" w:hAnsi="Cambria"/>
          <w:i/>
          <w:iCs/>
        </w:rPr>
        <w:t>51</w:t>
      </w:r>
      <w:r w:rsidRPr="00EF2063">
        <w:rPr>
          <w:rFonts w:ascii="Cambria" w:hAnsi="Cambria"/>
        </w:rPr>
        <w:t>(8), 976–995. http://doi.org/10.1080/00220388.2015.1018902</w:t>
      </w:r>
    </w:p>
    <w:p w14:paraId="339401D8" w14:textId="77777777" w:rsidR="00EF2063" w:rsidRPr="00EF2063" w:rsidRDefault="00EF2063" w:rsidP="00EF2063">
      <w:pPr>
        <w:pStyle w:val="Bibliografie"/>
        <w:rPr>
          <w:rFonts w:ascii="Cambria" w:hAnsi="Cambria"/>
        </w:rPr>
      </w:pPr>
      <w:r w:rsidRPr="00EF2063">
        <w:rPr>
          <w:rFonts w:ascii="Cambria" w:hAnsi="Cambria"/>
        </w:rPr>
        <w:t xml:space="preserve">Fiadzo, E. D., Houston, J. E., &amp; Godwin, D. D. (2001). Estimating Housing Quality for Poverty and Development Policy Analysis: CWIQ in Ghana. </w:t>
      </w:r>
      <w:r w:rsidRPr="00EF2063">
        <w:rPr>
          <w:rFonts w:ascii="Cambria" w:hAnsi="Cambria"/>
          <w:i/>
          <w:iCs/>
        </w:rPr>
        <w:t>Social Indicators Research</w:t>
      </w:r>
      <w:r w:rsidRPr="00EF2063">
        <w:rPr>
          <w:rFonts w:ascii="Cambria" w:hAnsi="Cambria"/>
        </w:rPr>
        <w:t xml:space="preserve">, </w:t>
      </w:r>
      <w:r w:rsidRPr="00EF2063">
        <w:rPr>
          <w:rFonts w:ascii="Cambria" w:hAnsi="Cambria"/>
          <w:i/>
          <w:iCs/>
        </w:rPr>
        <w:t>53</w:t>
      </w:r>
      <w:r w:rsidRPr="00EF2063">
        <w:rPr>
          <w:rFonts w:ascii="Cambria" w:hAnsi="Cambria"/>
        </w:rPr>
        <w:t>(2), 137–162. http://doi.org/10.1023/A:1026764711406</w:t>
      </w:r>
    </w:p>
    <w:p w14:paraId="501786EC" w14:textId="77777777" w:rsidR="00EF2063" w:rsidRPr="00EF2063" w:rsidRDefault="00EF2063" w:rsidP="00EF2063">
      <w:pPr>
        <w:pStyle w:val="Bibliografie"/>
        <w:rPr>
          <w:rFonts w:ascii="Cambria" w:hAnsi="Cambria"/>
        </w:rPr>
      </w:pPr>
      <w:r w:rsidRPr="00EF2063">
        <w:rPr>
          <w:rFonts w:ascii="Cambria" w:hAnsi="Cambria"/>
        </w:rPr>
        <w:t xml:space="preserve">Gibson, R. (2002). Determining nutritional status. In </w:t>
      </w:r>
      <w:r w:rsidRPr="00EF2063">
        <w:rPr>
          <w:rFonts w:ascii="Cambria" w:hAnsi="Cambria"/>
          <w:i/>
          <w:iCs/>
        </w:rPr>
        <w:t>Essentials of Human Nutrition</w:t>
      </w:r>
      <w:r w:rsidRPr="00EF2063">
        <w:rPr>
          <w:rFonts w:ascii="Cambria" w:hAnsi="Cambria"/>
        </w:rPr>
        <w:t xml:space="preserve"> (2nd ed., Vol. 26, pp. 467–500). Oxford  University Press. Retrieved from http://ssu.ac.ir/cms/fileadmin/user_upload/Mtahghighat/taghzie_imani/book/Essentials%20of%20Human%20Nutrition.pdf#page=488</w:t>
      </w:r>
    </w:p>
    <w:p w14:paraId="319FE234" w14:textId="77777777" w:rsidR="00EF2063" w:rsidRPr="00EF2063" w:rsidRDefault="00EF2063" w:rsidP="00EF2063">
      <w:pPr>
        <w:pStyle w:val="Bibliografie"/>
        <w:rPr>
          <w:rFonts w:ascii="Cambria" w:hAnsi="Cambria"/>
        </w:rPr>
      </w:pPr>
      <w:r w:rsidRPr="00EF2063">
        <w:rPr>
          <w:rFonts w:ascii="Cambria" w:hAnsi="Cambria"/>
        </w:rPr>
        <w:lastRenderedPageBreak/>
        <w:t xml:space="preserve">Gine, X., Patel, S., Cuellar-Martinez, C., McCoy, S., &amp; Ralph, L. (2015). </w:t>
      </w:r>
      <w:r w:rsidRPr="00EF2063">
        <w:rPr>
          <w:rFonts w:ascii="Cambria" w:hAnsi="Cambria"/>
          <w:i/>
          <w:iCs/>
        </w:rPr>
        <w:t>Enhancing food production and food security through improved inputs: An evaluation of Tanzania’s National Agricultural Input Voucher Scheme with a focus on gender impacts</w:t>
      </w:r>
      <w:r w:rsidRPr="00EF2063">
        <w:rPr>
          <w:rFonts w:ascii="Cambria" w:hAnsi="Cambria"/>
        </w:rPr>
        <w:t xml:space="preserve"> (Impact Evaluation Report No. 23). International Initiative for Impact Evaluation.</w:t>
      </w:r>
    </w:p>
    <w:p w14:paraId="5DB5AFE4" w14:textId="77777777" w:rsidR="00EF2063" w:rsidRPr="00EF2063" w:rsidRDefault="00EF2063" w:rsidP="00EF2063">
      <w:pPr>
        <w:pStyle w:val="Bibliografie"/>
        <w:rPr>
          <w:rFonts w:ascii="Cambria" w:hAnsi="Cambria"/>
        </w:rPr>
      </w:pPr>
      <w:r w:rsidRPr="00EF2063">
        <w:rPr>
          <w:rFonts w:ascii="Cambria" w:hAnsi="Cambria"/>
        </w:rPr>
        <w:t>Google Maps. (n.d.). Agricultural Research and Development Agro-Ecological Zones of Tanzania. Retrieved August 21, 2016, from https://www.google.com/maps/d/viewer?mid=1MxVca4fZUNFhcS02p-69RbIWqQ8&amp;hl=en_US</w:t>
      </w:r>
    </w:p>
    <w:p w14:paraId="1E29B737" w14:textId="77777777" w:rsidR="00EF2063" w:rsidRPr="00EF2063" w:rsidRDefault="00EF2063" w:rsidP="00EF2063">
      <w:pPr>
        <w:pStyle w:val="Bibliografie"/>
        <w:rPr>
          <w:rFonts w:ascii="Cambria" w:hAnsi="Cambria"/>
        </w:rPr>
      </w:pPr>
      <w:r w:rsidRPr="00EF2063">
        <w:rPr>
          <w:rFonts w:ascii="Cambria" w:hAnsi="Cambria"/>
        </w:rPr>
        <w:t xml:space="preserve">Gross, R., Schoeneberger, H., Pfeifer, H., &amp; Preuss, H.-J. (2000). The four dimensions of food and nutrition security: definitions and concepts. </w:t>
      </w:r>
      <w:r w:rsidRPr="00EF2063">
        <w:rPr>
          <w:rFonts w:ascii="Cambria" w:hAnsi="Cambria"/>
          <w:i/>
          <w:iCs/>
        </w:rPr>
        <w:t>SCN News</w:t>
      </w:r>
      <w:r w:rsidRPr="00EF2063">
        <w:rPr>
          <w:rFonts w:ascii="Cambria" w:hAnsi="Cambria"/>
        </w:rPr>
        <w:t xml:space="preserve">, </w:t>
      </w:r>
      <w:r w:rsidRPr="00EF2063">
        <w:rPr>
          <w:rFonts w:ascii="Cambria" w:hAnsi="Cambria"/>
          <w:i/>
          <w:iCs/>
        </w:rPr>
        <w:t>20</w:t>
      </w:r>
      <w:r w:rsidRPr="00EF2063">
        <w:rPr>
          <w:rFonts w:ascii="Cambria" w:hAnsi="Cambria"/>
        </w:rPr>
        <w:t>, 20–25.</w:t>
      </w:r>
    </w:p>
    <w:p w14:paraId="41667659" w14:textId="77777777" w:rsidR="00EF2063" w:rsidRPr="00EF2063" w:rsidRDefault="00EF2063" w:rsidP="00EF2063">
      <w:pPr>
        <w:pStyle w:val="Bibliografie"/>
        <w:rPr>
          <w:rFonts w:ascii="Cambria" w:hAnsi="Cambria"/>
        </w:rPr>
      </w:pPr>
      <w:r w:rsidRPr="00EF2063">
        <w:rPr>
          <w:rFonts w:ascii="Cambria" w:hAnsi="Cambria"/>
        </w:rPr>
        <w:t xml:space="preserve">Haddad, L., Kennedy, E., &amp; Sullivan, J. (1994). Choice of indicators for food security and nutrition monitoring. </w:t>
      </w:r>
      <w:r w:rsidRPr="00EF2063">
        <w:rPr>
          <w:rFonts w:ascii="Cambria" w:hAnsi="Cambria"/>
          <w:i/>
          <w:iCs/>
        </w:rPr>
        <w:t>Special Issue Household Food Security and Nutrition Monitoring The African Experience</w:t>
      </w:r>
      <w:r w:rsidRPr="00EF2063">
        <w:rPr>
          <w:rFonts w:ascii="Cambria" w:hAnsi="Cambria"/>
        </w:rPr>
        <w:t xml:space="preserve">, </w:t>
      </w:r>
      <w:r w:rsidRPr="00EF2063">
        <w:rPr>
          <w:rFonts w:ascii="Cambria" w:hAnsi="Cambria"/>
          <w:i/>
          <w:iCs/>
        </w:rPr>
        <w:t>19</w:t>
      </w:r>
      <w:r w:rsidRPr="00EF2063">
        <w:rPr>
          <w:rFonts w:ascii="Cambria" w:hAnsi="Cambria"/>
        </w:rPr>
        <w:t>(3), 329–343. http://doi.org/10.1016/0306-9192(94)90079-5</w:t>
      </w:r>
    </w:p>
    <w:p w14:paraId="12D7051C" w14:textId="77777777" w:rsidR="00EF2063" w:rsidRPr="00EF2063" w:rsidRDefault="00EF2063" w:rsidP="00EF2063">
      <w:pPr>
        <w:pStyle w:val="Bibliografie"/>
        <w:rPr>
          <w:rFonts w:ascii="Cambria" w:hAnsi="Cambria"/>
        </w:rPr>
      </w:pPr>
      <w:r w:rsidRPr="00EF2063">
        <w:rPr>
          <w:rFonts w:ascii="Cambria" w:hAnsi="Cambria"/>
        </w:rPr>
        <w:t xml:space="preserve">Hadley, C., Mulder, M. B., &amp; Fitzherbert, E. (2007). Seasonal food insecurity and perceived social support in rural Tanzania. </w:t>
      </w:r>
      <w:r w:rsidRPr="00EF2063">
        <w:rPr>
          <w:rFonts w:ascii="Cambria" w:hAnsi="Cambria"/>
          <w:i/>
          <w:iCs/>
        </w:rPr>
        <w:t>Public Health Nutrition</w:t>
      </w:r>
      <w:r w:rsidRPr="00EF2063">
        <w:rPr>
          <w:rFonts w:ascii="Cambria" w:hAnsi="Cambria"/>
        </w:rPr>
        <w:t xml:space="preserve">, </w:t>
      </w:r>
      <w:r w:rsidRPr="00EF2063">
        <w:rPr>
          <w:rFonts w:ascii="Cambria" w:hAnsi="Cambria"/>
          <w:i/>
          <w:iCs/>
        </w:rPr>
        <w:t>10</w:t>
      </w:r>
      <w:r w:rsidRPr="00EF2063">
        <w:rPr>
          <w:rFonts w:ascii="Cambria" w:hAnsi="Cambria"/>
        </w:rPr>
        <w:t>(6). http://doi.org/10.1017/S1368980007246725</w:t>
      </w:r>
    </w:p>
    <w:p w14:paraId="5DEBAF4E" w14:textId="77777777" w:rsidR="00EF2063" w:rsidRPr="00EF2063" w:rsidRDefault="00EF2063" w:rsidP="00EF2063">
      <w:pPr>
        <w:pStyle w:val="Bibliografie"/>
        <w:rPr>
          <w:rFonts w:ascii="Cambria" w:hAnsi="Cambria"/>
        </w:rPr>
      </w:pPr>
      <w:r w:rsidRPr="00EF2063">
        <w:rPr>
          <w:rFonts w:ascii="Cambria" w:hAnsi="Cambria"/>
        </w:rPr>
        <w:t xml:space="preserve">Hadley, C., &amp; Wutich, A. (2009). Experience-based Measures of Food and Water Security: Biocultural Approaches to Grounded Measures of Insecurity. </w:t>
      </w:r>
      <w:r w:rsidRPr="00EF2063">
        <w:rPr>
          <w:rFonts w:ascii="Cambria" w:hAnsi="Cambria"/>
          <w:i/>
          <w:iCs/>
        </w:rPr>
        <w:t>Human Organization</w:t>
      </w:r>
      <w:r w:rsidRPr="00EF2063">
        <w:rPr>
          <w:rFonts w:ascii="Cambria" w:hAnsi="Cambria"/>
        </w:rPr>
        <w:t xml:space="preserve">, </w:t>
      </w:r>
      <w:r w:rsidRPr="00EF2063">
        <w:rPr>
          <w:rFonts w:ascii="Cambria" w:hAnsi="Cambria"/>
          <w:i/>
          <w:iCs/>
        </w:rPr>
        <w:t>68</w:t>
      </w:r>
      <w:r w:rsidRPr="00EF2063">
        <w:rPr>
          <w:rFonts w:ascii="Cambria" w:hAnsi="Cambria"/>
        </w:rPr>
        <w:t>(4), 451–460. http://doi.org/10.17730/humo.68.4.932w421317680w5x</w:t>
      </w:r>
    </w:p>
    <w:p w14:paraId="35B11CA7" w14:textId="77777777" w:rsidR="00EF2063" w:rsidRPr="00EF2063" w:rsidRDefault="00EF2063" w:rsidP="00EF2063">
      <w:pPr>
        <w:pStyle w:val="Bibliografie"/>
        <w:rPr>
          <w:rFonts w:ascii="Cambria" w:hAnsi="Cambria"/>
        </w:rPr>
      </w:pPr>
      <w:r w:rsidRPr="00EF2063">
        <w:rPr>
          <w:rFonts w:ascii="Cambria" w:hAnsi="Cambria"/>
        </w:rPr>
        <w:t>HarvestChoice/IFPRI. (2011). Total livestock population (TLU) (2005) | HarvestChoice. Retrieved August 21, 2016, from https://harvestchoice.org/node/4788.</w:t>
      </w:r>
    </w:p>
    <w:p w14:paraId="66A4F9EC" w14:textId="77777777" w:rsidR="00EF2063" w:rsidRPr="00EF2063" w:rsidRDefault="00EF2063" w:rsidP="00EF2063">
      <w:pPr>
        <w:pStyle w:val="Bibliografie"/>
        <w:rPr>
          <w:rFonts w:ascii="Cambria" w:hAnsi="Cambria"/>
        </w:rPr>
      </w:pPr>
      <w:r w:rsidRPr="00EF2063">
        <w:rPr>
          <w:rFonts w:ascii="Cambria" w:hAnsi="Cambria"/>
        </w:rPr>
        <w:t xml:space="preserve">Janvry, A., &amp; Sadoulet, E. (2006). Progress in the Modeling of Rural Households’ Behavior under Market Failures. In A. Janvry &amp; R. Kanbur (Eds.), </w:t>
      </w:r>
      <w:r w:rsidRPr="00EF2063">
        <w:rPr>
          <w:rFonts w:ascii="Cambria" w:hAnsi="Cambria"/>
          <w:i/>
          <w:iCs/>
        </w:rPr>
        <w:t>Poverty, Inequality and Development: Essays in Honor of Erik Thorbecke</w:t>
      </w:r>
      <w:r w:rsidRPr="00EF2063">
        <w:rPr>
          <w:rFonts w:ascii="Cambria" w:hAnsi="Cambria"/>
        </w:rPr>
        <w:t xml:space="preserve"> (pp. 155–181). Boston, MA: Springer US. Retrieved from http://dx.doi.org/10.1007/0-387-29748-0_9</w:t>
      </w:r>
    </w:p>
    <w:p w14:paraId="6214C8F8" w14:textId="77777777" w:rsidR="00EF2063" w:rsidRPr="00EF2063" w:rsidRDefault="00EF2063" w:rsidP="00EF2063">
      <w:pPr>
        <w:pStyle w:val="Bibliografie"/>
        <w:rPr>
          <w:rFonts w:ascii="Cambria" w:hAnsi="Cambria"/>
        </w:rPr>
      </w:pPr>
      <w:r w:rsidRPr="00EF2063">
        <w:rPr>
          <w:rFonts w:ascii="Cambria" w:hAnsi="Cambria"/>
        </w:rPr>
        <w:t xml:space="preserve">Jones, A. D., Ngure, F. M., Pelto, G., &amp; Young, S. L. (2013). What Are We Assessing When We Measure Food Security? A Compendium and Review of Current Metrics. </w:t>
      </w:r>
      <w:r w:rsidRPr="00EF2063">
        <w:rPr>
          <w:rFonts w:ascii="Cambria" w:hAnsi="Cambria"/>
          <w:i/>
          <w:iCs/>
        </w:rPr>
        <w:t xml:space="preserve">Advances in </w:t>
      </w:r>
      <w:r w:rsidRPr="00EF2063">
        <w:rPr>
          <w:rFonts w:ascii="Cambria" w:hAnsi="Cambria"/>
          <w:i/>
          <w:iCs/>
        </w:rPr>
        <w:lastRenderedPageBreak/>
        <w:t>Nutrition: An International Review Journal</w:t>
      </w:r>
      <w:r w:rsidRPr="00EF2063">
        <w:rPr>
          <w:rFonts w:ascii="Cambria" w:hAnsi="Cambria"/>
        </w:rPr>
        <w:t xml:space="preserve">, </w:t>
      </w:r>
      <w:r w:rsidRPr="00EF2063">
        <w:rPr>
          <w:rFonts w:ascii="Cambria" w:hAnsi="Cambria"/>
          <w:i/>
          <w:iCs/>
        </w:rPr>
        <w:t>4</w:t>
      </w:r>
      <w:r w:rsidRPr="00EF2063">
        <w:rPr>
          <w:rFonts w:ascii="Cambria" w:hAnsi="Cambria"/>
        </w:rPr>
        <w:t>(5), 481–505. http://doi.org/10.3945/an.113.004119</w:t>
      </w:r>
    </w:p>
    <w:p w14:paraId="526EC40F" w14:textId="77777777" w:rsidR="00EF2063" w:rsidRPr="00EF2063" w:rsidRDefault="00EF2063" w:rsidP="00EF2063">
      <w:pPr>
        <w:pStyle w:val="Bibliografie"/>
        <w:rPr>
          <w:rFonts w:ascii="Cambria" w:hAnsi="Cambria"/>
        </w:rPr>
      </w:pPr>
      <w:r w:rsidRPr="00EF2063">
        <w:rPr>
          <w:rFonts w:ascii="Cambria" w:hAnsi="Cambria"/>
        </w:rPr>
        <w:t xml:space="preserve">Kanter, R., Walls, H. L., Tak, M., Roberts, F., &amp; Waage, J. (2015). A conceptual framework for understanding the impacts of agriculture and food system policies on nutrition and health. </w:t>
      </w:r>
      <w:r w:rsidRPr="00EF2063">
        <w:rPr>
          <w:rFonts w:ascii="Cambria" w:hAnsi="Cambria"/>
          <w:i/>
          <w:iCs/>
        </w:rPr>
        <w:t>Food Security</w:t>
      </w:r>
      <w:r w:rsidRPr="00EF2063">
        <w:rPr>
          <w:rFonts w:ascii="Cambria" w:hAnsi="Cambria"/>
        </w:rPr>
        <w:t xml:space="preserve">, </w:t>
      </w:r>
      <w:r w:rsidRPr="00EF2063">
        <w:rPr>
          <w:rFonts w:ascii="Cambria" w:hAnsi="Cambria"/>
          <w:i/>
          <w:iCs/>
        </w:rPr>
        <w:t>7</w:t>
      </w:r>
      <w:r w:rsidRPr="00EF2063">
        <w:rPr>
          <w:rFonts w:ascii="Cambria" w:hAnsi="Cambria"/>
        </w:rPr>
        <w:t>(4), 767–777. http://doi.org/10.1007/s12571-015-0473-6</w:t>
      </w:r>
    </w:p>
    <w:p w14:paraId="7E6457DA" w14:textId="77777777" w:rsidR="00EF2063" w:rsidRPr="00EF2063" w:rsidRDefault="00EF2063" w:rsidP="00EF2063">
      <w:pPr>
        <w:pStyle w:val="Bibliografie"/>
        <w:rPr>
          <w:rFonts w:ascii="Cambria" w:hAnsi="Cambria"/>
        </w:rPr>
      </w:pPr>
      <w:r w:rsidRPr="00EF2063">
        <w:rPr>
          <w:rFonts w:ascii="Cambria" w:hAnsi="Cambria"/>
        </w:rPr>
        <w:t xml:space="preserve">Keding, G. B., Msuya, J. M., Maass, B. L., &amp; Krawinkel, M. B. (2012). Relating dietary diversity and food variety scores to vegetable production and socio-economic status of women in rural Tanzania. </w:t>
      </w:r>
      <w:r w:rsidRPr="00EF2063">
        <w:rPr>
          <w:rFonts w:ascii="Cambria" w:hAnsi="Cambria"/>
          <w:i/>
          <w:iCs/>
        </w:rPr>
        <w:t>Food Security</w:t>
      </w:r>
      <w:r w:rsidRPr="00EF2063">
        <w:rPr>
          <w:rFonts w:ascii="Cambria" w:hAnsi="Cambria"/>
        </w:rPr>
        <w:t xml:space="preserve">, </w:t>
      </w:r>
      <w:r w:rsidRPr="00EF2063">
        <w:rPr>
          <w:rFonts w:ascii="Cambria" w:hAnsi="Cambria"/>
          <w:i/>
          <w:iCs/>
        </w:rPr>
        <w:t>4</w:t>
      </w:r>
      <w:r w:rsidRPr="00EF2063">
        <w:rPr>
          <w:rFonts w:ascii="Cambria" w:hAnsi="Cambria"/>
        </w:rPr>
        <w:t>(1), 129–140. http://doi.org/10.1007/s12571-011-0163-y</w:t>
      </w:r>
    </w:p>
    <w:p w14:paraId="6A8B2F51" w14:textId="77777777" w:rsidR="00EF2063" w:rsidRPr="00EF2063" w:rsidRDefault="00EF2063" w:rsidP="00EF2063">
      <w:pPr>
        <w:pStyle w:val="Bibliografie"/>
        <w:rPr>
          <w:rFonts w:ascii="Cambria" w:hAnsi="Cambria"/>
        </w:rPr>
      </w:pPr>
      <w:r w:rsidRPr="00EF2063">
        <w:rPr>
          <w:rFonts w:ascii="Cambria" w:hAnsi="Cambria"/>
        </w:rPr>
        <w:t xml:space="preserve">Keding, G. B., Schneider, K., &amp; Jordan, I. (2013). Production and processing of foods as core aspects of nutrition-sensitive agriculture and sustainable diets. </w:t>
      </w:r>
      <w:r w:rsidRPr="00EF2063">
        <w:rPr>
          <w:rFonts w:ascii="Cambria" w:hAnsi="Cambria"/>
          <w:i/>
          <w:iCs/>
        </w:rPr>
        <w:t>Food Security</w:t>
      </w:r>
      <w:r w:rsidRPr="00EF2063">
        <w:rPr>
          <w:rFonts w:ascii="Cambria" w:hAnsi="Cambria"/>
        </w:rPr>
        <w:t xml:space="preserve">, </w:t>
      </w:r>
      <w:r w:rsidRPr="00EF2063">
        <w:rPr>
          <w:rFonts w:ascii="Cambria" w:hAnsi="Cambria"/>
          <w:i/>
          <w:iCs/>
        </w:rPr>
        <w:t>5</w:t>
      </w:r>
      <w:r w:rsidRPr="00EF2063">
        <w:rPr>
          <w:rFonts w:ascii="Cambria" w:hAnsi="Cambria"/>
        </w:rPr>
        <w:t>(6), 825–846. http://doi.org/10.1007/s12571-013-0312-6</w:t>
      </w:r>
    </w:p>
    <w:p w14:paraId="78A330A1" w14:textId="77777777" w:rsidR="00EF2063" w:rsidRPr="00EF2063" w:rsidRDefault="00EF2063" w:rsidP="00EF2063">
      <w:pPr>
        <w:pStyle w:val="Bibliografie"/>
        <w:rPr>
          <w:rFonts w:ascii="Cambria" w:hAnsi="Cambria"/>
        </w:rPr>
      </w:pPr>
      <w:r w:rsidRPr="00EF2063">
        <w:rPr>
          <w:rFonts w:ascii="Cambria" w:hAnsi="Cambria"/>
        </w:rPr>
        <w:t xml:space="preserve">Kidala, D., Greiner, T., &amp; Gebre-Medhin, M. (2000). Five-year follow-up of a food-based vitamin A intervention in Tanzania. </w:t>
      </w:r>
      <w:r w:rsidRPr="00EF2063">
        <w:rPr>
          <w:rFonts w:ascii="Cambria" w:hAnsi="Cambria"/>
          <w:i/>
          <w:iCs/>
        </w:rPr>
        <w:t>Public Health Nutrition</w:t>
      </w:r>
      <w:r w:rsidRPr="00EF2063">
        <w:rPr>
          <w:rFonts w:ascii="Cambria" w:hAnsi="Cambria"/>
        </w:rPr>
        <w:t xml:space="preserve">, </w:t>
      </w:r>
      <w:r w:rsidRPr="00EF2063">
        <w:rPr>
          <w:rFonts w:ascii="Cambria" w:hAnsi="Cambria"/>
          <w:i/>
          <w:iCs/>
        </w:rPr>
        <w:t>3</w:t>
      </w:r>
      <w:r w:rsidRPr="00EF2063">
        <w:rPr>
          <w:rFonts w:ascii="Cambria" w:hAnsi="Cambria"/>
        </w:rPr>
        <w:t>(4). http://doi.org/10.1017/S1368980000000495</w:t>
      </w:r>
    </w:p>
    <w:p w14:paraId="278D9A82" w14:textId="77777777" w:rsidR="00EF2063" w:rsidRPr="00EF2063" w:rsidRDefault="00EF2063" w:rsidP="00EF2063">
      <w:pPr>
        <w:pStyle w:val="Bibliografie"/>
        <w:rPr>
          <w:rFonts w:ascii="Cambria" w:hAnsi="Cambria"/>
        </w:rPr>
      </w:pPr>
      <w:r w:rsidRPr="00EF2063">
        <w:rPr>
          <w:rFonts w:ascii="Cambria" w:hAnsi="Cambria"/>
        </w:rPr>
        <w:t xml:space="preserve">Knueppel, D., Demment, M., &amp; Kaiser, L. (2010). Validation of the Household Food Insecurity Access Scale in rural Tanzania. </w:t>
      </w:r>
      <w:r w:rsidRPr="00EF2063">
        <w:rPr>
          <w:rFonts w:ascii="Cambria" w:hAnsi="Cambria"/>
          <w:i/>
          <w:iCs/>
        </w:rPr>
        <w:t>Public Health Nutrition</w:t>
      </w:r>
      <w:r w:rsidRPr="00EF2063">
        <w:rPr>
          <w:rFonts w:ascii="Cambria" w:hAnsi="Cambria"/>
        </w:rPr>
        <w:t xml:space="preserve">, </w:t>
      </w:r>
      <w:r w:rsidRPr="00EF2063">
        <w:rPr>
          <w:rFonts w:ascii="Cambria" w:hAnsi="Cambria"/>
          <w:i/>
          <w:iCs/>
        </w:rPr>
        <w:t>13</w:t>
      </w:r>
      <w:r w:rsidRPr="00EF2063">
        <w:rPr>
          <w:rFonts w:ascii="Cambria" w:hAnsi="Cambria"/>
        </w:rPr>
        <w:t>(3), 360. http://doi.org/10.1017/S1368980009991121</w:t>
      </w:r>
    </w:p>
    <w:p w14:paraId="7E6D372D" w14:textId="77777777" w:rsidR="00EF2063" w:rsidRPr="00EF2063" w:rsidRDefault="00EF2063" w:rsidP="00EF2063">
      <w:pPr>
        <w:pStyle w:val="Bibliografie"/>
        <w:rPr>
          <w:rFonts w:ascii="Cambria" w:hAnsi="Cambria"/>
        </w:rPr>
      </w:pPr>
      <w:r w:rsidRPr="00EF2063">
        <w:rPr>
          <w:rFonts w:ascii="Cambria" w:hAnsi="Cambria"/>
        </w:rPr>
        <w:t xml:space="preserve">Kriti, M. (2015a). Augmenting Food Security Through Agricultural Input Subsidy: Anevaluation of National Agricultural Input Voucher Scheme (NAIVS) with impact on Female-headed Households in Tanzania. </w:t>
      </w:r>
      <w:r w:rsidRPr="00EF2063">
        <w:rPr>
          <w:rFonts w:ascii="Cambria" w:hAnsi="Cambria"/>
          <w:i/>
          <w:iCs/>
        </w:rPr>
        <w:t>International Association of Agricultural Economists</w:t>
      </w:r>
      <w:r w:rsidRPr="00EF2063">
        <w:rPr>
          <w:rFonts w:ascii="Cambria" w:hAnsi="Cambria"/>
        </w:rPr>
        <w:t xml:space="preserve">, </w:t>
      </w:r>
      <w:r w:rsidRPr="00EF2063">
        <w:rPr>
          <w:rFonts w:ascii="Cambria" w:hAnsi="Cambria"/>
          <w:i/>
          <w:iCs/>
        </w:rPr>
        <w:t>2015 Conference</w:t>
      </w:r>
      <w:r w:rsidRPr="00EF2063">
        <w:rPr>
          <w:rFonts w:ascii="Cambria" w:hAnsi="Cambria"/>
        </w:rPr>
        <w:t xml:space="preserve">, </w:t>
      </w:r>
      <w:r w:rsidRPr="00EF2063">
        <w:rPr>
          <w:rFonts w:ascii="Cambria" w:hAnsi="Cambria"/>
          <w:i/>
          <w:iCs/>
        </w:rPr>
        <w:t>August 9</w:t>
      </w:r>
      <w:r w:rsidRPr="00EF2063">
        <w:rPr>
          <w:rFonts w:ascii="Cambria" w:hAnsi="Cambria"/>
        </w:rPr>
        <w:t>-</w:t>
      </w:r>
      <w:r w:rsidRPr="00EF2063">
        <w:rPr>
          <w:rFonts w:ascii="Cambria" w:hAnsi="Cambria"/>
          <w:i/>
          <w:iCs/>
        </w:rPr>
        <w:t>14</w:t>
      </w:r>
      <w:r w:rsidRPr="00EF2063">
        <w:rPr>
          <w:rFonts w:ascii="Cambria" w:hAnsi="Cambria"/>
        </w:rPr>
        <w:t xml:space="preserve">, </w:t>
      </w:r>
      <w:r w:rsidRPr="00EF2063">
        <w:rPr>
          <w:rFonts w:ascii="Cambria" w:hAnsi="Cambria"/>
          <w:i/>
          <w:iCs/>
        </w:rPr>
        <w:t>2015</w:t>
      </w:r>
      <w:r w:rsidRPr="00EF2063">
        <w:rPr>
          <w:rFonts w:ascii="Cambria" w:hAnsi="Cambria"/>
        </w:rPr>
        <w:t xml:space="preserve">, </w:t>
      </w:r>
      <w:r w:rsidRPr="00EF2063">
        <w:rPr>
          <w:rFonts w:ascii="Cambria" w:hAnsi="Cambria"/>
          <w:i/>
          <w:iCs/>
        </w:rPr>
        <w:t>Milan</w:t>
      </w:r>
      <w:r w:rsidRPr="00EF2063">
        <w:rPr>
          <w:rFonts w:ascii="Cambria" w:hAnsi="Cambria"/>
        </w:rPr>
        <w:t xml:space="preserve">, </w:t>
      </w:r>
      <w:r w:rsidRPr="00EF2063">
        <w:rPr>
          <w:rFonts w:ascii="Cambria" w:hAnsi="Cambria"/>
          <w:i/>
          <w:iCs/>
        </w:rPr>
        <w:t>Italy</w:t>
      </w:r>
      <w:r w:rsidRPr="00EF2063">
        <w:rPr>
          <w:rFonts w:ascii="Cambria" w:hAnsi="Cambria"/>
        </w:rPr>
        <w:t>. Retrieved from http://purl.umn.edu/212221</w:t>
      </w:r>
    </w:p>
    <w:p w14:paraId="3EEAC444" w14:textId="77777777" w:rsidR="00EF2063" w:rsidRPr="00EF2063" w:rsidRDefault="00EF2063" w:rsidP="00EF2063">
      <w:pPr>
        <w:pStyle w:val="Bibliografie"/>
        <w:rPr>
          <w:rFonts w:ascii="Cambria" w:hAnsi="Cambria"/>
        </w:rPr>
      </w:pPr>
      <w:r w:rsidRPr="00EF2063">
        <w:rPr>
          <w:rFonts w:ascii="Cambria" w:hAnsi="Cambria"/>
        </w:rPr>
        <w:t xml:space="preserve">Kriti, M. (2015b). Augmenting Food Security Through Agricultural Input Subsidy: Anevaluation of National Agricultural Input Voucher Scheme (NAIVS) with impact on Female-headed Households in Tanzania. </w:t>
      </w:r>
      <w:r w:rsidRPr="00EF2063">
        <w:rPr>
          <w:rFonts w:ascii="Cambria" w:hAnsi="Cambria"/>
          <w:i/>
          <w:iCs/>
        </w:rPr>
        <w:t>International Association of Agricultural Economists</w:t>
      </w:r>
      <w:r w:rsidRPr="00EF2063">
        <w:rPr>
          <w:rFonts w:ascii="Cambria" w:hAnsi="Cambria"/>
        </w:rPr>
        <w:t xml:space="preserve">, </w:t>
      </w:r>
      <w:r w:rsidRPr="00EF2063">
        <w:rPr>
          <w:rFonts w:ascii="Cambria" w:hAnsi="Cambria"/>
          <w:i/>
          <w:iCs/>
        </w:rPr>
        <w:t>2015 Conference</w:t>
      </w:r>
      <w:r w:rsidRPr="00EF2063">
        <w:rPr>
          <w:rFonts w:ascii="Cambria" w:hAnsi="Cambria"/>
        </w:rPr>
        <w:t xml:space="preserve">, </w:t>
      </w:r>
      <w:r w:rsidRPr="00EF2063">
        <w:rPr>
          <w:rFonts w:ascii="Cambria" w:hAnsi="Cambria"/>
          <w:i/>
          <w:iCs/>
        </w:rPr>
        <w:t>August 9</w:t>
      </w:r>
      <w:r w:rsidRPr="00EF2063">
        <w:rPr>
          <w:rFonts w:ascii="Cambria" w:hAnsi="Cambria"/>
        </w:rPr>
        <w:t>-</w:t>
      </w:r>
      <w:r w:rsidRPr="00EF2063">
        <w:rPr>
          <w:rFonts w:ascii="Cambria" w:hAnsi="Cambria"/>
          <w:i/>
          <w:iCs/>
        </w:rPr>
        <w:t>14</w:t>
      </w:r>
      <w:r w:rsidRPr="00EF2063">
        <w:rPr>
          <w:rFonts w:ascii="Cambria" w:hAnsi="Cambria"/>
        </w:rPr>
        <w:t xml:space="preserve">, </w:t>
      </w:r>
      <w:r w:rsidRPr="00EF2063">
        <w:rPr>
          <w:rFonts w:ascii="Cambria" w:hAnsi="Cambria"/>
          <w:i/>
          <w:iCs/>
        </w:rPr>
        <w:t>2015</w:t>
      </w:r>
      <w:r w:rsidRPr="00EF2063">
        <w:rPr>
          <w:rFonts w:ascii="Cambria" w:hAnsi="Cambria"/>
        </w:rPr>
        <w:t xml:space="preserve">, </w:t>
      </w:r>
      <w:r w:rsidRPr="00EF2063">
        <w:rPr>
          <w:rFonts w:ascii="Cambria" w:hAnsi="Cambria"/>
          <w:i/>
          <w:iCs/>
        </w:rPr>
        <w:t>Milan</w:t>
      </w:r>
      <w:r w:rsidRPr="00EF2063">
        <w:rPr>
          <w:rFonts w:ascii="Cambria" w:hAnsi="Cambria"/>
        </w:rPr>
        <w:t xml:space="preserve">, </w:t>
      </w:r>
      <w:r w:rsidRPr="00EF2063">
        <w:rPr>
          <w:rFonts w:ascii="Cambria" w:hAnsi="Cambria"/>
          <w:i/>
          <w:iCs/>
        </w:rPr>
        <w:t>Italy</w:t>
      </w:r>
      <w:r w:rsidRPr="00EF2063">
        <w:rPr>
          <w:rFonts w:ascii="Cambria" w:hAnsi="Cambria"/>
        </w:rPr>
        <w:t>.</w:t>
      </w:r>
    </w:p>
    <w:p w14:paraId="4F78358D" w14:textId="77777777" w:rsidR="00EF2063" w:rsidRPr="00EF2063" w:rsidRDefault="00EF2063" w:rsidP="00EF2063">
      <w:pPr>
        <w:pStyle w:val="Bibliografie"/>
        <w:rPr>
          <w:rFonts w:ascii="Cambria" w:hAnsi="Cambria"/>
        </w:rPr>
      </w:pPr>
      <w:r w:rsidRPr="00EF2063">
        <w:rPr>
          <w:rFonts w:ascii="Cambria" w:hAnsi="Cambria"/>
        </w:rPr>
        <w:t xml:space="preserve">Leyna, G. H., Mmbaga, E. J., Mnyika, K. S., Hussain, A., &amp; Klepp, K.-I. (2010). Food insecurity is associated with food consumption patterns and anthropometric measures but not serum </w:t>
      </w:r>
      <w:r w:rsidRPr="00EF2063">
        <w:rPr>
          <w:rFonts w:ascii="Cambria" w:hAnsi="Cambria"/>
        </w:rPr>
        <w:lastRenderedPageBreak/>
        <w:t xml:space="preserve">micronutrient levels in adults in rural Tanzania. </w:t>
      </w:r>
      <w:r w:rsidRPr="00EF2063">
        <w:rPr>
          <w:rFonts w:ascii="Cambria" w:hAnsi="Cambria"/>
          <w:i/>
          <w:iCs/>
        </w:rPr>
        <w:t>Public Health Nutrition</w:t>
      </w:r>
      <w:r w:rsidRPr="00EF2063">
        <w:rPr>
          <w:rFonts w:ascii="Cambria" w:hAnsi="Cambria"/>
        </w:rPr>
        <w:t xml:space="preserve">, </w:t>
      </w:r>
      <w:r w:rsidRPr="00EF2063">
        <w:rPr>
          <w:rFonts w:ascii="Cambria" w:hAnsi="Cambria"/>
          <w:i/>
          <w:iCs/>
        </w:rPr>
        <w:t>13</w:t>
      </w:r>
      <w:r w:rsidRPr="00EF2063">
        <w:rPr>
          <w:rFonts w:ascii="Cambria" w:hAnsi="Cambria"/>
        </w:rPr>
        <w:t>(9), 1438–1444. http://doi.org/10.1017/S1368980010000327</w:t>
      </w:r>
    </w:p>
    <w:p w14:paraId="51AB3BB0" w14:textId="77777777" w:rsidR="00EF2063" w:rsidRPr="00EF2063" w:rsidRDefault="00EF2063" w:rsidP="00EF2063">
      <w:pPr>
        <w:pStyle w:val="Bibliografie"/>
        <w:rPr>
          <w:rFonts w:ascii="Cambria" w:hAnsi="Cambria"/>
        </w:rPr>
      </w:pPr>
      <w:r w:rsidRPr="00EF2063">
        <w:rPr>
          <w:rFonts w:ascii="Cambria" w:hAnsi="Cambria"/>
        </w:rPr>
        <w:t xml:space="preserve">Leyna, G. H., Mmbaga, E. J., Mnyika, K. S., &amp; Klepp, K.-I. (2008). Validation of the Radimer/Cornell food insecurity measure in rural Kilimanjaro, Tanzania. </w:t>
      </w:r>
      <w:r w:rsidRPr="00EF2063">
        <w:rPr>
          <w:rFonts w:ascii="Cambria" w:hAnsi="Cambria"/>
          <w:i/>
          <w:iCs/>
        </w:rPr>
        <w:t>Public Health Nutrition</w:t>
      </w:r>
      <w:r w:rsidRPr="00EF2063">
        <w:rPr>
          <w:rFonts w:ascii="Cambria" w:hAnsi="Cambria"/>
        </w:rPr>
        <w:t xml:space="preserve">, </w:t>
      </w:r>
      <w:r w:rsidRPr="00EF2063">
        <w:rPr>
          <w:rFonts w:ascii="Cambria" w:hAnsi="Cambria"/>
          <w:i/>
          <w:iCs/>
        </w:rPr>
        <w:t>11</w:t>
      </w:r>
      <w:r w:rsidRPr="00EF2063">
        <w:rPr>
          <w:rFonts w:ascii="Cambria" w:hAnsi="Cambria"/>
        </w:rPr>
        <w:t>(7). http://doi.org/10.1017/S1368980007001267</w:t>
      </w:r>
    </w:p>
    <w:p w14:paraId="311DA422" w14:textId="77777777" w:rsidR="00EF2063" w:rsidRPr="00EF2063" w:rsidRDefault="00EF2063" w:rsidP="00EF2063">
      <w:pPr>
        <w:pStyle w:val="Bibliografie"/>
        <w:rPr>
          <w:rFonts w:ascii="Cambria" w:hAnsi="Cambria"/>
        </w:rPr>
      </w:pPr>
      <w:r w:rsidRPr="00EF2063">
        <w:rPr>
          <w:rFonts w:ascii="Cambria" w:hAnsi="Cambria"/>
        </w:rPr>
        <w:t xml:space="preserve">Mason, J. B. (n.d.). </w:t>
      </w:r>
      <w:r w:rsidRPr="00EF2063">
        <w:rPr>
          <w:rFonts w:ascii="Cambria" w:hAnsi="Cambria"/>
          <w:i/>
          <w:iCs/>
        </w:rPr>
        <w:t>Keynote paper: Measuring hunger and malnutrition</w:t>
      </w:r>
      <w:r w:rsidRPr="00EF2063">
        <w:rPr>
          <w:rFonts w:ascii="Cambria" w:hAnsi="Cambria"/>
        </w:rPr>
        <w:t>. Tulane University New Orleans, LA, USA. Retrieved from http://www.fao.org/docrep/005/y4249e/y4249e0d.htm#TopOfPage</w:t>
      </w:r>
    </w:p>
    <w:p w14:paraId="592E73FB" w14:textId="77777777" w:rsidR="00EF2063" w:rsidRPr="00EF2063" w:rsidRDefault="00EF2063" w:rsidP="00EF2063">
      <w:pPr>
        <w:pStyle w:val="Bibliografie"/>
        <w:rPr>
          <w:rFonts w:ascii="Cambria" w:hAnsi="Cambria"/>
        </w:rPr>
      </w:pPr>
      <w:r w:rsidRPr="00EF2063">
        <w:rPr>
          <w:rFonts w:ascii="Cambria" w:hAnsi="Cambria"/>
        </w:rPr>
        <w:t xml:space="preserve">Mason, N. M., &amp; Smale, M. (2013). Impacts of subsidized hybrid seed on indicators of economic well-being among smallholder maize growers in Zambia. </w:t>
      </w:r>
      <w:r w:rsidRPr="00EF2063">
        <w:rPr>
          <w:rFonts w:ascii="Cambria" w:hAnsi="Cambria"/>
          <w:i/>
          <w:iCs/>
        </w:rPr>
        <w:t>Agricultural Economics</w:t>
      </w:r>
      <w:r w:rsidRPr="00EF2063">
        <w:rPr>
          <w:rFonts w:ascii="Cambria" w:hAnsi="Cambria"/>
        </w:rPr>
        <w:t xml:space="preserve">, </w:t>
      </w:r>
      <w:r w:rsidRPr="00EF2063">
        <w:rPr>
          <w:rFonts w:ascii="Cambria" w:hAnsi="Cambria"/>
          <w:i/>
          <w:iCs/>
        </w:rPr>
        <w:t>44</w:t>
      </w:r>
      <w:r w:rsidRPr="00EF2063">
        <w:rPr>
          <w:rFonts w:ascii="Cambria" w:hAnsi="Cambria"/>
        </w:rPr>
        <w:t>(6), 659–670. http://doi.org/10.1111/agec.12080</w:t>
      </w:r>
    </w:p>
    <w:p w14:paraId="662456E6" w14:textId="77777777" w:rsidR="00EF2063" w:rsidRPr="00EF2063" w:rsidRDefault="00EF2063" w:rsidP="00EF2063">
      <w:pPr>
        <w:pStyle w:val="Bibliografie"/>
        <w:rPr>
          <w:rFonts w:ascii="Cambria" w:hAnsi="Cambria"/>
        </w:rPr>
      </w:pPr>
      <w:r w:rsidRPr="00EF2063">
        <w:rPr>
          <w:rFonts w:ascii="Cambria" w:hAnsi="Cambria"/>
        </w:rPr>
        <w:t xml:space="preserve">Mason, R., Ndlovu, P., Parkins, J. R., &amp; Luckert, M. K. (2015). Determinants of food security in Tanzania: gendered dimensions of household headship and control of resources. </w:t>
      </w:r>
      <w:r w:rsidRPr="00EF2063">
        <w:rPr>
          <w:rFonts w:ascii="Cambria" w:hAnsi="Cambria"/>
          <w:i/>
          <w:iCs/>
        </w:rPr>
        <w:t>Agriculture and Human Values</w:t>
      </w:r>
      <w:r w:rsidRPr="00EF2063">
        <w:rPr>
          <w:rFonts w:ascii="Cambria" w:hAnsi="Cambria"/>
        </w:rPr>
        <w:t xml:space="preserve">, </w:t>
      </w:r>
      <w:r w:rsidRPr="00EF2063">
        <w:rPr>
          <w:rFonts w:ascii="Cambria" w:hAnsi="Cambria"/>
          <w:i/>
          <w:iCs/>
        </w:rPr>
        <w:t>32</w:t>
      </w:r>
      <w:r w:rsidRPr="00EF2063">
        <w:rPr>
          <w:rFonts w:ascii="Cambria" w:hAnsi="Cambria"/>
        </w:rPr>
        <w:t>(3), 539–549. http://doi.org/10.1007/s10460-014-9568-5</w:t>
      </w:r>
    </w:p>
    <w:p w14:paraId="1B2692EB" w14:textId="77777777" w:rsidR="00EF2063" w:rsidRPr="00EF2063" w:rsidRDefault="00EF2063" w:rsidP="00EF2063">
      <w:pPr>
        <w:pStyle w:val="Bibliografie"/>
        <w:rPr>
          <w:rFonts w:ascii="Cambria" w:hAnsi="Cambria"/>
        </w:rPr>
      </w:pPr>
      <w:r w:rsidRPr="00EF2063">
        <w:rPr>
          <w:rFonts w:ascii="Cambria" w:hAnsi="Cambria"/>
        </w:rPr>
        <w:t xml:space="preserve">Maxwell, D., Ahiadeke, C., Levin, C., Armar-Klemesu, M., Zakariah, S., &amp; Lamptey, G. M. (1999). Alternative food-security indicators: revisiting the frequency and severity of `coping strategies’. </w:t>
      </w:r>
      <w:r w:rsidRPr="00EF2063">
        <w:rPr>
          <w:rFonts w:ascii="Cambria" w:hAnsi="Cambria"/>
          <w:i/>
          <w:iCs/>
        </w:rPr>
        <w:t>Food Policy</w:t>
      </w:r>
      <w:r w:rsidRPr="00EF2063">
        <w:rPr>
          <w:rFonts w:ascii="Cambria" w:hAnsi="Cambria"/>
        </w:rPr>
        <w:t xml:space="preserve">, </w:t>
      </w:r>
      <w:r w:rsidRPr="00EF2063">
        <w:rPr>
          <w:rFonts w:ascii="Cambria" w:hAnsi="Cambria"/>
          <w:i/>
          <w:iCs/>
        </w:rPr>
        <w:t>24</w:t>
      </w:r>
      <w:r w:rsidRPr="00EF2063">
        <w:rPr>
          <w:rFonts w:ascii="Cambria" w:hAnsi="Cambria"/>
        </w:rPr>
        <w:t>(4), 411–429. http://doi.org/10.1016/S0306-9192(99)00051-2</w:t>
      </w:r>
    </w:p>
    <w:p w14:paraId="31DF0149" w14:textId="77777777" w:rsidR="00EF2063" w:rsidRPr="00EF2063" w:rsidRDefault="00EF2063" w:rsidP="00EF2063">
      <w:pPr>
        <w:pStyle w:val="Bibliografie"/>
        <w:rPr>
          <w:rFonts w:ascii="Cambria" w:hAnsi="Cambria"/>
        </w:rPr>
      </w:pPr>
      <w:r w:rsidRPr="00EF2063">
        <w:rPr>
          <w:rFonts w:ascii="Cambria" w:hAnsi="Cambria"/>
        </w:rPr>
        <w:t xml:space="preserve">Maxwell, D., Vaitla, B., &amp; Coates, J. (2014). How do indicators of household food insecurity measure up? An empirical comparison from Ethiopia. </w:t>
      </w:r>
      <w:r w:rsidRPr="00EF2063">
        <w:rPr>
          <w:rFonts w:ascii="Cambria" w:hAnsi="Cambria"/>
          <w:i/>
          <w:iCs/>
        </w:rPr>
        <w:t>Food Policy</w:t>
      </w:r>
      <w:r w:rsidRPr="00EF2063">
        <w:rPr>
          <w:rFonts w:ascii="Cambria" w:hAnsi="Cambria"/>
        </w:rPr>
        <w:t xml:space="preserve">, </w:t>
      </w:r>
      <w:r w:rsidRPr="00EF2063">
        <w:rPr>
          <w:rFonts w:ascii="Cambria" w:hAnsi="Cambria"/>
          <w:i/>
          <w:iCs/>
        </w:rPr>
        <w:t>47</w:t>
      </w:r>
      <w:r w:rsidRPr="00EF2063">
        <w:rPr>
          <w:rFonts w:ascii="Cambria" w:hAnsi="Cambria"/>
        </w:rPr>
        <w:t>, 107–116. http://doi.org/10.1016/j.foodpol.2014.04.003</w:t>
      </w:r>
    </w:p>
    <w:p w14:paraId="53412509" w14:textId="77777777" w:rsidR="00EF2063" w:rsidRPr="00EF2063" w:rsidRDefault="00EF2063" w:rsidP="00EF2063">
      <w:pPr>
        <w:pStyle w:val="Bibliografie"/>
        <w:rPr>
          <w:rFonts w:ascii="Cambria" w:hAnsi="Cambria"/>
        </w:rPr>
      </w:pPr>
      <w:r w:rsidRPr="00EF2063">
        <w:rPr>
          <w:rFonts w:ascii="Cambria" w:hAnsi="Cambria"/>
        </w:rPr>
        <w:t xml:space="preserve">Maxwell, S., &amp; Smith, M. (1992). Household food security: a conceptual review. </w:t>
      </w:r>
      <w:r w:rsidRPr="00EF2063">
        <w:rPr>
          <w:rFonts w:ascii="Cambria" w:hAnsi="Cambria"/>
          <w:i/>
          <w:iCs/>
        </w:rPr>
        <w:t>Household Food Security: Concepts, Indicators, Measurements</w:t>
      </w:r>
      <w:r w:rsidRPr="00EF2063">
        <w:rPr>
          <w:rFonts w:ascii="Cambria" w:hAnsi="Cambria"/>
        </w:rPr>
        <w:t>, 1–72.</w:t>
      </w:r>
    </w:p>
    <w:p w14:paraId="0536AA1B" w14:textId="77777777" w:rsidR="00EF2063" w:rsidRPr="00EF2063" w:rsidRDefault="00EF2063" w:rsidP="00EF2063">
      <w:pPr>
        <w:pStyle w:val="Bibliografie"/>
        <w:rPr>
          <w:rFonts w:ascii="Cambria" w:hAnsi="Cambria"/>
        </w:rPr>
      </w:pPr>
      <w:r w:rsidRPr="00EF2063">
        <w:rPr>
          <w:rFonts w:ascii="Cambria" w:hAnsi="Cambria"/>
        </w:rPr>
        <w:t xml:space="preserve">Millennium Project Task Force on Hunger. (2004). </w:t>
      </w:r>
      <w:r w:rsidRPr="00EF2063">
        <w:rPr>
          <w:rFonts w:ascii="Cambria" w:hAnsi="Cambria"/>
          <w:i/>
          <w:iCs/>
        </w:rPr>
        <w:t>Halving hunger by 2015: a framework for action.</w:t>
      </w:r>
      <w:r w:rsidRPr="00EF2063">
        <w:rPr>
          <w:rFonts w:ascii="Cambria" w:hAnsi="Cambria"/>
        </w:rPr>
        <w:t xml:space="preserve"> New York: United Nations Development Programme. Retrieved from http://www.unmillenniumproject.org/documents/tf2interim.pdf</w:t>
      </w:r>
    </w:p>
    <w:p w14:paraId="1D288D80" w14:textId="77777777" w:rsidR="00EF2063" w:rsidRPr="00EF2063" w:rsidRDefault="00EF2063" w:rsidP="00EF2063">
      <w:pPr>
        <w:pStyle w:val="Bibliografie"/>
        <w:rPr>
          <w:rFonts w:ascii="Cambria" w:hAnsi="Cambria"/>
        </w:rPr>
      </w:pPr>
      <w:r w:rsidRPr="00113631">
        <w:rPr>
          <w:rFonts w:ascii="Cambria" w:hAnsi="Cambria"/>
          <w:lang w:val="es-BO"/>
          <w:rPrChange w:id="116" w:author="Berg, Marrit van den" w:date="2016-08-22T10:43:00Z">
            <w:rPr>
              <w:rFonts w:ascii="Cambria" w:hAnsi="Cambria"/>
            </w:rPr>
          </w:rPrChange>
        </w:rPr>
        <w:lastRenderedPageBreak/>
        <w:t xml:space="preserve">Morón, C., &amp; Viteri, F. E. (2009). </w:t>
      </w:r>
      <w:r w:rsidRPr="00EF2063">
        <w:rPr>
          <w:rFonts w:ascii="Cambria" w:hAnsi="Cambria"/>
        </w:rPr>
        <w:t xml:space="preserve">Update on common indicators of nutritional status: food access, food consumption, and biochemical measures of iron and anemia. </w:t>
      </w:r>
      <w:r w:rsidRPr="00EF2063">
        <w:rPr>
          <w:rFonts w:ascii="Cambria" w:hAnsi="Cambria"/>
          <w:i/>
          <w:iCs/>
        </w:rPr>
        <w:t>Nutrition Reviews</w:t>
      </w:r>
      <w:r w:rsidRPr="00EF2063">
        <w:rPr>
          <w:rFonts w:ascii="Cambria" w:hAnsi="Cambria"/>
        </w:rPr>
        <w:t xml:space="preserve">, </w:t>
      </w:r>
      <w:r w:rsidRPr="00EF2063">
        <w:rPr>
          <w:rFonts w:ascii="Cambria" w:hAnsi="Cambria"/>
          <w:i/>
          <w:iCs/>
        </w:rPr>
        <w:t>67</w:t>
      </w:r>
      <w:r w:rsidRPr="00EF2063">
        <w:rPr>
          <w:rFonts w:ascii="Cambria" w:hAnsi="Cambria"/>
        </w:rPr>
        <w:t>, S31–S35. http://doi.org/10.1111/j.1753-4887.2009.00156.x</w:t>
      </w:r>
    </w:p>
    <w:p w14:paraId="37C92A1D" w14:textId="77777777" w:rsidR="00EF2063" w:rsidRPr="00EF2063" w:rsidRDefault="00EF2063" w:rsidP="00EF2063">
      <w:pPr>
        <w:pStyle w:val="Bibliografie"/>
        <w:rPr>
          <w:rFonts w:ascii="Cambria" w:hAnsi="Cambria"/>
        </w:rPr>
      </w:pPr>
      <w:r w:rsidRPr="00EF2063">
        <w:rPr>
          <w:rFonts w:ascii="Cambria" w:hAnsi="Cambria"/>
        </w:rPr>
        <w:t xml:space="preserve">National Bureau of Statistics, Tanzania. (2011). </w:t>
      </w:r>
      <w:r w:rsidRPr="00EF2063">
        <w:rPr>
          <w:rFonts w:ascii="Cambria" w:hAnsi="Cambria"/>
          <w:i/>
          <w:iCs/>
        </w:rPr>
        <w:t>Tanzania National Panel Survey Report - Round 1 2008-2009</w:t>
      </w:r>
      <w:r w:rsidRPr="00EF2063">
        <w:rPr>
          <w:rFonts w:ascii="Cambria" w:hAnsi="Cambria"/>
        </w:rPr>
        <w:t xml:space="preserve"> (No. TZA_2008_NPSy1_v01_M). Retrieved from http://microdata.worldbank.org/index.php/catalog/76/download/11563</w:t>
      </w:r>
    </w:p>
    <w:p w14:paraId="3B61605E" w14:textId="77777777" w:rsidR="00EF2063" w:rsidRPr="00EF2063" w:rsidRDefault="00EF2063" w:rsidP="00EF2063">
      <w:pPr>
        <w:pStyle w:val="Bibliografie"/>
        <w:rPr>
          <w:rFonts w:ascii="Cambria" w:hAnsi="Cambria"/>
        </w:rPr>
      </w:pPr>
      <w:r w:rsidRPr="00113631">
        <w:rPr>
          <w:rFonts w:ascii="Cambria" w:hAnsi="Cambria"/>
          <w:lang w:val="es-BO"/>
          <w:rPrChange w:id="117" w:author="Berg, Marrit van den" w:date="2016-08-22T10:43:00Z">
            <w:rPr>
              <w:rFonts w:ascii="Cambria" w:hAnsi="Cambria"/>
            </w:rPr>
          </w:rPrChange>
        </w:rPr>
        <w:t xml:space="preserve">Ngongi, A. M., &amp; Urassa, K. (2014). </w:t>
      </w:r>
      <w:r w:rsidRPr="00EF2063">
        <w:rPr>
          <w:rFonts w:ascii="Cambria" w:hAnsi="Cambria"/>
        </w:rPr>
        <w:t xml:space="preserve">Farm Households Food Production and Households’ Food Security Status: A Case of Kahama District, Tanzania. </w:t>
      </w:r>
      <w:r w:rsidRPr="00EF2063">
        <w:rPr>
          <w:rFonts w:ascii="Cambria" w:hAnsi="Cambria"/>
          <w:i/>
          <w:iCs/>
        </w:rPr>
        <w:t>Tanzania Journal of Agricultural Sciences</w:t>
      </w:r>
      <w:r w:rsidRPr="00EF2063">
        <w:rPr>
          <w:rFonts w:ascii="Cambria" w:hAnsi="Cambria"/>
        </w:rPr>
        <w:t xml:space="preserve">, </w:t>
      </w:r>
      <w:r w:rsidRPr="00EF2063">
        <w:rPr>
          <w:rFonts w:ascii="Cambria" w:hAnsi="Cambria"/>
          <w:i/>
          <w:iCs/>
        </w:rPr>
        <w:t>13</w:t>
      </w:r>
      <w:r w:rsidRPr="00EF2063">
        <w:rPr>
          <w:rFonts w:ascii="Cambria" w:hAnsi="Cambria"/>
        </w:rPr>
        <w:t>(2).</w:t>
      </w:r>
    </w:p>
    <w:p w14:paraId="21BADB14" w14:textId="77777777" w:rsidR="00EF2063" w:rsidRPr="00EF2063" w:rsidRDefault="00EF2063" w:rsidP="00EF2063">
      <w:pPr>
        <w:pStyle w:val="Bibliografie"/>
        <w:rPr>
          <w:rFonts w:ascii="Cambria" w:hAnsi="Cambria"/>
        </w:rPr>
      </w:pPr>
      <w:r w:rsidRPr="00EF2063">
        <w:rPr>
          <w:rFonts w:ascii="Cambria" w:hAnsi="Cambria"/>
        </w:rPr>
        <w:t xml:space="preserve">Ntwenya, J. E., Kinabo, J., Msuya, J., Mamiro, P., &amp; Majili, Z. S. (2015). Dietary Patterns and Household Food Insecurity in Rural Populations of Kilosa District, Tanzania. </w:t>
      </w:r>
      <w:r w:rsidRPr="00EF2063">
        <w:rPr>
          <w:rFonts w:ascii="Cambria" w:hAnsi="Cambria"/>
          <w:i/>
          <w:iCs/>
        </w:rPr>
        <w:t>PLOS ONE</w:t>
      </w:r>
      <w:r w:rsidRPr="00EF2063">
        <w:rPr>
          <w:rFonts w:ascii="Cambria" w:hAnsi="Cambria"/>
        </w:rPr>
        <w:t xml:space="preserve">, </w:t>
      </w:r>
      <w:r w:rsidRPr="00EF2063">
        <w:rPr>
          <w:rFonts w:ascii="Cambria" w:hAnsi="Cambria"/>
          <w:i/>
          <w:iCs/>
        </w:rPr>
        <w:t>10</w:t>
      </w:r>
      <w:r w:rsidRPr="00EF2063">
        <w:rPr>
          <w:rFonts w:ascii="Cambria" w:hAnsi="Cambria"/>
        </w:rPr>
        <w:t>(5), e0126038. http://doi.org/10.1371/journal.pone.0126038</w:t>
      </w:r>
    </w:p>
    <w:p w14:paraId="18735B72" w14:textId="77777777" w:rsidR="00EF2063" w:rsidRPr="00EF2063" w:rsidRDefault="00EF2063" w:rsidP="00EF2063">
      <w:pPr>
        <w:pStyle w:val="Bibliografie"/>
        <w:rPr>
          <w:rFonts w:ascii="Cambria" w:hAnsi="Cambria"/>
        </w:rPr>
      </w:pPr>
      <w:r w:rsidRPr="00EF2063">
        <w:rPr>
          <w:rFonts w:ascii="Cambria" w:hAnsi="Cambria"/>
        </w:rPr>
        <w:t xml:space="preserve">Pan, L., &amp; Christiaensen, L. (2012). Who is Vouching for the Input Voucher? Decentralized Targeting and Elite Capture in Tanzania. </w:t>
      </w:r>
      <w:r w:rsidRPr="00EF2063">
        <w:rPr>
          <w:rFonts w:ascii="Cambria" w:hAnsi="Cambria"/>
          <w:i/>
          <w:iCs/>
        </w:rPr>
        <w:t>World Development</w:t>
      </w:r>
      <w:r w:rsidRPr="00EF2063">
        <w:rPr>
          <w:rFonts w:ascii="Cambria" w:hAnsi="Cambria"/>
        </w:rPr>
        <w:t xml:space="preserve">, </w:t>
      </w:r>
      <w:r w:rsidRPr="00EF2063">
        <w:rPr>
          <w:rFonts w:ascii="Cambria" w:hAnsi="Cambria"/>
          <w:i/>
          <w:iCs/>
        </w:rPr>
        <w:t>40</w:t>
      </w:r>
      <w:r w:rsidRPr="00EF2063">
        <w:rPr>
          <w:rFonts w:ascii="Cambria" w:hAnsi="Cambria"/>
        </w:rPr>
        <w:t>(8), 1619–1633. http://doi.org/http://dx.doi.org/10.1016/j.worlddev.2012.04.012</w:t>
      </w:r>
    </w:p>
    <w:p w14:paraId="1C87DB57" w14:textId="77777777" w:rsidR="00EF2063" w:rsidRPr="00EF2063" w:rsidRDefault="00EF2063" w:rsidP="00EF2063">
      <w:pPr>
        <w:pStyle w:val="Bibliografie"/>
        <w:rPr>
          <w:rFonts w:ascii="Cambria" w:hAnsi="Cambria"/>
        </w:rPr>
      </w:pPr>
      <w:r w:rsidRPr="00EF2063">
        <w:rPr>
          <w:rFonts w:ascii="Cambria" w:hAnsi="Cambria"/>
        </w:rPr>
        <w:t xml:space="preserve">Pauw, K., &amp; Thurlow, J. (2011). Agricultural growth, poverty, and nutrition in Tanzania. </w:t>
      </w:r>
      <w:r w:rsidRPr="00EF2063">
        <w:rPr>
          <w:rFonts w:ascii="Cambria" w:hAnsi="Cambria"/>
          <w:i/>
          <w:iCs/>
        </w:rPr>
        <w:t>Food Policy</w:t>
      </w:r>
      <w:r w:rsidRPr="00EF2063">
        <w:rPr>
          <w:rFonts w:ascii="Cambria" w:hAnsi="Cambria"/>
        </w:rPr>
        <w:t xml:space="preserve">, </w:t>
      </w:r>
      <w:r w:rsidRPr="00EF2063">
        <w:rPr>
          <w:rFonts w:ascii="Cambria" w:hAnsi="Cambria"/>
          <w:i/>
          <w:iCs/>
        </w:rPr>
        <w:t>36</w:t>
      </w:r>
      <w:r w:rsidRPr="00EF2063">
        <w:rPr>
          <w:rFonts w:ascii="Cambria" w:hAnsi="Cambria"/>
        </w:rPr>
        <w:t>(6), 795–804. http://doi.org/10.1016/j.foodpol.2011.09.002</w:t>
      </w:r>
    </w:p>
    <w:p w14:paraId="22F6518E" w14:textId="77777777" w:rsidR="00EF2063" w:rsidRPr="00EF2063" w:rsidRDefault="00EF2063" w:rsidP="00EF2063">
      <w:pPr>
        <w:pStyle w:val="Bibliografie"/>
        <w:rPr>
          <w:rFonts w:ascii="Cambria" w:hAnsi="Cambria"/>
        </w:rPr>
      </w:pPr>
      <w:r w:rsidRPr="00EF2063">
        <w:rPr>
          <w:rFonts w:ascii="Cambria" w:hAnsi="Cambria"/>
        </w:rPr>
        <w:t xml:space="preserve">Radimer, K. L., Olson, C. M., Greene, J. C., Campbell, C. C., &amp; Habicht, J.-P. (1992). Understanding hunger and developing indicators to assess it in women and children. </w:t>
      </w:r>
      <w:r w:rsidRPr="00EF2063">
        <w:rPr>
          <w:rFonts w:ascii="Cambria" w:hAnsi="Cambria"/>
          <w:i/>
          <w:iCs/>
        </w:rPr>
        <w:t>Journal of Nutrition Education</w:t>
      </w:r>
      <w:r w:rsidRPr="00EF2063">
        <w:rPr>
          <w:rFonts w:ascii="Cambria" w:hAnsi="Cambria"/>
        </w:rPr>
        <w:t xml:space="preserve">, </w:t>
      </w:r>
      <w:r w:rsidRPr="00EF2063">
        <w:rPr>
          <w:rFonts w:ascii="Cambria" w:hAnsi="Cambria"/>
          <w:i/>
          <w:iCs/>
        </w:rPr>
        <w:t>24</w:t>
      </w:r>
      <w:r w:rsidRPr="00EF2063">
        <w:rPr>
          <w:rFonts w:ascii="Cambria" w:hAnsi="Cambria"/>
        </w:rPr>
        <w:t>(1), 36S–44S. http://doi.org/10.1016/S0022-3182(12)80137-3</w:t>
      </w:r>
    </w:p>
    <w:p w14:paraId="5EA369DC" w14:textId="77777777" w:rsidR="00EF2063" w:rsidRPr="00EF2063" w:rsidRDefault="00EF2063" w:rsidP="00EF2063">
      <w:pPr>
        <w:pStyle w:val="Bibliografie"/>
        <w:rPr>
          <w:rFonts w:ascii="Cambria" w:hAnsi="Cambria"/>
        </w:rPr>
      </w:pPr>
      <w:r w:rsidRPr="00EF2063">
        <w:rPr>
          <w:rFonts w:ascii="Cambria" w:hAnsi="Cambria"/>
        </w:rPr>
        <w:t xml:space="preserve">Romano, D., &amp; Carraro, A. (2015). Price Shocks, Vulnerability and Food and Nutrition Security among Rural and Urban Households in Tanzania. </w:t>
      </w:r>
      <w:r w:rsidRPr="00EF2063">
        <w:rPr>
          <w:rFonts w:ascii="Cambria" w:hAnsi="Cambria"/>
          <w:i/>
          <w:iCs/>
        </w:rPr>
        <w:t>Italian Association of Agricultural and Applied Economics (AIEAA)</w:t>
      </w:r>
      <w:r w:rsidRPr="00EF2063">
        <w:rPr>
          <w:rFonts w:ascii="Cambria" w:hAnsi="Cambria"/>
        </w:rPr>
        <w:t xml:space="preserve">, </w:t>
      </w:r>
      <w:r w:rsidRPr="00EF2063">
        <w:rPr>
          <w:rFonts w:ascii="Cambria" w:hAnsi="Cambria"/>
          <w:i/>
          <w:iCs/>
        </w:rPr>
        <w:t>2015 Fourth Congress</w:t>
      </w:r>
      <w:r w:rsidRPr="00EF2063">
        <w:rPr>
          <w:rFonts w:ascii="Cambria" w:hAnsi="Cambria"/>
        </w:rPr>
        <w:t xml:space="preserve">, </w:t>
      </w:r>
      <w:r w:rsidRPr="00EF2063">
        <w:rPr>
          <w:rFonts w:ascii="Cambria" w:hAnsi="Cambria"/>
          <w:i/>
          <w:iCs/>
        </w:rPr>
        <w:t>June 11</w:t>
      </w:r>
      <w:r w:rsidRPr="00EF2063">
        <w:rPr>
          <w:rFonts w:ascii="Cambria" w:hAnsi="Cambria"/>
        </w:rPr>
        <w:t>-</w:t>
      </w:r>
      <w:r w:rsidRPr="00EF2063">
        <w:rPr>
          <w:rFonts w:ascii="Cambria" w:hAnsi="Cambria"/>
          <w:i/>
          <w:iCs/>
        </w:rPr>
        <w:t>12</w:t>
      </w:r>
      <w:r w:rsidRPr="00EF2063">
        <w:rPr>
          <w:rFonts w:ascii="Cambria" w:hAnsi="Cambria"/>
        </w:rPr>
        <w:t xml:space="preserve">, </w:t>
      </w:r>
      <w:r w:rsidRPr="00EF2063">
        <w:rPr>
          <w:rFonts w:ascii="Cambria" w:hAnsi="Cambria"/>
          <w:i/>
          <w:iCs/>
        </w:rPr>
        <w:t>2015</w:t>
      </w:r>
      <w:r w:rsidRPr="00EF2063">
        <w:rPr>
          <w:rFonts w:ascii="Cambria" w:hAnsi="Cambria"/>
        </w:rPr>
        <w:t xml:space="preserve">, </w:t>
      </w:r>
      <w:r w:rsidRPr="00EF2063">
        <w:rPr>
          <w:rFonts w:ascii="Cambria" w:hAnsi="Cambria"/>
          <w:i/>
          <w:iCs/>
        </w:rPr>
        <w:t>Ancona</w:t>
      </w:r>
      <w:r w:rsidRPr="00EF2063">
        <w:rPr>
          <w:rFonts w:ascii="Cambria" w:hAnsi="Cambria"/>
        </w:rPr>
        <w:t xml:space="preserve">, </w:t>
      </w:r>
      <w:r w:rsidRPr="00EF2063">
        <w:rPr>
          <w:rFonts w:ascii="Cambria" w:hAnsi="Cambria"/>
          <w:i/>
          <w:iCs/>
        </w:rPr>
        <w:t>Italy</w:t>
      </w:r>
      <w:r w:rsidRPr="00EF2063">
        <w:rPr>
          <w:rFonts w:ascii="Cambria" w:hAnsi="Cambria"/>
        </w:rPr>
        <w:t>.</w:t>
      </w:r>
    </w:p>
    <w:p w14:paraId="3E20FC62" w14:textId="77777777" w:rsidR="00EF2063" w:rsidRPr="00EF2063" w:rsidRDefault="00EF2063" w:rsidP="00EF2063">
      <w:pPr>
        <w:pStyle w:val="Bibliografie"/>
        <w:rPr>
          <w:rFonts w:ascii="Cambria" w:hAnsi="Cambria"/>
        </w:rPr>
      </w:pPr>
      <w:r w:rsidRPr="00EF2063">
        <w:rPr>
          <w:rFonts w:ascii="Cambria" w:hAnsi="Cambria"/>
        </w:rPr>
        <w:t xml:space="preserve">Shiferaw, B., Kassie, M., Jaleta, M., &amp; Yirga, C. (2014). Adoption of improved wheat varieties and impacts on household food security in Ethiopia. </w:t>
      </w:r>
      <w:r w:rsidRPr="00EF2063">
        <w:rPr>
          <w:rFonts w:ascii="Cambria" w:hAnsi="Cambria"/>
          <w:i/>
          <w:iCs/>
        </w:rPr>
        <w:t>Food Policy</w:t>
      </w:r>
      <w:r w:rsidRPr="00EF2063">
        <w:rPr>
          <w:rFonts w:ascii="Cambria" w:hAnsi="Cambria"/>
        </w:rPr>
        <w:t xml:space="preserve">, </w:t>
      </w:r>
      <w:r w:rsidRPr="00EF2063">
        <w:rPr>
          <w:rFonts w:ascii="Cambria" w:hAnsi="Cambria"/>
          <w:i/>
          <w:iCs/>
        </w:rPr>
        <w:t>44</w:t>
      </w:r>
      <w:r w:rsidRPr="00EF2063">
        <w:rPr>
          <w:rFonts w:ascii="Cambria" w:hAnsi="Cambria"/>
        </w:rPr>
        <w:t>, 272–284. http://doi.org/10.1016/j.foodpol.2013.09.012</w:t>
      </w:r>
    </w:p>
    <w:p w14:paraId="127EFED1" w14:textId="77777777" w:rsidR="00EF2063" w:rsidRPr="00EF2063" w:rsidRDefault="00EF2063" w:rsidP="00EF2063">
      <w:pPr>
        <w:pStyle w:val="Bibliografie"/>
        <w:rPr>
          <w:rFonts w:ascii="Cambria" w:hAnsi="Cambria"/>
        </w:rPr>
      </w:pPr>
      <w:r w:rsidRPr="00EF2063">
        <w:rPr>
          <w:rFonts w:ascii="Cambria" w:hAnsi="Cambria"/>
        </w:rPr>
        <w:lastRenderedPageBreak/>
        <w:t xml:space="preserve">Silvestri, S., Sabine, D., Patti, K., Wiebke, F., Maren, R., Ianetta, M., … Cristina, R. M. (2015). Households and food security: lessons from food secure households in East Africa. </w:t>
      </w:r>
      <w:r w:rsidRPr="00EF2063">
        <w:rPr>
          <w:rFonts w:ascii="Cambria" w:hAnsi="Cambria"/>
          <w:i/>
          <w:iCs/>
        </w:rPr>
        <w:t>Agriculture &amp; Food Security</w:t>
      </w:r>
      <w:r w:rsidRPr="00EF2063">
        <w:rPr>
          <w:rFonts w:ascii="Cambria" w:hAnsi="Cambria"/>
        </w:rPr>
        <w:t xml:space="preserve">, </w:t>
      </w:r>
      <w:r w:rsidRPr="00EF2063">
        <w:rPr>
          <w:rFonts w:ascii="Cambria" w:hAnsi="Cambria"/>
          <w:i/>
          <w:iCs/>
        </w:rPr>
        <w:t>4</w:t>
      </w:r>
      <w:r w:rsidRPr="00EF2063">
        <w:rPr>
          <w:rFonts w:ascii="Cambria" w:hAnsi="Cambria"/>
        </w:rPr>
        <w:t>(1). http://doi.org/10.1186/s40066-015-0042-4</w:t>
      </w:r>
    </w:p>
    <w:p w14:paraId="2D0248C8" w14:textId="77777777" w:rsidR="00EF2063" w:rsidRPr="00EF2063" w:rsidRDefault="00EF2063" w:rsidP="00EF2063">
      <w:pPr>
        <w:pStyle w:val="Bibliografie"/>
        <w:rPr>
          <w:rFonts w:ascii="Cambria" w:hAnsi="Cambria"/>
        </w:rPr>
      </w:pPr>
      <w:r w:rsidRPr="00EF2063">
        <w:rPr>
          <w:rFonts w:ascii="Cambria" w:hAnsi="Cambria"/>
        </w:rPr>
        <w:t xml:space="preserve">Singh, I., Squire, L., Strauss, J., &amp; World Bank (Eds.). (1986). </w:t>
      </w:r>
      <w:r w:rsidRPr="00EF2063">
        <w:rPr>
          <w:rFonts w:ascii="Cambria" w:hAnsi="Cambria"/>
          <w:i/>
          <w:iCs/>
        </w:rPr>
        <w:t>Agricultural household models: extensions, applications, and policy</w:t>
      </w:r>
      <w:r w:rsidRPr="00EF2063">
        <w:rPr>
          <w:rFonts w:ascii="Cambria" w:hAnsi="Cambria"/>
        </w:rPr>
        <w:t>. Baltimore: Johns Hopkins University Press.</w:t>
      </w:r>
    </w:p>
    <w:p w14:paraId="4BAEE49E" w14:textId="77777777" w:rsidR="00EF2063" w:rsidRPr="00EF2063" w:rsidRDefault="00EF2063" w:rsidP="00EF2063">
      <w:pPr>
        <w:pStyle w:val="Bibliografie"/>
        <w:rPr>
          <w:rFonts w:ascii="Cambria" w:hAnsi="Cambria"/>
        </w:rPr>
      </w:pPr>
      <w:r w:rsidRPr="00EF2063">
        <w:rPr>
          <w:rFonts w:ascii="Cambria" w:hAnsi="Cambria"/>
        </w:rPr>
        <w:t xml:space="preserve">Slavchevska, V. (2015). Agricultural Production and the Nutritional Status of Family Members in Tanzania. </w:t>
      </w:r>
      <w:r w:rsidRPr="00EF2063">
        <w:rPr>
          <w:rFonts w:ascii="Cambria" w:hAnsi="Cambria"/>
          <w:i/>
          <w:iCs/>
        </w:rPr>
        <w:t>The Journal of Development Studies</w:t>
      </w:r>
      <w:r w:rsidRPr="00EF2063">
        <w:rPr>
          <w:rFonts w:ascii="Cambria" w:hAnsi="Cambria"/>
        </w:rPr>
        <w:t xml:space="preserve">, </w:t>
      </w:r>
      <w:r w:rsidRPr="00EF2063">
        <w:rPr>
          <w:rFonts w:ascii="Cambria" w:hAnsi="Cambria"/>
          <w:i/>
          <w:iCs/>
        </w:rPr>
        <w:t>51</w:t>
      </w:r>
      <w:r w:rsidRPr="00EF2063">
        <w:rPr>
          <w:rFonts w:ascii="Cambria" w:hAnsi="Cambria"/>
        </w:rPr>
        <w:t>(8), 1016–1033. http://doi.org/10.1080/00220388.2015.1018906</w:t>
      </w:r>
    </w:p>
    <w:p w14:paraId="0F855193" w14:textId="77777777" w:rsidR="00EF2063" w:rsidRPr="00EF2063" w:rsidRDefault="00EF2063" w:rsidP="00EF2063">
      <w:pPr>
        <w:pStyle w:val="Bibliografie"/>
        <w:rPr>
          <w:rFonts w:ascii="Cambria" w:hAnsi="Cambria"/>
        </w:rPr>
      </w:pPr>
      <w:r w:rsidRPr="00EF2063">
        <w:rPr>
          <w:rFonts w:ascii="Cambria" w:hAnsi="Cambria"/>
        </w:rPr>
        <w:t xml:space="preserve">Smale, M., Moursi, M., &amp; Birol, E. (2015). How does adopting hybrid maize affect dietary diversity on family farms? Micro-evidence from Zambia. </w:t>
      </w:r>
      <w:r w:rsidRPr="00EF2063">
        <w:rPr>
          <w:rFonts w:ascii="Cambria" w:hAnsi="Cambria"/>
          <w:i/>
          <w:iCs/>
        </w:rPr>
        <w:t>Food Policy</w:t>
      </w:r>
      <w:r w:rsidRPr="00EF2063">
        <w:rPr>
          <w:rFonts w:ascii="Cambria" w:hAnsi="Cambria"/>
        </w:rPr>
        <w:t xml:space="preserve">, </w:t>
      </w:r>
      <w:r w:rsidRPr="00EF2063">
        <w:rPr>
          <w:rFonts w:ascii="Cambria" w:hAnsi="Cambria"/>
          <w:i/>
          <w:iCs/>
        </w:rPr>
        <w:t>52</w:t>
      </w:r>
      <w:r w:rsidRPr="00EF2063">
        <w:rPr>
          <w:rFonts w:ascii="Cambria" w:hAnsi="Cambria"/>
        </w:rPr>
        <w:t>, 44–53. http://doi.org/10.1016/j.foodpol.2015.03.001</w:t>
      </w:r>
    </w:p>
    <w:p w14:paraId="08973585" w14:textId="77777777" w:rsidR="00EF2063" w:rsidRPr="00EF2063" w:rsidRDefault="00EF2063" w:rsidP="00EF2063">
      <w:pPr>
        <w:pStyle w:val="Bibliografie"/>
        <w:rPr>
          <w:rFonts w:ascii="Cambria" w:hAnsi="Cambria"/>
        </w:rPr>
      </w:pPr>
      <w:r w:rsidRPr="00EF2063">
        <w:rPr>
          <w:rFonts w:ascii="Cambria" w:hAnsi="Cambria"/>
        </w:rPr>
        <w:t xml:space="preserve">Smith, L. C., &amp; Subandoro, A. (2007). </w:t>
      </w:r>
      <w:r w:rsidRPr="00EF2063">
        <w:rPr>
          <w:rFonts w:ascii="Cambria" w:hAnsi="Cambria"/>
          <w:i/>
          <w:iCs/>
        </w:rPr>
        <w:t>Measuring Food Security Using Household Expenditure Surveys</w:t>
      </w:r>
      <w:r w:rsidRPr="00EF2063">
        <w:rPr>
          <w:rFonts w:ascii="Cambria" w:hAnsi="Cambria"/>
        </w:rPr>
        <w:t>. International Food Policy Research Institute. Retrieved from http://www.ifpri.org/publication/measuring-food-security-using-household-expenditure-surveys</w:t>
      </w:r>
    </w:p>
    <w:p w14:paraId="2BECDCE0" w14:textId="77777777" w:rsidR="00EF2063" w:rsidRPr="00EF2063" w:rsidRDefault="00EF2063" w:rsidP="00EF2063">
      <w:pPr>
        <w:pStyle w:val="Bibliografie"/>
        <w:rPr>
          <w:rFonts w:ascii="Cambria" w:hAnsi="Cambria"/>
        </w:rPr>
      </w:pPr>
      <w:r w:rsidRPr="00113631">
        <w:rPr>
          <w:rFonts w:ascii="Cambria" w:hAnsi="Cambria"/>
          <w:lang w:val="es-BO"/>
          <w:rPrChange w:id="118" w:author="Berg, Marrit van den" w:date="2016-08-22T10:43:00Z">
            <w:rPr>
              <w:rFonts w:ascii="Cambria" w:hAnsi="Cambria"/>
            </w:rPr>
          </w:rPrChange>
        </w:rPr>
        <w:t xml:space="preserve">Steyn, N., Nel, J., Nantel, G., Kennedy, G., &amp; Labadarios, D. (2006). </w:t>
      </w:r>
      <w:r w:rsidRPr="00EF2063">
        <w:rPr>
          <w:rFonts w:ascii="Cambria" w:hAnsi="Cambria"/>
        </w:rPr>
        <w:t xml:space="preserve">Food variety and dietary diversity scores in children: are they good indicators of dietary adequacy? </w:t>
      </w:r>
      <w:r w:rsidRPr="00EF2063">
        <w:rPr>
          <w:rFonts w:ascii="Cambria" w:hAnsi="Cambria"/>
          <w:i/>
          <w:iCs/>
        </w:rPr>
        <w:t>Public Health Nutrition</w:t>
      </w:r>
      <w:r w:rsidRPr="00EF2063">
        <w:rPr>
          <w:rFonts w:ascii="Cambria" w:hAnsi="Cambria"/>
        </w:rPr>
        <w:t xml:space="preserve">, </w:t>
      </w:r>
      <w:r w:rsidRPr="00EF2063">
        <w:rPr>
          <w:rFonts w:ascii="Cambria" w:hAnsi="Cambria"/>
          <w:i/>
          <w:iCs/>
        </w:rPr>
        <w:t>9</w:t>
      </w:r>
      <w:r w:rsidRPr="00EF2063">
        <w:rPr>
          <w:rFonts w:ascii="Cambria" w:hAnsi="Cambria"/>
        </w:rPr>
        <w:t>(5). http://doi.org/10.1079/PHN2005912</w:t>
      </w:r>
    </w:p>
    <w:p w14:paraId="38E241A3" w14:textId="77777777" w:rsidR="00EF2063" w:rsidRPr="00EF2063" w:rsidRDefault="00EF2063" w:rsidP="00EF2063">
      <w:pPr>
        <w:pStyle w:val="Bibliografie"/>
        <w:rPr>
          <w:rFonts w:ascii="Cambria" w:hAnsi="Cambria"/>
        </w:rPr>
      </w:pPr>
      <w:r w:rsidRPr="00EF2063">
        <w:rPr>
          <w:rFonts w:ascii="Cambria" w:hAnsi="Cambria"/>
        </w:rPr>
        <w:t xml:space="preserve">Tiberti, L., &amp; Tiberti, M. (2015). Rural Policies, Price Change and Poverty in Tanzania: An Agricultural Household Model-Based Assessment. </w:t>
      </w:r>
      <w:r w:rsidRPr="00EF2063">
        <w:rPr>
          <w:rFonts w:ascii="Cambria" w:hAnsi="Cambria"/>
          <w:i/>
          <w:iCs/>
        </w:rPr>
        <w:t>Journal of African Economies</w:t>
      </w:r>
      <w:r w:rsidRPr="00EF2063">
        <w:rPr>
          <w:rFonts w:ascii="Cambria" w:hAnsi="Cambria"/>
        </w:rPr>
        <w:t xml:space="preserve">, </w:t>
      </w:r>
      <w:r w:rsidRPr="00EF2063">
        <w:rPr>
          <w:rFonts w:ascii="Cambria" w:hAnsi="Cambria"/>
          <w:i/>
          <w:iCs/>
        </w:rPr>
        <w:t>24</w:t>
      </w:r>
      <w:r w:rsidRPr="00EF2063">
        <w:rPr>
          <w:rFonts w:ascii="Cambria" w:hAnsi="Cambria"/>
        </w:rPr>
        <w:t>(2), 193–229. http://doi.org/10.1093/jae/eju035</w:t>
      </w:r>
    </w:p>
    <w:p w14:paraId="5AFCCFE6" w14:textId="77777777" w:rsidR="00EF2063" w:rsidRPr="00EF2063" w:rsidRDefault="00EF2063" w:rsidP="00EF2063">
      <w:pPr>
        <w:pStyle w:val="Bibliografie"/>
        <w:rPr>
          <w:rFonts w:ascii="Cambria" w:hAnsi="Cambria"/>
        </w:rPr>
      </w:pPr>
      <w:r w:rsidRPr="00EF2063">
        <w:rPr>
          <w:rFonts w:ascii="Cambria" w:hAnsi="Cambria"/>
        </w:rPr>
        <w:t xml:space="preserve">UNICEF. (1990). </w:t>
      </w:r>
      <w:r w:rsidRPr="00EF2063">
        <w:rPr>
          <w:rFonts w:ascii="Cambria" w:hAnsi="Cambria"/>
          <w:i/>
          <w:iCs/>
        </w:rPr>
        <w:t>Strategy for improved nutrition of children and women in developing countries</w:t>
      </w:r>
      <w:r w:rsidRPr="00EF2063">
        <w:rPr>
          <w:rFonts w:ascii="Cambria" w:hAnsi="Cambria"/>
        </w:rPr>
        <w:t xml:space="preserve"> (Policy Review Paper No. E/ICEF/1990/L.6, 9 March 1990). New York, NY.</w:t>
      </w:r>
    </w:p>
    <w:p w14:paraId="2FC0818C" w14:textId="77777777" w:rsidR="00EF2063" w:rsidRPr="00EF2063" w:rsidRDefault="00EF2063" w:rsidP="00EF2063">
      <w:pPr>
        <w:pStyle w:val="Bibliografie"/>
        <w:rPr>
          <w:rFonts w:ascii="Cambria" w:hAnsi="Cambria"/>
        </w:rPr>
      </w:pPr>
      <w:r w:rsidRPr="00EF2063">
        <w:rPr>
          <w:rFonts w:ascii="Cambria" w:hAnsi="Cambria"/>
        </w:rPr>
        <w:t>Wagah, M., Hodge, J., &amp; Lewis, A. (2015). Leveraging Agriculture for Nutrition in East Africa (LANEA). Retrieved from http://www.fao.org/3/a-i4556e.pdf</w:t>
      </w:r>
    </w:p>
    <w:p w14:paraId="0736AD48" w14:textId="77777777" w:rsidR="00EF2063" w:rsidRPr="00EF2063" w:rsidRDefault="00EF2063" w:rsidP="00EF2063">
      <w:pPr>
        <w:pStyle w:val="Bibliografie"/>
        <w:rPr>
          <w:rFonts w:ascii="Cambria" w:hAnsi="Cambria"/>
        </w:rPr>
      </w:pPr>
      <w:r w:rsidRPr="00EF2063">
        <w:rPr>
          <w:rFonts w:ascii="Cambria" w:hAnsi="Cambria"/>
        </w:rPr>
        <w:t xml:space="preserve">WHO. (2001). Assessment of lodine deficiency disorders and monitoring their elimination: a guide for programme managers. In </w:t>
      </w:r>
      <w:r w:rsidRPr="00EF2063">
        <w:rPr>
          <w:rFonts w:ascii="Cambria" w:hAnsi="Cambria"/>
          <w:i/>
          <w:iCs/>
        </w:rPr>
        <w:t xml:space="preserve">Assessment of lodine deficiency disorders and </w:t>
      </w:r>
      <w:r w:rsidRPr="00EF2063">
        <w:rPr>
          <w:rFonts w:ascii="Cambria" w:hAnsi="Cambria"/>
          <w:i/>
          <w:iCs/>
        </w:rPr>
        <w:lastRenderedPageBreak/>
        <w:t>monitoring their elimination: a guide for programme managers</w:t>
      </w:r>
      <w:r w:rsidRPr="00EF2063">
        <w:rPr>
          <w:rFonts w:ascii="Cambria" w:hAnsi="Cambria"/>
        </w:rPr>
        <w:t>. World Health Organization.</w:t>
      </w:r>
    </w:p>
    <w:p w14:paraId="57A25954" w14:textId="77777777" w:rsidR="00EF2063" w:rsidRPr="00EF2063" w:rsidRDefault="00EF2063" w:rsidP="00EF2063">
      <w:pPr>
        <w:pStyle w:val="Bibliografie"/>
        <w:rPr>
          <w:rFonts w:ascii="Cambria" w:hAnsi="Cambria"/>
        </w:rPr>
      </w:pPr>
      <w:r w:rsidRPr="00EF2063">
        <w:rPr>
          <w:rFonts w:ascii="Cambria" w:hAnsi="Cambria"/>
        </w:rPr>
        <w:t xml:space="preserve">WHO. (2011). </w:t>
      </w:r>
      <w:r w:rsidRPr="00EF2063">
        <w:rPr>
          <w:rFonts w:ascii="Cambria" w:hAnsi="Cambria"/>
          <w:i/>
          <w:iCs/>
        </w:rPr>
        <w:t>Serum retinol concentrations for determining the prevalence of vitamin A deficiency in populations.</w:t>
      </w:r>
      <w:r w:rsidRPr="00EF2063">
        <w:rPr>
          <w:rFonts w:ascii="Cambria" w:hAnsi="Cambria"/>
        </w:rPr>
        <w:t xml:space="preserve"> (VMNIS | Vitamin and Mineral Nutrition Information System No. 11.3). Geneva: World Health Organisation. Retrieved from http://www.who.int/vmnis/indicators/retinol.pdf</w:t>
      </w:r>
    </w:p>
    <w:p w14:paraId="0A49D1DF" w14:textId="77777777" w:rsidR="00EF2063" w:rsidRPr="00EF2063" w:rsidRDefault="00EF2063" w:rsidP="00EF2063">
      <w:pPr>
        <w:pStyle w:val="Bibliografie"/>
        <w:rPr>
          <w:rFonts w:ascii="Cambria" w:hAnsi="Cambria"/>
        </w:rPr>
      </w:pPr>
      <w:r w:rsidRPr="00EF2063">
        <w:rPr>
          <w:rFonts w:ascii="Cambria" w:hAnsi="Cambria"/>
        </w:rPr>
        <w:t xml:space="preserve">World  Bank. (2014). </w:t>
      </w:r>
      <w:r w:rsidRPr="00EF2063">
        <w:rPr>
          <w:rFonts w:ascii="Cambria" w:hAnsi="Cambria"/>
          <w:i/>
          <w:iCs/>
        </w:rPr>
        <w:t>Tanzania - Strengthening national comprehensive agricultural public expenditure in Sub-Saharan Africa : national agricultural input voucher scheme</w:t>
      </w:r>
      <w:r w:rsidRPr="00EF2063">
        <w:rPr>
          <w:rFonts w:ascii="Cambria" w:hAnsi="Cambria"/>
        </w:rPr>
        <w:t xml:space="preserve"> (Public Expenditure Review (PER) No. 87819). Washington DC: World Bank Group.</w:t>
      </w:r>
    </w:p>
    <w:p w14:paraId="4D051022" w14:textId="77777777" w:rsidR="00EF2063" w:rsidRPr="00EF2063" w:rsidRDefault="00EF2063" w:rsidP="00EF2063">
      <w:pPr>
        <w:pStyle w:val="Bibliografie"/>
        <w:rPr>
          <w:rFonts w:ascii="Cambria" w:hAnsi="Cambria"/>
        </w:rPr>
      </w:pPr>
      <w:r w:rsidRPr="00EF2063">
        <w:rPr>
          <w:rFonts w:ascii="Cambria" w:hAnsi="Cambria"/>
        </w:rPr>
        <w:t>World Bank. (2016). Fertilizer consumption (kilograms per hectare of arable land). Retrieved February 15, 2016, from http://data.worldbank.org/indicator/AG.CON.FERT.ZS/countries?display=default</w:t>
      </w:r>
    </w:p>
    <w:p w14:paraId="5648C410" w14:textId="77777777" w:rsidR="00EF2063" w:rsidRPr="00EF2063" w:rsidRDefault="00EF2063" w:rsidP="00EF2063">
      <w:pPr>
        <w:pStyle w:val="Bibliografie"/>
        <w:rPr>
          <w:rFonts w:ascii="Cambria" w:hAnsi="Cambria"/>
        </w:rPr>
      </w:pPr>
      <w:r w:rsidRPr="00EF2063">
        <w:rPr>
          <w:rFonts w:ascii="Cambria" w:hAnsi="Cambria"/>
        </w:rPr>
        <w:t>World Bank. (2016). Population, total. Retrieved February 17, 2016, from http://data.worldbank.org/indicator/SP.POP.TOTL</w:t>
      </w:r>
    </w:p>
    <w:p w14:paraId="4096803D" w14:textId="77777777" w:rsidR="00EF2063" w:rsidRPr="00EF2063" w:rsidRDefault="00EF2063" w:rsidP="00EF2063">
      <w:pPr>
        <w:pStyle w:val="Bibliografie"/>
        <w:rPr>
          <w:rFonts w:ascii="Cambria" w:hAnsi="Cambria"/>
        </w:rPr>
      </w:pPr>
      <w:r w:rsidRPr="00EF2063">
        <w:rPr>
          <w:rFonts w:ascii="Cambria" w:hAnsi="Cambria"/>
        </w:rPr>
        <w:t>World Bank. (2016). Prevalence of undernourishment (% of population). Retrieved February 17, 2016, from http://data.worldbank.org/indicator/SN.ITK.DEFC.ZS</w:t>
      </w:r>
    </w:p>
    <w:p w14:paraId="68C2899C" w14:textId="77777777" w:rsidR="00EF2063" w:rsidRDefault="00EF2063" w:rsidP="00EF2063">
      <w:pPr>
        <w:pStyle w:val="Bibliografie"/>
      </w:pPr>
      <w:r>
        <w:fldChar w:fldCharType="end"/>
      </w:r>
    </w:p>
    <w:p w14:paraId="0A2623A1" w14:textId="77777777" w:rsidR="00EF2063" w:rsidRDefault="00EF2063" w:rsidP="00EF2063">
      <w:pPr>
        <w:jc w:val="both"/>
        <w:sectPr w:rsidR="00EF2063" w:rsidSect="002F1DB1">
          <w:footerReference w:type="default" r:id="rId19"/>
          <w:pgSz w:w="11906" w:h="16838"/>
          <w:pgMar w:top="1417" w:right="1417" w:bottom="1417" w:left="1417" w:header="708" w:footer="708" w:gutter="0"/>
          <w:cols w:space="708"/>
          <w:docGrid w:linePitch="360"/>
        </w:sectPr>
      </w:pPr>
    </w:p>
    <w:p w14:paraId="743197EC" w14:textId="77777777" w:rsidR="003C5F10" w:rsidRDefault="00EF2063" w:rsidP="00EF2063">
      <w:pPr>
        <w:pStyle w:val="Kop1"/>
      </w:pPr>
      <w:bookmarkStart w:id="119" w:name="_Toc459598223"/>
      <w:r>
        <w:lastRenderedPageBreak/>
        <w:t>A</w:t>
      </w:r>
      <w:r w:rsidR="00541382">
        <w:t>NNEX</w:t>
      </w:r>
      <w:r>
        <w:t xml:space="preserve"> 1</w:t>
      </w:r>
      <w:r w:rsidR="00891115">
        <w:t xml:space="preserve"> Food security indicators from literature</w:t>
      </w:r>
      <w:bookmarkEnd w:id="119"/>
    </w:p>
    <w:p w14:paraId="2D9E4108" w14:textId="77777777" w:rsidR="00541382" w:rsidRDefault="00891115" w:rsidP="00541382">
      <w:pPr>
        <w:pStyle w:val="Bijschrift"/>
        <w:keepNext/>
      </w:pPr>
      <w:r>
        <w:t>Table 20</w:t>
      </w:r>
      <w:r w:rsidR="00541382">
        <w:t xml:space="preserve"> Food security and nutrition indicators: literature study </w:t>
      </w:r>
    </w:p>
    <w:tbl>
      <w:tblPr>
        <w:tblStyle w:val="Gemiddeldraster3-accent1"/>
        <w:tblW w:w="5627" w:type="pct"/>
        <w:tblInd w:w="-719" w:type="dxa"/>
        <w:tblLayout w:type="fixed"/>
        <w:tblLook w:val="04A0" w:firstRow="1" w:lastRow="0" w:firstColumn="1" w:lastColumn="0" w:noHBand="0" w:noVBand="1"/>
      </w:tblPr>
      <w:tblGrid>
        <w:gridCol w:w="2270"/>
        <w:gridCol w:w="1987"/>
        <w:gridCol w:w="1990"/>
        <w:gridCol w:w="2694"/>
        <w:gridCol w:w="3534"/>
        <w:gridCol w:w="3260"/>
      </w:tblGrid>
      <w:tr w:rsidR="00541382" w:rsidRPr="00541382" w14:paraId="79317CE3" w14:textId="77777777" w:rsidTr="00541382">
        <w:trPr>
          <w:cnfStyle w:val="100000000000" w:firstRow="1" w:lastRow="0" w:firstColumn="0" w:lastColumn="0" w:oddVBand="0" w:evenVBand="0" w:oddHBand="0"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721" w:type="pct"/>
          </w:tcPr>
          <w:p w14:paraId="2B3192F8" w14:textId="77777777" w:rsidR="00541382" w:rsidRPr="00541382" w:rsidRDefault="00541382" w:rsidP="00541382">
            <w:pPr>
              <w:rPr>
                <w:rFonts w:asciiTheme="minorHAnsi" w:hAnsiTheme="minorHAnsi"/>
                <w:b w:val="0"/>
                <w:bCs w:val="0"/>
                <w:sz w:val="18"/>
                <w:szCs w:val="18"/>
              </w:rPr>
            </w:pPr>
            <w:r w:rsidRPr="00541382">
              <w:rPr>
                <w:rFonts w:asciiTheme="minorHAnsi" w:hAnsiTheme="minorHAnsi"/>
                <w:sz w:val="18"/>
                <w:szCs w:val="18"/>
              </w:rPr>
              <w:t>Categories of indicators</w:t>
            </w:r>
          </w:p>
        </w:tc>
        <w:tc>
          <w:tcPr>
            <w:tcW w:w="631" w:type="pct"/>
          </w:tcPr>
          <w:p w14:paraId="27DFFD60" w14:textId="77777777" w:rsidR="00541382" w:rsidRPr="00541382" w:rsidRDefault="00541382" w:rsidP="0054138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541382">
              <w:rPr>
                <w:rFonts w:asciiTheme="minorHAnsi" w:hAnsiTheme="minorHAnsi"/>
                <w:sz w:val="18"/>
                <w:szCs w:val="18"/>
              </w:rPr>
              <w:t>Indicator</w:t>
            </w:r>
          </w:p>
        </w:tc>
        <w:tc>
          <w:tcPr>
            <w:tcW w:w="632" w:type="pct"/>
          </w:tcPr>
          <w:p w14:paraId="57081813" w14:textId="77777777" w:rsidR="00541382" w:rsidRPr="00541382" w:rsidRDefault="00541382" w:rsidP="0054138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541382">
              <w:rPr>
                <w:rFonts w:asciiTheme="minorHAnsi" w:hAnsiTheme="minorHAnsi"/>
                <w:sz w:val="18"/>
                <w:szCs w:val="18"/>
              </w:rPr>
              <w:t>Description</w:t>
            </w:r>
          </w:p>
        </w:tc>
        <w:tc>
          <w:tcPr>
            <w:tcW w:w="856" w:type="pct"/>
          </w:tcPr>
          <w:p w14:paraId="6C9086B0" w14:textId="77777777" w:rsidR="00541382" w:rsidRPr="00541382" w:rsidRDefault="00541382" w:rsidP="0054138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541382">
              <w:rPr>
                <w:rFonts w:asciiTheme="minorHAnsi" w:hAnsiTheme="minorHAnsi"/>
                <w:sz w:val="18"/>
                <w:szCs w:val="18"/>
              </w:rPr>
              <w:t>Method of measurement</w:t>
            </w:r>
          </w:p>
        </w:tc>
        <w:tc>
          <w:tcPr>
            <w:tcW w:w="1123" w:type="pct"/>
          </w:tcPr>
          <w:p w14:paraId="7F8BFC74" w14:textId="77777777" w:rsidR="00541382" w:rsidRPr="00541382" w:rsidRDefault="00541382" w:rsidP="00541382">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541382">
              <w:rPr>
                <w:rFonts w:asciiTheme="minorHAnsi" w:hAnsiTheme="minorHAnsi"/>
                <w:sz w:val="18"/>
                <w:szCs w:val="18"/>
              </w:rPr>
              <w:t>Advantage(s)</w:t>
            </w:r>
          </w:p>
        </w:tc>
        <w:tc>
          <w:tcPr>
            <w:tcW w:w="1036" w:type="pct"/>
          </w:tcPr>
          <w:p w14:paraId="3860EB59" w14:textId="77777777" w:rsidR="00541382" w:rsidRPr="00541382" w:rsidRDefault="00541382" w:rsidP="00541382">
            <w:pP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18"/>
                <w:szCs w:val="18"/>
              </w:rPr>
            </w:pPr>
            <w:r w:rsidRPr="00541382">
              <w:rPr>
                <w:rFonts w:asciiTheme="minorHAnsi" w:hAnsiTheme="minorHAnsi"/>
                <w:sz w:val="18"/>
                <w:szCs w:val="18"/>
              </w:rPr>
              <w:t>Disadvantage(s)</w:t>
            </w:r>
          </w:p>
        </w:tc>
      </w:tr>
      <w:tr w:rsidR="00541382" w:rsidRPr="00541382" w14:paraId="10871E01" w14:textId="77777777" w:rsidTr="0054138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21" w:type="pct"/>
            <w:vMerge w:val="restart"/>
          </w:tcPr>
          <w:p w14:paraId="7A90FC35" w14:textId="77777777" w:rsidR="00541382" w:rsidRPr="00541382" w:rsidRDefault="00541382" w:rsidP="00541382">
            <w:pPr>
              <w:rPr>
                <w:rFonts w:asciiTheme="minorHAnsi" w:hAnsiTheme="minorHAnsi"/>
                <w:b w:val="0"/>
                <w:bCs w:val="0"/>
                <w:sz w:val="18"/>
                <w:szCs w:val="18"/>
              </w:rPr>
            </w:pPr>
            <w:r w:rsidRPr="00541382">
              <w:rPr>
                <w:rFonts w:asciiTheme="minorHAnsi" w:hAnsiTheme="minorHAnsi"/>
                <w:sz w:val="18"/>
                <w:szCs w:val="18"/>
              </w:rPr>
              <w:t>Food acquisition</w:t>
            </w:r>
          </w:p>
        </w:tc>
        <w:tc>
          <w:tcPr>
            <w:tcW w:w="631" w:type="pct"/>
          </w:tcPr>
          <w:p w14:paraId="27288540"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Food expenditures</w:t>
            </w:r>
          </w:p>
          <w:p w14:paraId="588CB5CD"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p>
          <w:p w14:paraId="2927533D"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 xml:space="preserve">From </w:t>
            </w:r>
          </w:p>
          <w:p w14:paraId="64B115DD"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HES/HCES/HBS</w:t>
            </w:r>
          </w:p>
          <w:p w14:paraId="78A09CCB"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surveys</w:t>
            </w:r>
          </w:p>
        </w:tc>
        <w:tc>
          <w:tcPr>
            <w:tcW w:w="632" w:type="pct"/>
          </w:tcPr>
          <w:p w14:paraId="44AC0BF6"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Monetary value of food acquired by household (purchased, received and produced for own consumption)</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sz w:val="18"/>
                <w:szCs w:val="18"/>
              </w:rPr>
              <w:t>vii</w:t>
            </w:r>
            <w:r w:rsidRPr="00541382">
              <w:rPr>
                <w:rFonts w:asciiTheme="minorHAnsi" w:hAnsiTheme="minorHAnsi"/>
                <w:sz w:val="18"/>
                <w:szCs w:val="18"/>
              </w:rPr>
              <w:fldChar w:fldCharType="end"/>
            </w:r>
          </w:p>
        </w:tc>
        <w:tc>
          <w:tcPr>
            <w:tcW w:w="856" w:type="pct"/>
            <w:vMerge w:val="restart"/>
          </w:tcPr>
          <w:p w14:paraId="1753ABB8"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Reference period differs per survey:</w:t>
            </w:r>
          </w:p>
          <w:p w14:paraId="7FEF7307"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HBS in Tanzania has a recall period of one calendar month</w:t>
            </w:r>
            <w:r w:rsidRPr="00541382">
              <w:rPr>
                <w:rStyle w:val="Eindnootmarkering"/>
                <w:rFonts w:asciiTheme="minorHAnsi" w:hAnsiTheme="minorHAnsi" w:cs="Arial"/>
                <w:sz w:val="18"/>
                <w:szCs w:val="18"/>
              </w:rPr>
              <w:endnoteReference w:id="1"/>
            </w:r>
          </w:p>
          <w:p w14:paraId="201CD4CC"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123" w:type="pct"/>
            <w:vMerge w:val="restart"/>
          </w:tcPr>
          <w:p w14:paraId="0D1C5654"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Measures physical and economical access to food</w:t>
            </w:r>
          </w:p>
          <w:p w14:paraId="13287B2F"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Survey data available for many countries</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sz w:val="18"/>
                <w:szCs w:val="18"/>
              </w:rPr>
              <w:t>vii</w:t>
            </w:r>
            <w:r w:rsidRPr="00541382">
              <w:rPr>
                <w:rFonts w:asciiTheme="minorHAnsi" w:hAnsiTheme="minorHAnsi"/>
                <w:sz w:val="18"/>
                <w:szCs w:val="18"/>
              </w:rPr>
              <w:fldChar w:fldCharType="end"/>
            </w:r>
          </w:p>
        </w:tc>
        <w:tc>
          <w:tcPr>
            <w:tcW w:w="1036" w:type="pct"/>
            <w:vMerge w:val="restart"/>
          </w:tcPr>
          <w:p w14:paraId="130A6310"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Acquisition does not equal consumption</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sz w:val="18"/>
                <w:szCs w:val="18"/>
              </w:rPr>
              <w:t>vii</w:t>
            </w:r>
            <w:r w:rsidRPr="00541382">
              <w:rPr>
                <w:rFonts w:asciiTheme="minorHAnsi" w:hAnsiTheme="minorHAnsi"/>
                <w:sz w:val="18"/>
                <w:szCs w:val="18"/>
              </w:rPr>
              <w:fldChar w:fldCharType="end"/>
            </w:r>
          </w:p>
        </w:tc>
      </w:tr>
      <w:tr w:rsidR="00541382" w:rsidRPr="00541382" w14:paraId="7BD2B0A5" w14:textId="77777777" w:rsidTr="00541382">
        <w:trPr>
          <w:trHeight w:val="710"/>
        </w:trPr>
        <w:tc>
          <w:tcPr>
            <w:cnfStyle w:val="001000000000" w:firstRow="0" w:lastRow="0" w:firstColumn="1" w:lastColumn="0" w:oddVBand="0" w:evenVBand="0" w:oddHBand="0" w:evenHBand="0" w:firstRowFirstColumn="0" w:firstRowLastColumn="0" w:lastRowFirstColumn="0" w:lastRowLastColumn="0"/>
            <w:tcW w:w="721" w:type="pct"/>
            <w:vMerge/>
          </w:tcPr>
          <w:p w14:paraId="2A96C0E4" w14:textId="77777777" w:rsidR="00541382" w:rsidRPr="00541382" w:rsidRDefault="00541382" w:rsidP="00541382">
            <w:pPr>
              <w:rPr>
                <w:rFonts w:asciiTheme="minorHAnsi" w:hAnsiTheme="minorHAnsi"/>
                <w:b w:val="0"/>
                <w:bCs w:val="0"/>
                <w:sz w:val="18"/>
                <w:szCs w:val="18"/>
              </w:rPr>
            </w:pPr>
          </w:p>
        </w:tc>
        <w:tc>
          <w:tcPr>
            <w:tcW w:w="631" w:type="pct"/>
          </w:tcPr>
          <w:p w14:paraId="7472AAF7"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Acquired food quantities</w:t>
            </w:r>
          </w:p>
        </w:tc>
        <w:tc>
          <w:tcPr>
            <w:tcW w:w="632" w:type="pct"/>
          </w:tcPr>
          <w:p w14:paraId="6E15B226"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Quantity of food acquired by household (purchased, received and produced for own consumption)</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sz w:val="18"/>
                <w:szCs w:val="18"/>
              </w:rPr>
              <w:t>vii</w:t>
            </w:r>
            <w:r w:rsidRPr="00541382">
              <w:rPr>
                <w:rFonts w:asciiTheme="minorHAnsi" w:hAnsiTheme="minorHAnsi"/>
                <w:sz w:val="18"/>
                <w:szCs w:val="18"/>
              </w:rPr>
              <w:fldChar w:fldCharType="end"/>
            </w:r>
          </w:p>
        </w:tc>
        <w:tc>
          <w:tcPr>
            <w:tcW w:w="856" w:type="pct"/>
            <w:vMerge/>
          </w:tcPr>
          <w:p w14:paraId="516055B6"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1123" w:type="pct"/>
            <w:vMerge/>
          </w:tcPr>
          <w:p w14:paraId="77C51555"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1036" w:type="pct"/>
            <w:vMerge/>
          </w:tcPr>
          <w:p w14:paraId="5ED0657F"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41382" w:rsidRPr="00541382" w14:paraId="18EB6226" w14:textId="77777777" w:rsidTr="0054138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21" w:type="pct"/>
            <w:vMerge w:val="restart"/>
          </w:tcPr>
          <w:p w14:paraId="5CCF9F47" w14:textId="77777777" w:rsidR="00541382" w:rsidRPr="00541382" w:rsidRDefault="00541382" w:rsidP="00541382">
            <w:pPr>
              <w:rPr>
                <w:rFonts w:asciiTheme="minorHAnsi" w:hAnsiTheme="minorHAnsi"/>
                <w:b w:val="0"/>
                <w:bCs w:val="0"/>
                <w:sz w:val="18"/>
                <w:szCs w:val="18"/>
              </w:rPr>
            </w:pPr>
            <w:r w:rsidRPr="00541382">
              <w:rPr>
                <w:rFonts w:asciiTheme="minorHAnsi" w:hAnsiTheme="minorHAnsi"/>
                <w:sz w:val="18"/>
                <w:szCs w:val="18"/>
              </w:rPr>
              <w:t>Dietary intake</w:t>
            </w:r>
          </w:p>
        </w:tc>
        <w:tc>
          <w:tcPr>
            <w:tcW w:w="631" w:type="pct"/>
          </w:tcPr>
          <w:p w14:paraId="241E5204"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HDDS</w:t>
            </w:r>
          </w:p>
        </w:tc>
        <w:tc>
          <w:tcPr>
            <w:tcW w:w="632" w:type="pct"/>
          </w:tcPr>
          <w:p w14:paraId="3A3D3A85"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Sum of household data on the consumption of 12 (sometimes more/less) food groups. Score ranging from 1-12</w:t>
            </w:r>
          </w:p>
        </w:tc>
        <w:tc>
          <w:tcPr>
            <w:tcW w:w="856" w:type="pct"/>
          </w:tcPr>
          <w:p w14:paraId="59FADCB4"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Score based on sum of response data on the consumption of 12 (sometimes more/less) food groups on a 24h recall period</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vii</w:t>
            </w:r>
            <w:r w:rsidRPr="00541382">
              <w:rPr>
                <w:rFonts w:asciiTheme="minorHAnsi" w:hAnsiTheme="minorHAnsi"/>
                <w:sz w:val="18"/>
                <w:szCs w:val="18"/>
              </w:rPr>
              <w:fldChar w:fldCharType="end"/>
            </w:r>
            <w:r w:rsidRPr="00541382">
              <w:rPr>
                <w:rFonts w:asciiTheme="minorHAnsi" w:hAnsiTheme="minorHAnsi"/>
                <w:sz w:val="18"/>
                <w:szCs w:val="18"/>
              </w:rPr>
              <w:t xml:space="preserve"> </w:t>
            </w:r>
          </w:p>
        </w:tc>
        <w:tc>
          <w:tcPr>
            <w:tcW w:w="1123" w:type="pct"/>
          </w:tcPr>
          <w:p w14:paraId="07F1BDCF"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Measure for dietary quality</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_Ref445130064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Fonts w:asciiTheme="minorHAnsi" w:hAnsiTheme="minorHAnsi"/>
                <w:sz w:val="18"/>
                <w:szCs w:val="18"/>
              </w:rPr>
              <w:t>x</w:t>
            </w:r>
            <w:r w:rsidRPr="00541382">
              <w:rPr>
                <w:rFonts w:asciiTheme="minorHAnsi" w:hAnsiTheme="minorHAnsi"/>
                <w:sz w:val="18"/>
                <w:szCs w:val="18"/>
              </w:rPr>
              <w:fldChar w:fldCharType="end"/>
            </w:r>
          </w:p>
          <w:p w14:paraId="600B6E90"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food group</w:t>
            </w:r>
          </w:p>
          <w:p w14:paraId="319D6547"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consumption data are easy to collect</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vii</w:t>
            </w:r>
            <w:r w:rsidRPr="00541382">
              <w:rPr>
                <w:rFonts w:asciiTheme="minorHAnsi" w:hAnsiTheme="minorHAnsi"/>
                <w:sz w:val="18"/>
                <w:szCs w:val="18"/>
              </w:rPr>
              <w:fldChar w:fldCharType="end"/>
            </w:r>
          </w:p>
        </w:tc>
        <w:tc>
          <w:tcPr>
            <w:tcW w:w="1036" w:type="pct"/>
          </w:tcPr>
          <w:p w14:paraId="7E431BE5"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no unique definition of dietary diversity for all settings</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vii</w:t>
            </w:r>
            <w:r w:rsidRPr="00541382">
              <w:rPr>
                <w:rFonts w:asciiTheme="minorHAnsi" w:hAnsiTheme="minorHAnsi"/>
                <w:sz w:val="18"/>
                <w:szCs w:val="18"/>
              </w:rPr>
              <w:fldChar w:fldCharType="end"/>
            </w:r>
          </w:p>
          <w:p w14:paraId="6F922EDA"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p w14:paraId="561C5B67" w14:textId="77777777" w:rsidR="00541382" w:rsidRPr="00541382" w:rsidRDefault="00541382" w:rsidP="0054138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41382" w:rsidRPr="00541382" w14:paraId="66BD3878" w14:textId="77777777" w:rsidTr="00541382">
        <w:trPr>
          <w:trHeight w:val="127"/>
        </w:trPr>
        <w:tc>
          <w:tcPr>
            <w:cnfStyle w:val="001000000000" w:firstRow="0" w:lastRow="0" w:firstColumn="1" w:lastColumn="0" w:oddVBand="0" w:evenVBand="0" w:oddHBand="0" w:evenHBand="0" w:firstRowFirstColumn="0" w:firstRowLastColumn="0" w:lastRowFirstColumn="0" w:lastRowLastColumn="0"/>
            <w:tcW w:w="721" w:type="pct"/>
            <w:vMerge/>
          </w:tcPr>
          <w:p w14:paraId="19211C95" w14:textId="77777777" w:rsidR="00541382" w:rsidRPr="00541382" w:rsidRDefault="00541382" w:rsidP="00541382">
            <w:pPr>
              <w:rPr>
                <w:rFonts w:asciiTheme="minorHAnsi" w:hAnsiTheme="minorHAnsi"/>
                <w:b w:val="0"/>
                <w:bCs w:val="0"/>
                <w:sz w:val="18"/>
                <w:szCs w:val="18"/>
              </w:rPr>
            </w:pPr>
          </w:p>
        </w:tc>
        <w:tc>
          <w:tcPr>
            <w:tcW w:w="631" w:type="pct"/>
          </w:tcPr>
          <w:p w14:paraId="26522C43"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IDDS</w:t>
            </w:r>
          </w:p>
        </w:tc>
        <w:tc>
          <w:tcPr>
            <w:tcW w:w="632" w:type="pct"/>
          </w:tcPr>
          <w:p w14:paraId="3978DFA8"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Same as HDDS but based on individual- instead of household data</w:t>
            </w:r>
            <w:bookmarkStart w:id="120" w:name="_Ref445211880"/>
            <w:r w:rsidRPr="00541382">
              <w:rPr>
                <w:rStyle w:val="Eindnootmarkering"/>
                <w:rFonts w:asciiTheme="minorHAnsi" w:hAnsiTheme="minorHAnsi" w:cs="Arial"/>
                <w:sz w:val="18"/>
                <w:szCs w:val="18"/>
              </w:rPr>
              <w:endnoteReference w:id="2"/>
            </w:r>
            <w:bookmarkEnd w:id="120"/>
          </w:p>
        </w:tc>
        <w:tc>
          <w:tcPr>
            <w:tcW w:w="856" w:type="pct"/>
          </w:tcPr>
          <w:p w14:paraId="6D28F749"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Same as HDDS</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_Ref445211880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ii</w:t>
            </w:r>
            <w:r w:rsidRPr="00541382">
              <w:rPr>
                <w:rFonts w:asciiTheme="minorHAnsi" w:hAnsiTheme="minorHAnsi"/>
                <w:sz w:val="18"/>
                <w:szCs w:val="18"/>
              </w:rPr>
              <w:fldChar w:fldCharType="end"/>
            </w:r>
          </w:p>
        </w:tc>
        <w:tc>
          <w:tcPr>
            <w:tcW w:w="1123" w:type="pct"/>
          </w:tcPr>
          <w:p w14:paraId="57A3A1C1"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specific categories available for infants and</w:t>
            </w:r>
          </w:p>
          <w:p w14:paraId="3B815B3B"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young children</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_Ref445211880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ii</w:t>
            </w:r>
            <w:r w:rsidRPr="00541382">
              <w:rPr>
                <w:rFonts w:asciiTheme="minorHAnsi" w:hAnsiTheme="minorHAnsi"/>
                <w:sz w:val="18"/>
                <w:szCs w:val="18"/>
              </w:rPr>
              <w:fldChar w:fldCharType="end"/>
            </w:r>
          </w:p>
          <w:p w14:paraId="6C95B269"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can estimate nutrient adequacy of</w:t>
            </w:r>
          </w:p>
          <w:p w14:paraId="45EA4707"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the diet</w:t>
            </w:r>
          </w:p>
        </w:tc>
        <w:tc>
          <w:tcPr>
            <w:tcW w:w="1036" w:type="pct"/>
          </w:tcPr>
          <w:p w14:paraId="47B3AC23"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no unique definition of dietary diversity for all settings</w:t>
            </w:r>
          </w:p>
          <w:p w14:paraId="52DF9753"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41382" w:rsidRPr="00541382" w14:paraId="634AF6C3" w14:textId="77777777" w:rsidTr="00541382">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721" w:type="pct"/>
            <w:vMerge/>
          </w:tcPr>
          <w:p w14:paraId="042C5453" w14:textId="77777777" w:rsidR="00541382" w:rsidRPr="00541382" w:rsidRDefault="00541382" w:rsidP="00541382">
            <w:pPr>
              <w:rPr>
                <w:rFonts w:asciiTheme="minorHAnsi" w:hAnsiTheme="minorHAnsi"/>
                <w:b w:val="0"/>
                <w:bCs w:val="0"/>
                <w:sz w:val="18"/>
                <w:szCs w:val="18"/>
              </w:rPr>
            </w:pPr>
          </w:p>
        </w:tc>
        <w:tc>
          <w:tcPr>
            <w:tcW w:w="631" w:type="pct"/>
          </w:tcPr>
          <w:p w14:paraId="33ABA9E1"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FFS/FCS</w:t>
            </w:r>
          </w:p>
        </w:tc>
        <w:tc>
          <w:tcPr>
            <w:tcW w:w="632" w:type="pct"/>
          </w:tcPr>
          <w:p w14:paraId="5BA0D947"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Household food security is scored as “poor” or “acceptable” frequency of consumption</w:t>
            </w:r>
          </w:p>
          <w:p w14:paraId="44BC7001"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of different food group</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vii</w:t>
            </w:r>
            <w:r w:rsidRPr="00541382">
              <w:rPr>
                <w:rFonts w:asciiTheme="minorHAnsi" w:hAnsiTheme="minorHAnsi"/>
                <w:sz w:val="18"/>
                <w:szCs w:val="18"/>
              </w:rPr>
              <w:fldChar w:fldCharType="end"/>
            </w:r>
            <w:r w:rsidRPr="00541382">
              <w:rPr>
                <w:rFonts w:asciiTheme="minorHAnsi" w:hAnsiTheme="minorHAnsi"/>
                <w:sz w:val="18"/>
                <w:szCs w:val="18"/>
              </w:rPr>
              <w:t xml:space="preserve"> </w:t>
            </w:r>
          </w:p>
        </w:tc>
        <w:tc>
          <w:tcPr>
            <w:tcW w:w="856" w:type="pct"/>
          </w:tcPr>
          <w:p w14:paraId="0C21AFD5"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Score based on household reported consumption of 8 food groups. Frequency of consumption is multiplied by the weight of each group. </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vii</w:t>
            </w:r>
            <w:r w:rsidRPr="00541382">
              <w:rPr>
                <w:rFonts w:asciiTheme="minorHAnsi" w:hAnsiTheme="minorHAnsi"/>
                <w:sz w:val="18"/>
                <w:szCs w:val="18"/>
              </w:rPr>
              <w:fldChar w:fldCharType="end"/>
            </w:r>
          </w:p>
        </w:tc>
        <w:tc>
          <w:tcPr>
            <w:tcW w:w="1123" w:type="pct"/>
          </w:tcPr>
          <w:p w14:paraId="03632D37"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data are easy to collect and the indicator is simple</w:t>
            </w:r>
          </w:p>
          <w:p w14:paraId="0ECA3841"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to calculate</w:t>
            </w:r>
          </w:p>
          <w:p w14:paraId="7EDCBB99"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standard cut-off points allow for comparison between different settings</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_Ref445125047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vii</w:t>
            </w:r>
            <w:r w:rsidRPr="00541382">
              <w:rPr>
                <w:rFonts w:asciiTheme="minorHAnsi" w:hAnsiTheme="minorHAnsi"/>
                <w:sz w:val="18"/>
                <w:szCs w:val="18"/>
              </w:rPr>
              <w:fldChar w:fldCharType="end"/>
            </w:r>
          </w:p>
        </w:tc>
        <w:tc>
          <w:tcPr>
            <w:tcW w:w="1036" w:type="pct"/>
          </w:tcPr>
          <w:p w14:paraId="7515E04E"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the universal standard cut-off points can in specific cases lead to bad misclassifications</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_Ref445196666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Fonts w:asciiTheme="minorHAnsi" w:hAnsiTheme="minorHAnsi"/>
                <w:sz w:val="18"/>
                <w:szCs w:val="18"/>
              </w:rPr>
              <w:t>v</w:t>
            </w:r>
            <w:r w:rsidRPr="00541382">
              <w:rPr>
                <w:rFonts w:asciiTheme="minorHAnsi" w:hAnsiTheme="minorHAnsi"/>
                <w:sz w:val="18"/>
                <w:szCs w:val="18"/>
              </w:rPr>
              <w:fldChar w:fldCharType="end"/>
            </w:r>
          </w:p>
        </w:tc>
      </w:tr>
      <w:tr w:rsidR="00541382" w:rsidRPr="00541382" w14:paraId="3A6F3D6D" w14:textId="77777777" w:rsidTr="00541382">
        <w:trPr>
          <w:trHeight w:val="123"/>
        </w:trPr>
        <w:tc>
          <w:tcPr>
            <w:cnfStyle w:val="001000000000" w:firstRow="0" w:lastRow="0" w:firstColumn="1" w:lastColumn="0" w:oddVBand="0" w:evenVBand="0" w:oddHBand="0" w:evenHBand="0" w:firstRowFirstColumn="0" w:firstRowLastColumn="0" w:lastRowFirstColumn="0" w:lastRowLastColumn="0"/>
            <w:tcW w:w="721" w:type="pct"/>
            <w:vMerge/>
          </w:tcPr>
          <w:p w14:paraId="4DE97C5E" w14:textId="77777777" w:rsidR="00541382" w:rsidRPr="00541382" w:rsidRDefault="00541382" w:rsidP="00541382">
            <w:pPr>
              <w:rPr>
                <w:rFonts w:asciiTheme="minorHAnsi" w:hAnsiTheme="minorHAnsi"/>
                <w:b w:val="0"/>
                <w:bCs w:val="0"/>
                <w:sz w:val="18"/>
                <w:szCs w:val="18"/>
              </w:rPr>
            </w:pPr>
          </w:p>
        </w:tc>
        <w:tc>
          <w:tcPr>
            <w:tcW w:w="631" w:type="pct"/>
          </w:tcPr>
          <w:p w14:paraId="115500B6"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FVS</w:t>
            </w:r>
          </w:p>
        </w:tc>
        <w:tc>
          <w:tcPr>
            <w:tcW w:w="632" w:type="pct"/>
          </w:tcPr>
          <w:p w14:paraId="05090270"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Score based on count of different food items consumed. Score can range between 0 and the total amount of items per study</w:t>
            </w:r>
          </w:p>
        </w:tc>
        <w:tc>
          <w:tcPr>
            <w:tcW w:w="856" w:type="pct"/>
          </w:tcPr>
          <w:p w14:paraId="45AF3EA1"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Sum of food items consumed over a 24h period, all items have the same weight</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_Ref445736706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iii</w:t>
            </w:r>
            <w:r w:rsidRPr="00541382">
              <w:rPr>
                <w:rFonts w:asciiTheme="minorHAnsi" w:hAnsiTheme="minorHAnsi"/>
                <w:sz w:val="18"/>
                <w:szCs w:val="18"/>
              </w:rPr>
              <w:fldChar w:fldCharType="end"/>
            </w:r>
          </w:p>
        </w:tc>
        <w:tc>
          <w:tcPr>
            <w:tcW w:w="1123" w:type="pct"/>
          </w:tcPr>
          <w:p w14:paraId="6F028C50"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can estimate nutrient adequacy of</w:t>
            </w:r>
          </w:p>
          <w:p w14:paraId="4FCDD37F"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the diet</w:t>
            </w:r>
            <w:bookmarkStart w:id="121" w:name="_Ref445736706"/>
            <w:r w:rsidRPr="00541382">
              <w:rPr>
                <w:rStyle w:val="Eindnootmarkering"/>
                <w:rFonts w:asciiTheme="minorHAnsi" w:hAnsiTheme="minorHAnsi" w:cs="Arial"/>
                <w:sz w:val="18"/>
                <w:szCs w:val="18"/>
              </w:rPr>
              <w:endnoteReference w:id="3"/>
            </w:r>
            <w:bookmarkEnd w:id="121"/>
          </w:p>
        </w:tc>
        <w:tc>
          <w:tcPr>
            <w:tcW w:w="1036" w:type="pct"/>
          </w:tcPr>
          <w:p w14:paraId="2637817C"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no universal definition of what a food item is</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_Ref445736706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iii</w:t>
            </w:r>
            <w:r w:rsidRPr="00541382">
              <w:rPr>
                <w:rFonts w:asciiTheme="minorHAnsi" w:hAnsiTheme="minorHAnsi"/>
                <w:sz w:val="18"/>
                <w:szCs w:val="18"/>
              </w:rPr>
              <w:fldChar w:fldCharType="end"/>
            </w:r>
          </w:p>
        </w:tc>
      </w:tr>
      <w:tr w:rsidR="00541382" w:rsidRPr="00541382" w14:paraId="15A4D18E" w14:textId="77777777" w:rsidTr="00541382">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721" w:type="pct"/>
            <w:vMerge w:val="restart"/>
          </w:tcPr>
          <w:p w14:paraId="58944E18" w14:textId="77777777" w:rsidR="00541382" w:rsidRPr="00541382" w:rsidRDefault="00541382" w:rsidP="00541382">
            <w:pPr>
              <w:rPr>
                <w:rFonts w:asciiTheme="minorHAnsi" w:hAnsiTheme="minorHAnsi"/>
                <w:b w:val="0"/>
                <w:bCs w:val="0"/>
                <w:sz w:val="18"/>
                <w:szCs w:val="18"/>
              </w:rPr>
            </w:pPr>
            <w:r w:rsidRPr="00541382">
              <w:rPr>
                <w:rFonts w:asciiTheme="minorHAnsi" w:hAnsiTheme="minorHAnsi"/>
                <w:sz w:val="18"/>
                <w:szCs w:val="18"/>
              </w:rPr>
              <w:lastRenderedPageBreak/>
              <w:t xml:space="preserve">Subjective measurements </w:t>
            </w:r>
          </w:p>
        </w:tc>
        <w:tc>
          <w:tcPr>
            <w:tcW w:w="631" w:type="pct"/>
          </w:tcPr>
          <w:p w14:paraId="4C84E435"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SAFS</w:t>
            </w:r>
          </w:p>
        </w:tc>
        <w:tc>
          <w:tcPr>
            <w:tcW w:w="632" w:type="pct"/>
          </w:tcPr>
          <w:p w14:paraId="213397E7"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Different categorisations exist, based on different assessment scales. Household assess their own food security status on a scale ranging from food secure to extremely food insecure, with different options in between </w:t>
            </w:r>
            <w:r w:rsidRPr="00541382">
              <w:rPr>
                <w:rFonts w:asciiTheme="minorHAnsi" w:hAnsiTheme="minorHAnsi" w:cs="AdvGulliv-R"/>
                <w:sz w:val="18"/>
                <w:szCs w:val="18"/>
              </w:rPr>
              <w:fldChar w:fldCharType="begin"/>
            </w:r>
            <w:r w:rsidRPr="00541382">
              <w:rPr>
                <w:rFonts w:asciiTheme="minorHAnsi" w:hAnsiTheme="minorHAnsi" w:cs="AdvGulliv-R"/>
                <w:sz w:val="18"/>
                <w:szCs w:val="18"/>
                <w:lang w:bidi="he-IL"/>
              </w:rPr>
              <w:instrText xml:space="preserve"> ADDIN ZOTERO_ITEM CSL_CITATION {"citationID":"2hcku52s68","properties":{"formattedCitation":"(Shiferaw, Kassie, Jaleta, &amp; Yirga, 2014)","plainCitation":"(Shiferaw, Kassie, Jaleta, &amp; Yirga, 2014)"},"citationItems":[{"id":83,"uris":["http://zotero.org/groups/450117/items/PHAKVBUN"],"uri":["http://zotero.org/groups/450117/items/PHAKVBUN"],"itemData":{"id":83,"type":"article-journal","title":"Adoption of improved wheat varieties and impacts on household food security in Ethiopia","container-title":"Food Policy","page":"272-284","volume":"44","source":"CrossRef","DOI":"10.1016/j.foodpol.2013.09.012","ISSN":"03069192","note":"00025","language":"en","author":[{"family":"Shiferaw","given":"Bekele"},{"family":"Kassie","given":"Menale"},{"family":"Jaleta","given":"Moti"},{"family":"Yirga","given":"Chilot"}],"issued":{"date-parts":[["2014",2]]}}}],"schema":"https://github.com/citation-style-language/schema/raw/master/csl-citation.json"} </w:instrText>
            </w:r>
            <w:r w:rsidRPr="00541382">
              <w:rPr>
                <w:rFonts w:asciiTheme="minorHAnsi" w:hAnsiTheme="minorHAnsi" w:cs="AdvGulliv-R"/>
                <w:sz w:val="18"/>
                <w:szCs w:val="18"/>
              </w:rPr>
              <w:fldChar w:fldCharType="separate"/>
            </w:r>
            <w:r w:rsidRPr="00541382">
              <w:rPr>
                <w:rStyle w:val="Eindnootmarkering"/>
                <w:rFonts w:asciiTheme="minorHAnsi" w:hAnsiTheme="minorHAnsi" w:cs="AdvGulliv-R"/>
                <w:sz w:val="18"/>
                <w:szCs w:val="18"/>
                <w:lang w:bidi="he-IL"/>
              </w:rPr>
              <w:endnoteReference w:id="4"/>
            </w:r>
            <w:r w:rsidRPr="00541382">
              <w:rPr>
                <w:rFonts w:asciiTheme="minorHAnsi" w:hAnsiTheme="minorHAnsi" w:cs="AdvGulliv-R"/>
                <w:sz w:val="18"/>
                <w:szCs w:val="18"/>
              </w:rPr>
              <w:fldChar w:fldCharType="end"/>
            </w:r>
            <w:r w:rsidRPr="00541382">
              <w:rPr>
                <w:rFonts w:asciiTheme="minorHAnsi" w:hAnsiTheme="minorHAnsi" w:cs="AdvGulliv-R"/>
                <w:sz w:val="18"/>
                <w:szCs w:val="18"/>
                <w:vertAlign w:val="superscript"/>
                <w:lang w:bidi="he-IL"/>
              </w:rPr>
              <w:t>,</w:t>
            </w:r>
            <w:r w:rsidRPr="00541382">
              <w:rPr>
                <w:rFonts w:asciiTheme="minorHAnsi" w:hAnsiTheme="minorHAnsi" w:cs="AdvGulliv-R"/>
                <w:sz w:val="18"/>
                <w:szCs w:val="18"/>
              </w:rPr>
              <w:fldChar w:fldCharType="begin"/>
            </w:r>
            <w:r w:rsidRPr="00541382">
              <w:rPr>
                <w:rFonts w:asciiTheme="minorHAnsi" w:hAnsiTheme="minorHAnsi" w:cs="AdvGulliv-R"/>
                <w:sz w:val="18"/>
                <w:szCs w:val="18"/>
                <w:lang w:bidi="he-IL"/>
              </w:rPr>
              <w:instrText xml:space="preserve"> NOTEREF _Ref445196666 \f \h  \* MERGEFORMAT </w:instrText>
            </w:r>
            <w:r w:rsidRPr="00541382">
              <w:rPr>
                <w:rFonts w:asciiTheme="minorHAnsi" w:hAnsiTheme="minorHAnsi" w:cs="AdvGulliv-R"/>
                <w:sz w:val="18"/>
                <w:szCs w:val="18"/>
              </w:rPr>
            </w:r>
            <w:r w:rsidRPr="00541382">
              <w:rPr>
                <w:rFonts w:asciiTheme="minorHAnsi" w:hAnsiTheme="minorHAnsi" w:cs="AdvGulliv-R"/>
                <w:sz w:val="18"/>
                <w:szCs w:val="18"/>
              </w:rPr>
              <w:fldChar w:fldCharType="separate"/>
            </w:r>
            <w:r w:rsidR="00891115" w:rsidRPr="00891115">
              <w:rPr>
                <w:rStyle w:val="Eindnootmarkering"/>
                <w:rFonts w:asciiTheme="minorHAnsi" w:hAnsiTheme="minorHAnsi"/>
                <w:sz w:val="18"/>
                <w:szCs w:val="18"/>
              </w:rPr>
              <w:t>v</w:t>
            </w:r>
            <w:r w:rsidRPr="00541382">
              <w:rPr>
                <w:rFonts w:asciiTheme="minorHAnsi" w:hAnsiTheme="minorHAnsi" w:cs="AdvGulliv-R"/>
                <w:sz w:val="18"/>
                <w:szCs w:val="18"/>
              </w:rPr>
              <w:fldChar w:fldCharType="end"/>
            </w:r>
          </w:p>
          <w:p w14:paraId="535739CE" w14:textId="77777777" w:rsidR="00541382" w:rsidRPr="00541382" w:rsidRDefault="00541382" w:rsidP="00541382">
            <w:pPr>
              <w:pStyle w:val="Lijstalinea"/>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856" w:type="pct"/>
          </w:tcPr>
          <w:p w14:paraId="54517937"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Perception</w:t>
            </w:r>
          </w:p>
          <w:p w14:paraId="54A4039A"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of the respondents’ own food security status</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_Ref445196666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Fonts w:asciiTheme="minorHAnsi" w:hAnsiTheme="minorHAnsi"/>
                <w:sz w:val="18"/>
                <w:szCs w:val="18"/>
              </w:rPr>
              <w:t>v</w:t>
            </w:r>
            <w:r w:rsidRPr="00541382">
              <w:rPr>
                <w:rFonts w:asciiTheme="minorHAnsi" w:hAnsiTheme="minorHAnsi"/>
                <w:sz w:val="18"/>
                <w:szCs w:val="18"/>
              </w:rPr>
              <w:fldChar w:fldCharType="end"/>
            </w:r>
          </w:p>
        </w:tc>
        <w:tc>
          <w:tcPr>
            <w:tcW w:w="1123" w:type="pct"/>
            <w:vMerge w:val="restart"/>
          </w:tcPr>
          <w:p w14:paraId="332B15DE"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distinguishes medical</w:t>
            </w:r>
          </w:p>
          <w:p w14:paraId="16F2C735"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vertAlign w:val="superscript"/>
              </w:rPr>
            </w:pPr>
            <w:r w:rsidRPr="00541382">
              <w:rPr>
                <w:rFonts w:asciiTheme="minorHAnsi" w:hAnsiTheme="minorHAnsi"/>
                <w:sz w:val="18"/>
                <w:szCs w:val="18"/>
              </w:rPr>
              <w:t>definitions of hunger from poverty-related hunger</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p w14:paraId="7AD102C2"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Captures lived experiences of hunger and food insecurity</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p w14:paraId="3F63C9C2"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036" w:type="pct"/>
            <w:vMerge w:val="restart"/>
          </w:tcPr>
          <w:p w14:paraId="723FE5EC"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Variation across countries how households approach and report food insecurity: difficult to formulate cut-off points for classification</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p w14:paraId="186495C2"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changing internal standards</w:t>
            </w:r>
          </w:p>
          <w:p w14:paraId="65D1F33D"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or values could result in changed perceptions of one’s food security</w:t>
            </w:r>
          </w:p>
          <w:p w14:paraId="426D5B1A"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status</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r w:rsidRPr="00541382">
              <w:rPr>
                <w:rFonts w:asciiTheme="minorHAnsi" w:hAnsiTheme="minorHAnsi"/>
                <w:sz w:val="18"/>
                <w:szCs w:val="18"/>
              </w:rPr>
              <w:t xml:space="preserve"> </w:t>
            </w:r>
          </w:p>
          <w:p w14:paraId="784CDC85" w14:textId="77777777" w:rsidR="00541382" w:rsidRPr="00541382" w:rsidRDefault="00541382" w:rsidP="00EF2063">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easy to</w:t>
            </w:r>
          </w:p>
          <w:p w14:paraId="37B4BF9F"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manipulate in programmatic contexts</w:t>
            </w:r>
            <w:bookmarkStart w:id="123" w:name="_Ref445196666"/>
            <w:r w:rsidRPr="00541382">
              <w:rPr>
                <w:rStyle w:val="Eindnootmarkering"/>
                <w:rFonts w:asciiTheme="minorHAnsi" w:hAnsiTheme="minorHAnsi" w:cs="Arial"/>
                <w:sz w:val="18"/>
                <w:szCs w:val="18"/>
              </w:rPr>
              <w:endnoteReference w:id="5"/>
            </w:r>
            <w:bookmarkEnd w:id="123"/>
            <w:r w:rsidRPr="00541382">
              <w:rPr>
                <w:rFonts w:asciiTheme="minorHAnsi" w:hAnsiTheme="minorHAnsi"/>
                <w:sz w:val="18"/>
                <w:szCs w:val="18"/>
              </w:rPr>
              <w:fldChar w:fldCharType="begin"/>
            </w:r>
            <w:r w:rsidRPr="00541382">
              <w:rPr>
                <w:rFonts w:asciiTheme="minorHAnsi" w:hAnsiTheme="minorHAnsi"/>
                <w:sz w:val="18"/>
                <w:szCs w:val="18"/>
              </w:rPr>
              <w:instrText xml:space="preserve"> ADDIN ZOTERO_ITEM CSL_CITATION {"citationID":"1q4ha3bc5d","properties":{"formattedCitation":"(Maxwell, Vaitla, &amp; Coates, 2014)","plainCitation":"(Maxwell, Vaitla, &amp; Coates, 2014)"},"citationItems":[{"id":69,"uris":["http://zotero.org/groups/450117/items/A9XRVQEC"],"uri":["http://zotero.org/groups/450117/items/A9XRVQEC"],"itemData":{"id":69,"type":"article-journal","title":"How do indicators of household food insecurity measure up? An empirical comparison from Ethiopia","container-title":"Food Policy","page":"107-116","volume":"47","abstract":"Abstract\nRenewed emphasis on programs and policies aimed at enhancing food security has intensified the search for accurate, rapid, and consistent indicators. Measures of food security are urgently required for purposes of early warning, assessment of current and prospective status of at-risk populations, and monitoring and evaluation of specific programs and policies. Different measures are often used interchangeably, without a good idea of which dimensions of food security are captured by which measures, resulting in potentially significant misclassification of food insecure populations. The objective of this paper is to compare how the most frequently used indicators of food security portray static and dynamic food security among the same sample of rural households in two districts of Tigray State, Northern Ethiopia. Seven food security indicators were assessed: the Coping Strategies Index (CSI); the Reduced Coping Strategies Index (rCSI); the Household Food Insecurity and Access Scale (HFIAS); the Household Hunger Scale (HHS); Food Consumption Score (FCS); the Household Dietary Diversity Scale (HDDS); and a self-assessed measure of food security (SAFS). These indicators provide very different estimates of the prevalence of food insecurity, but are moderately well correlated and depict generally similar food security trends over time. We suggest that the differences in prevalence estimates, and in some cases the weaker than expected correlation, can be explained in three ways. First, the indicators differ in the underlying aspect of food security they attempt to capture. Second, each indicator is likely only sensitive within a certain severity range of food insecurity and these ranges do not always overlap. Third, categorization of the prevalence of food insecurity is strongly dependent on the choice of cut-off points. For valid reasons, “food insecurity” has no accepted gold standard metric against which individual indicators can be gauged, though without one it is difficult to say which indicator performs “best” in correctly and reliably identifying food insecure households. The implication is that using more than one indicator is advisable, and policy makers should be aware of what elements of food insecurity each indicator portrays.","DOI":"10.1016/j.foodpol.2014.04.003","ISSN":"0306-9192","journalAbbreviation":"Food Policy","author":[{"family":"Maxwell","given":"Daniel"},{"family":"Vaitla","given":"Bapu"},{"family":"Coates","given":"Jennifer"}],"issued":{"date-parts":[["2014",8]]}}}],"schema":"https://github.com/citation-style-language/schema/raw/master/csl-citation.json"} </w:instrText>
            </w:r>
            <w:r w:rsidRPr="00541382">
              <w:rPr>
                <w:rFonts w:asciiTheme="minorHAnsi" w:hAnsiTheme="minorHAnsi"/>
                <w:sz w:val="18"/>
                <w:szCs w:val="18"/>
              </w:rPr>
              <w:fldChar w:fldCharType="end"/>
            </w:r>
            <w:r w:rsidRPr="00541382">
              <w:rPr>
                <w:rFonts w:asciiTheme="minorHAnsi" w:hAnsiTheme="minorHAnsi"/>
                <w:sz w:val="18"/>
                <w:szCs w:val="18"/>
              </w:rPr>
              <w:t xml:space="preserve"> </w:t>
            </w:r>
          </w:p>
          <w:p w14:paraId="2C28006B"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41382" w:rsidRPr="00541382" w14:paraId="32E97A58" w14:textId="77777777" w:rsidTr="00541382">
        <w:trPr>
          <w:trHeight w:val="1350"/>
        </w:trPr>
        <w:tc>
          <w:tcPr>
            <w:cnfStyle w:val="001000000000" w:firstRow="0" w:lastRow="0" w:firstColumn="1" w:lastColumn="0" w:oddVBand="0" w:evenVBand="0" w:oddHBand="0" w:evenHBand="0" w:firstRowFirstColumn="0" w:firstRowLastColumn="0" w:lastRowFirstColumn="0" w:lastRowLastColumn="0"/>
            <w:tcW w:w="721" w:type="pct"/>
            <w:vMerge/>
          </w:tcPr>
          <w:p w14:paraId="6F07EF67" w14:textId="77777777" w:rsidR="00541382" w:rsidRPr="00541382" w:rsidRDefault="00541382" w:rsidP="00541382">
            <w:pPr>
              <w:rPr>
                <w:rFonts w:asciiTheme="minorHAnsi" w:hAnsiTheme="minorHAnsi"/>
                <w:b w:val="0"/>
                <w:bCs w:val="0"/>
                <w:sz w:val="18"/>
                <w:szCs w:val="18"/>
              </w:rPr>
            </w:pPr>
          </w:p>
        </w:tc>
        <w:tc>
          <w:tcPr>
            <w:tcW w:w="631" w:type="pct"/>
          </w:tcPr>
          <w:p w14:paraId="1E7832D0"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Radimer/Cornell</w:t>
            </w:r>
          </w:p>
          <w:p w14:paraId="04421ABA"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b/>
                <w:bCs/>
                <w:sz w:val="18"/>
                <w:szCs w:val="18"/>
              </w:rPr>
              <w:t>hunger and food insecurity scale</w:t>
            </w:r>
          </w:p>
        </w:tc>
        <w:tc>
          <w:tcPr>
            <w:tcW w:w="632" w:type="pct"/>
          </w:tcPr>
          <w:p w14:paraId="7707F7C8"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Households are classified as hungry or not-hungry based on whether or not they answered positive to four or more questions or statements</w:t>
            </w:r>
            <w:r w:rsidRPr="00541382">
              <w:rPr>
                <w:rStyle w:val="Eindnootmarkering"/>
                <w:rFonts w:asciiTheme="minorHAnsi" w:hAnsiTheme="minorHAnsi" w:cs="Arial"/>
                <w:sz w:val="18"/>
                <w:szCs w:val="18"/>
              </w:rPr>
              <w:endnoteReference w:id="6"/>
            </w:r>
          </w:p>
        </w:tc>
        <w:tc>
          <w:tcPr>
            <w:tcW w:w="856" w:type="pct"/>
          </w:tcPr>
          <w:p w14:paraId="07B9A5ED"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Household scores are based on a 30 questions questionnaire on their perceived:</w:t>
            </w:r>
          </w:p>
          <w:p w14:paraId="781F28B8"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Food depletion</w:t>
            </w:r>
          </w:p>
          <w:p w14:paraId="5E6A20D0"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Food anxiety</w:t>
            </w:r>
          </w:p>
          <w:p w14:paraId="2879C313"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Diet inadequacy</w:t>
            </w:r>
          </w:p>
          <w:p w14:paraId="623D7EE0"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Intake insufficiency</w:t>
            </w:r>
          </w:p>
          <w:p w14:paraId="6C394272"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Disrupted eating patterns</w:t>
            </w:r>
          </w:p>
          <w:p w14:paraId="6BB6FEE8"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Children’s diet inadequacy</w:t>
            </w:r>
          </w:p>
          <w:p w14:paraId="665DEEE8"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Children’s intake insufficiency</w:t>
            </w:r>
          </w:p>
          <w:p w14:paraId="3CA33863"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Children’s disrupted eating patterns</w:t>
            </w:r>
          </w:p>
        </w:tc>
        <w:tc>
          <w:tcPr>
            <w:tcW w:w="1123" w:type="pct"/>
            <w:vMerge/>
          </w:tcPr>
          <w:p w14:paraId="5CB6FC57"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1036" w:type="pct"/>
            <w:vMerge/>
          </w:tcPr>
          <w:p w14:paraId="72FB6F4B"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41382" w:rsidRPr="00541382" w14:paraId="033A41FC" w14:textId="77777777" w:rsidTr="00541382">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721" w:type="pct"/>
            <w:vMerge/>
          </w:tcPr>
          <w:p w14:paraId="4207639A" w14:textId="77777777" w:rsidR="00541382" w:rsidRPr="00541382" w:rsidRDefault="00541382" w:rsidP="00541382">
            <w:pPr>
              <w:rPr>
                <w:rFonts w:asciiTheme="minorHAnsi" w:hAnsiTheme="minorHAnsi"/>
                <w:b w:val="0"/>
                <w:bCs w:val="0"/>
                <w:sz w:val="18"/>
                <w:szCs w:val="18"/>
              </w:rPr>
            </w:pPr>
          </w:p>
        </w:tc>
        <w:tc>
          <w:tcPr>
            <w:tcW w:w="631" w:type="pct"/>
          </w:tcPr>
          <w:p w14:paraId="3084D86C"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HFSSM</w:t>
            </w:r>
          </w:p>
          <w:p w14:paraId="736F7A07"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p>
        </w:tc>
        <w:tc>
          <w:tcPr>
            <w:tcW w:w="632" w:type="pct"/>
          </w:tcPr>
          <w:p w14:paraId="16A953BC"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Households are classified as either</w:t>
            </w:r>
          </w:p>
          <w:p w14:paraId="78FE0A11" w14:textId="77777777" w:rsidR="00541382" w:rsidRPr="00541382" w:rsidRDefault="00541382" w:rsidP="00EF2063">
            <w:pPr>
              <w:pStyle w:val="Lijstalinea"/>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food secure</w:t>
            </w:r>
          </w:p>
          <w:p w14:paraId="44D525E9" w14:textId="77777777" w:rsidR="00541382" w:rsidRPr="00541382" w:rsidRDefault="00541382" w:rsidP="00EF2063">
            <w:pPr>
              <w:pStyle w:val="Lijstalinea"/>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having low food security</w:t>
            </w:r>
          </w:p>
          <w:p w14:paraId="401C3FAD" w14:textId="77777777" w:rsidR="00541382" w:rsidRPr="00541382" w:rsidRDefault="00541382" w:rsidP="00EF2063">
            <w:pPr>
              <w:pStyle w:val="Lijstalinea"/>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having very low food security</w:t>
            </w:r>
            <w:bookmarkStart w:id="124" w:name="_Ref445125047"/>
            <w:r w:rsidRPr="00541382">
              <w:rPr>
                <w:rStyle w:val="Eindnootmarkering"/>
                <w:rFonts w:asciiTheme="minorHAnsi" w:hAnsiTheme="minorHAnsi" w:cs="Arial"/>
                <w:sz w:val="18"/>
                <w:szCs w:val="18"/>
              </w:rPr>
              <w:endnoteReference w:id="7"/>
            </w:r>
            <w:bookmarkEnd w:id="124"/>
          </w:p>
          <w:p w14:paraId="16C39622"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p w14:paraId="6863585C"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856" w:type="pct"/>
          </w:tcPr>
          <w:p w14:paraId="4641C299"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Score based on household annually reported experience on: </w:t>
            </w:r>
          </w:p>
          <w:p w14:paraId="63D3471D" w14:textId="77777777" w:rsidR="00541382" w:rsidRPr="00541382" w:rsidRDefault="00541382" w:rsidP="00EF2063">
            <w:pPr>
              <w:pStyle w:val="Lijstaline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anxiety about household food supplies</w:t>
            </w:r>
          </w:p>
          <w:p w14:paraId="3B5C1414" w14:textId="77777777" w:rsidR="00541382" w:rsidRPr="00541382" w:rsidRDefault="00541382" w:rsidP="00EF2063">
            <w:pPr>
              <w:pStyle w:val="Lijstaline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perceptions that</w:t>
            </w:r>
          </w:p>
          <w:p w14:paraId="567B165C"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the quality or quantity of accessible food is not adequate</w:t>
            </w:r>
          </w:p>
          <w:p w14:paraId="4B15B21F" w14:textId="77777777" w:rsidR="00541382" w:rsidRPr="00541382" w:rsidRDefault="00541382" w:rsidP="00EF2063">
            <w:pPr>
              <w:pStyle w:val="Lijstaline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reduced adult food intake</w:t>
            </w:r>
          </w:p>
          <w:p w14:paraId="1A5F1BEA" w14:textId="77777777" w:rsidR="00541382" w:rsidRPr="00541382" w:rsidRDefault="00541382" w:rsidP="00EF2063">
            <w:pPr>
              <w:pStyle w:val="Lijstaline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reduced food intake</w:t>
            </w:r>
          </w:p>
          <w:p w14:paraId="4DBEB2E1" w14:textId="77777777" w:rsidR="00541382" w:rsidRPr="00541382" w:rsidRDefault="00541382" w:rsidP="00EF2063">
            <w:pPr>
              <w:pStyle w:val="Lijstaline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lastRenderedPageBreak/>
              <w:t>by children</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tc>
        <w:tc>
          <w:tcPr>
            <w:tcW w:w="1123" w:type="pct"/>
            <w:vMerge/>
          </w:tcPr>
          <w:p w14:paraId="27E13788"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036" w:type="pct"/>
            <w:vMerge/>
          </w:tcPr>
          <w:p w14:paraId="061C356D"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41382" w:rsidRPr="00541382" w14:paraId="4555F58D" w14:textId="77777777" w:rsidTr="00541382">
        <w:trPr>
          <w:trHeight w:val="51"/>
        </w:trPr>
        <w:tc>
          <w:tcPr>
            <w:cnfStyle w:val="001000000000" w:firstRow="0" w:lastRow="0" w:firstColumn="1" w:lastColumn="0" w:oddVBand="0" w:evenVBand="0" w:oddHBand="0" w:evenHBand="0" w:firstRowFirstColumn="0" w:firstRowLastColumn="0" w:lastRowFirstColumn="0" w:lastRowLastColumn="0"/>
            <w:tcW w:w="721" w:type="pct"/>
            <w:vMerge/>
          </w:tcPr>
          <w:p w14:paraId="6D021A8A" w14:textId="77777777" w:rsidR="00541382" w:rsidRPr="00541382" w:rsidRDefault="00541382" w:rsidP="00541382">
            <w:pPr>
              <w:rPr>
                <w:rFonts w:asciiTheme="minorHAnsi" w:hAnsiTheme="minorHAnsi"/>
                <w:b w:val="0"/>
                <w:bCs w:val="0"/>
                <w:sz w:val="18"/>
                <w:szCs w:val="18"/>
              </w:rPr>
            </w:pPr>
          </w:p>
        </w:tc>
        <w:tc>
          <w:tcPr>
            <w:tcW w:w="631" w:type="pct"/>
          </w:tcPr>
          <w:p w14:paraId="04C1109B"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vertAlign w:val="superscript"/>
              </w:rPr>
            </w:pPr>
            <w:r w:rsidRPr="00541382">
              <w:rPr>
                <w:rFonts w:asciiTheme="minorHAnsi" w:hAnsiTheme="minorHAnsi"/>
                <w:b/>
                <w:bCs/>
                <w:sz w:val="18"/>
                <w:szCs w:val="18"/>
              </w:rPr>
              <w:t>HFIAS</w:t>
            </w:r>
          </w:p>
        </w:tc>
        <w:tc>
          <w:tcPr>
            <w:tcW w:w="632" w:type="pct"/>
          </w:tcPr>
          <w:p w14:paraId="7DA6C712"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Households are categorised in a 4-level variable reflecting prevalence of food insecurity</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tc>
        <w:tc>
          <w:tcPr>
            <w:tcW w:w="856" w:type="pct"/>
          </w:tcPr>
          <w:p w14:paraId="023009A9"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Same as HFSSM, except:</w:t>
            </w:r>
          </w:p>
          <w:p w14:paraId="07EF3F49" w14:textId="77777777" w:rsidR="00541382" w:rsidRPr="00541382" w:rsidRDefault="00541382" w:rsidP="00EF2063">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recall period is 4 weeks (instead of 1 year)</w:t>
            </w:r>
          </w:p>
          <w:p w14:paraId="005B916B" w14:textId="77777777" w:rsidR="00541382" w:rsidRPr="00541382" w:rsidRDefault="00541382" w:rsidP="00EF2063">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frequency response </w:t>
            </w:r>
          </w:p>
          <w:p w14:paraId="53E65B53"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questions are incorporated</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tc>
        <w:tc>
          <w:tcPr>
            <w:tcW w:w="1123" w:type="pct"/>
            <w:vMerge/>
          </w:tcPr>
          <w:p w14:paraId="474A6935"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1036" w:type="pct"/>
            <w:vMerge/>
          </w:tcPr>
          <w:p w14:paraId="0CB2E05D"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41382" w:rsidRPr="00541382" w14:paraId="24444558" w14:textId="77777777" w:rsidTr="00541382">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721" w:type="pct"/>
            <w:vMerge/>
          </w:tcPr>
          <w:p w14:paraId="0DB9EAAF" w14:textId="77777777" w:rsidR="00541382" w:rsidRPr="00541382" w:rsidRDefault="00541382" w:rsidP="00541382">
            <w:pPr>
              <w:rPr>
                <w:rFonts w:asciiTheme="minorHAnsi" w:hAnsiTheme="minorHAnsi"/>
                <w:b w:val="0"/>
                <w:bCs w:val="0"/>
                <w:sz w:val="18"/>
                <w:szCs w:val="18"/>
              </w:rPr>
            </w:pPr>
          </w:p>
        </w:tc>
        <w:tc>
          <w:tcPr>
            <w:tcW w:w="631" w:type="pct"/>
          </w:tcPr>
          <w:p w14:paraId="306CE17D"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HHS</w:t>
            </w:r>
          </w:p>
        </w:tc>
        <w:tc>
          <w:tcPr>
            <w:tcW w:w="632" w:type="pct"/>
          </w:tcPr>
          <w:p w14:paraId="5C134ECD"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Based on their answers to the HHS questionnaire, households are classified as either:</w:t>
            </w:r>
          </w:p>
          <w:p w14:paraId="6BC2F8DE" w14:textId="77777777" w:rsidR="00541382" w:rsidRPr="00541382" w:rsidRDefault="00541382" w:rsidP="00EF2063">
            <w:pPr>
              <w:pStyle w:val="Lijstalinea"/>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Little to no hunger in the household </w:t>
            </w:r>
          </w:p>
          <w:p w14:paraId="31D25A28" w14:textId="77777777" w:rsidR="00541382" w:rsidRPr="00541382" w:rsidRDefault="00541382" w:rsidP="00EF2063">
            <w:pPr>
              <w:pStyle w:val="Lijstalinea"/>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Moderate hunger in the household </w:t>
            </w:r>
          </w:p>
          <w:p w14:paraId="6DD96D98" w14:textId="77777777" w:rsidR="00541382" w:rsidRPr="00541382" w:rsidRDefault="00541382" w:rsidP="00EF2063">
            <w:pPr>
              <w:pStyle w:val="Lijstalinea"/>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Severe hunger in the household</w:t>
            </w:r>
            <w:bookmarkStart w:id="125" w:name="_Ref447191382"/>
            <w:r w:rsidRPr="00541382">
              <w:rPr>
                <w:rStyle w:val="Eindnootmarkering"/>
                <w:rFonts w:asciiTheme="minorHAnsi" w:hAnsiTheme="minorHAnsi" w:cs="Arial"/>
                <w:sz w:val="18"/>
                <w:szCs w:val="18"/>
              </w:rPr>
              <w:endnoteReference w:id="8"/>
            </w:r>
            <w:bookmarkEnd w:id="125"/>
          </w:p>
        </w:tc>
        <w:tc>
          <w:tcPr>
            <w:tcW w:w="856" w:type="pct"/>
          </w:tcPr>
          <w:p w14:paraId="494E61D8"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The scale was derived from the HFIAS. The HHS module is based on a 6 questions related to how often household members experience hunger, go to sleep without food or go day and night without eating because there was not enough food. The recall period is 4 weeks.</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_Ref447191382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sz w:val="18"/>
                <w:szCs w:val="18"/>
              </w:rPr>
              <w:t>viii</w:t>
            </w:r>
            <w:r w:rsidRPr="00541382">
              <w:rPr>
                <w:rFonts w:asciiTheme="minorHAnsi" w:hAnsiTheme="minorHAnsi"/>
                <w:sz w:val="18"/>
                <w:szCs w:val="18"/>
              </w:rPr>
              <w:fldChar w:fldCharType="end"/>
            </w:r>
          </w:p>
        </w:tc>
        <w:tc>
          <w:tcPr>
            <w:tcW w:w="1123" w:type="pct"/>
            <w:vMerge/>
          </w:tcPr>
          <w:p w14:paraId="5F0C7E99"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036" w:type="pct"/>
            <w:vMerge/>
          </w:tcPr>
          <w:p w14:paraId="7D619955"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41382" w:rsidRPr="00541382" w14:paraId="730B4F5A" w14:textId="77777777" w:rsidTr="00541382">
        <w:trPr>
          <w:trHeight w:val="939"/>
        </w:trPr>
        <w:tc>
          <w:tcPr>
            <w:cnfStyle w:val="001000000000" w:firstRow="0" w:lastRow="0" w:firstColumn="1" w:lastColumn="0" w:oddVBand="0" w:evenVBand="0" w:oddHBand="0" w:evenHBand="0" w:firstRowFirstColumn="0" w:firstRowLastColumn="0" w:lastRowFirstColumn="0" w:lastRowLastColumn="0"/>
            <w:tcW w:w="721" w:type="pct"/>
          </w:tcPr>
          <w:p w14:paraId="6A25175C" w14:textId="77777777" w:rsidR="00541382" w:rsidRPr="00541382" w:rsidRDefault="00541382" w:rsidP="00541382">
            <w:pPr>
              <w:rPr>
                <w:rFonts w:asciiTheme="minorHAnsi" w:hAnsiTheme="minorHAnsi"/>
                <w:b w:val="0"/>
                <w:bCs w:val="0"/>
                <w:sz w:val="18"/>
                <w:szCs w:val="18"/>
              </w:rPr>
            </w:pPr>
            <w:r w:rsidRPr="00541382">
              <w:rPr>
                <w:rFonts w:asciiTheme="minorHAnsi" w:hAnsiTheme="minorHAnsi"/>
                <w:sz w:val="18"/>
                <w:szCs w:val="18"/>
              </w:rPr>
              <w:t>Coping strategies</w:t>
            </w:r>
          </w:p>
        </w:tc>
        <w:tc>
          <w:tcPr>
            <w:tcW w:w="631" w:type="pct"/>
          </w:tcPr>
          <w:p w14:paraId="2BFE0ED2"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CSI</w:t>
            </w:r>
          </w:p>
        </w:tc>
        <w:tc>
          <w:tcPr>
            <w:tcW w:w="632" w:type="pct"/>
          </w:tcPr>
          <w:p w14:paraId="4C8B656E"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Level of food insecurity is measured by the severity and frequency of coping strategies</w:t>
            </w:r>
            <w:bookmarkStart w:id="126" w:name="_Ref445129849"/>
            <w:r w:rsidRPr="00541382">
              <w:rPr>
                <w:rStyle w:val="Eindnootmarkering"/>
                <w:rFonts w:asciiTheme="minorHAnsi" w:hAnsiTheme="minorHAnsi" w:cs="Arial"/>
                <w:sz w:val="18"/>
                <w:szCs w:val="18"/>
              </w:rPr>
              <w:endnoteReference w:id="9"/>
            </w:r>
            <w:bookmarkEnd w:id="126"/>
          </w:p>
        </w:tc>
        <w:tc>
          <w:tcPr>
            <w:tcW w:w="856" w:type="pct"/>
          </w:tcPr>
          <w:p w14:paraId="1ABF1052"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Most common (regional) coping behaviour is identified during focus group discussions. List of behaviours is ranked and weighted for severity. Households level frequencies of each strategy are multiplied by the weight and summed to make up the indices </w:t>
            </w:r>
            <w:r w:rsidRPr="00541382">
              <w:fldChar w:fldCharType="begin"/>
            </w:r>
            <w:r w:rsidRPr="00541382">
              <w:rPr>
                <w:rFonts w:asciiTheme="minorHAnsi" w:hAnsiTheme="minorHAnsi"/>
                <w:sz w:val="18"/>
                <w:szCs w:val="18"/>
              </w:rPr>
              <w:instrText xml:space="preserve"> NOTEREF _Ref445129849 \f  \* MERGEFORMAT </w:instrText>
            </w:r>
            <w:r w:rsidRPr="00541382">
              <w:fldChar w:fldCharType="separate"/>
            </w:r>
            <w:r w:rsidR="00891115" w:rsidRPr="00891115">
              <w:rPr>
                <w:rStyle w:val="Eindnootmarkering"/>
                <w:rFonts w:asciiTheme="minorHAnsi" w:hAnsiTheme="minorHAnsi" w:cs="Arial"/>
                <w:sz w:val="18"/>
                <w:szCs w:val="18"/>
              </w:rPr>
              <w:t>ix</w:t>
            </w:r>
            <w:r w:rsidRPr="00541382">
              <w:rPr>
                <w:rStyle w:val="Eindnootmarkering"/>
                <w:rFonts w:asciiTheme="minorHAnsi" w:hAnsiTheme="minorHAnsi" w:cs="Arial"/>
                <w:sz w:val="18"/>
                <w:szCs w:val="18"/>
              </w:rPr>
              <w:fldChar w:fldCharType="end"/>
            </w:r>
            <w:r w:rsidRPr="00541382">
              <w:rPr>
                <w:rFonts w:asciiTheme="minorHAnsi" w:hAnsiTheme="minorHAnsi"/>
                <w:sz w:val="18"/>
                <w:szCs w:val="18"/>
                <w:vertAlign w:val="superscript"/>
              </w:rPr>
              <w:t>,</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tc>
        <w:tc>
          <w:tcPr>
            <w:tcW w:w="1123" w:type="pct"/>
          </w:tcPr>
          <w:p w14:paraId="2EE1C7B9"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Can be used to identify vulnerable households</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tc>
        <w:tc>
          <w:tcPr>
            <w:tcW w:w="1036" w:type="pct"/>
          </w:tcPr>
          <w:p w14:paraId="26B7C4F2" w14:textId="77777777" w:rsidR="00541382" w:rsidRPr="00541382" w:rsidRDefault="00541382" w:rsidP="00EF2063">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Not comparable across context</w:t>
            </w:r>
            <w:r w:rsidRPr="00541382">
              <w:fldChar w:fldCharType="begin"/>
            </w:r>
            <w:r w:rsidRPr="00541382">
              <w:rPr>
                <w:rFonts w:asciiTheme="minorHAnsi" w:hAnsiTheme="minorHAnsi"/>
                <w:sz w:val="18"/>
                <w:szCs w:val="18"/>
              </w:rPr>
              <w:instrText xml:space="preserve"> NOTEREF _Ref445125047 \f  \* MERGEFORMAT </w:instrText>
            </w:r>
            <w:r w:rsidRPr="00541382">
              <w:fldChar w:fldCharType="separate"/>
            </w:r>
            <w:r w:rsidR="00891115" w:rsidRPr="00891115">
              <w:rPr>
                <w:rStyle w:val="Eindnootmarkering"/>
                <w:rFonts w:asciiTheme="minorHAnsi" w:hAnsiTheme="minorHAnsi" w:cs="Arial"/>
                <w:sz w:val="18"/>
                <w:szCs w:val="18"/>
              </w:rPr>
              <w:t>vii</w:t>
            </w:r>
            <w:r w:rsidRPr="00541382">
              <w:rPr>
                <w:rStyle w:val="Eindnootmarkering"/>
                <w:rFonts w:asciiTheme="minorHAnsi" w:hAnsiTheme="minorHAnsi" w:cs="Arial"/>
                <w:sz w:val="18"/>
                <w:szCs w:val="18"/>
              </w:rPr>
              <w:fldChar w:fldCharType="end"/>
            </w:r>
          </w:p>
        </w:tc>
      </w:tr>
      <w:tr w:rsidR="00541382" w:rsidRPr="00541382" w14:paraId="23EA8475" w14:textId="77777777" w:rsidTr="00541382">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721" w:type="pct"/>
            <w:vMerge w:val="restart"/>
          </w:tcPr>
          <w:p w14:paraId="13F02EED" w14:textId="77777777" w:rsidR="00541382" w:rsidRPr="00541382" w:rsidRDefault="00541382" w:rsidP="00541382">
            <w:pPr>
              <w:rPr>
                <w:rFonts w:asciiTheme="minorHAnsi" w:hAnsiTheme="minorHAnsi"/>
                <w:b w:val="0"/>
                <w:bCs w:val="0"/>
                <w:sz w:val="18"/>
                <w:szCs w:val="18"/>
              </w:rPr>
            </w:pPr>
            <w:r w:rsidRPr="00541382">
              <w:rPr>
                <w:rFonts w:asciiTheme="minorHAnsi" w:hAnsiTheme="minorHAnsi"/>
                <w:sz w:val="18"/>
                <w:szCs w:val="18"/>
              </w:rPr>
              <w:t>Anthropometric measurements</w:t>
            </w:r>
          </w:p>
          <w:p w14:paraId="0044FE10" w14:textId="77777777" w:rsidR="00541382" w:rsidRPr="00541382" w:rsidRDefault="00541382" w:rsidP="00541382">
            <w:pPr>
              <w:rPr>
                <w:rFonts w:asciiTheme="minorHAnsi" w:hAnsiTheme="minorHAnsi"/>
                <w:b w:val="0"/>
                <w:bCs w:val="0"/>
                <w:sz w:val="18"/>
                <w:szCs w:val="18"/>
              </w:rPr>
            </w:pPr>
          </w:p>
        </w:tc>
        <w:tc>
          <w:tcPr>
            <w:tcW w:w="631" w:type="pct"/>
          </w:tcPr>
          <w:p w14:paraId="71D3559F"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 xml:space="preserve">Wasting </w:t>
            </w:r>
          </w:p>
          <w:p w14:paraId="53889C3D"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p>
        </w:tc>
        <w:tc>
          <w:tcPr>
            <w:tcW w:w="632" w:type="pct"/>
          </w:tcPr>
          <w:p w14:paraId="3ADEB28B"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low weight for</w:t>
            </w:r>
          </w:p>
          <w:p w14:paraId="0C7444EF"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height</w:t>
            </w:r>
          </w:p>
        </w:tc>
        <w:tc>
          <w:tcPr>
            <w:tcW w:w="856" w:type="pct"/>
            <w:vMerge w:val="restart"/>
          </w:tcPr>
          <w:p w14:paraId="63852E68"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Z-score that measures standard deviations between the anthropometric performance of a particular children and</w:t>
            </w:r>
          </w:p>
          <w:p w14:paraId="075244B8"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the median of the reference population</w:t>
            </w:r>
            <w:bookmarkStart w:id="127" w:name="_Ref445130064"/>
            <w:r w:rsidRPr="00541382">
              <w:rPr>
                <w:rStyle w:val="Eindnootmarkering"/>
                <w:rFonts w:asciiTheme="minorHAnsi" w:hAnsiTheme="minorHAnsi" w:cs="Arial"/>
                <w:sz w:val="18"/>
                <w:szCs w:val="18"/>
              </w:rPr>
              <w:endnoteReference w:id="10"/>
            </w:r>
            <w:bookmarkEnd w:id="127"/>
            <w:r w:rsidRPr="00541382">
              <w:rPr>
                <w:rFonts w:asciiTheme="minorHAnsi" w:hAnsiTheme="minorHAnsi"/>
                <w:sz w:val="18"/>
                <w:szCs w:val="18"/>
              </w:rPr>
              <w:t xml:space="preserve"> </w:t>
            </w:r>
          </w:p>
          <w:p w14:paraId="7A2300C3"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123" w:type="pct"/>
            <w:vMerge w:val="restart"/>
          </w:tcPr>
          <w:p w14:paraId="2BE12257"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measures directly </w:t>
            </w:r>
          </w:p>
          <w:p w14:paraId="76EF33DA"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how undernutrition affects</w:t>
            </w:r>
          </w:p>
          <w:p w14:paraId="51A520A4"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health and well-being </w:t>
            </w:r>
          </w:p>
          <w:p w14:paraId="46E20387"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three different indicators together give a</w:t>
            </w:r>
          </w:p>
          <w:p w14:paraId="67AE249D"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good sense of both chronic and acute undernutrition</w:t>
            </w:r>
            <w:r w:rsidRPr="00541382">
              <w:fldChar w:fldCharType="begin"/>
            </w:r>
            <w:r w:rsidRPr="00541382">
              <w:rPr>
                <w:rFonts w:asciiTheme="minorHAnsi" w:hAnsiTheme="minorHAnsi"/>
                <w:sz w:val="18"/>
                <w:szCs w:val="18"/>
              </w:rPr>
              <w:instrText xml:space="preserve"> NOTEREF _Ref445130064 \f  \* MERGEFORMAT </w:instrText>
            </w:r>
            <w:r w:rsidRPr="00541382">
              <w:fldChar w:fldCharType="separate"/>
            </w:r>
            <w:r w:rsidR="00891115" w:rsidRPr="00891115">
              <w:rPr>
                <w:rStyle w:val="Eindnootmarkering"/>
                <w:rFonts w:asciiTheme="minorHAnsi" w:hAnsiTheme="minorHAnsi" w:cs="Arial"/>
                <w:sz w:val="18"/>
                <w:szCs w:val="18"/>
              </w:rPr>
              <w:t>x</w:t>
            </w:r>
            <w:r w:rsidRPr="00541382">
              <w:rPr>
                <w:rStyle w:val="Eindnootmarkering"/>
                <w:rFonts w:asciiTheme="minorHAnsi" w:hAnsiTheme="minorHAnsi" w:cs="Arial"/>
                <w:sz w:val="18"/>
                <w:szCs w:val="18"/>
              </w:rPr>
              <w:fldChar w:fldCharType="end"/>
            </w:r>
          </w:p>
          <w:p w14:paraId="1EBF7B52"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p w14:paraId="32EABBED"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036" w:type="pct"/>
            <w:vMerge w:val="restart"/>
          </w:tcPr>
          <w:p w14:paraId="72384358"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poor anthropometric status can be result of things </w:t>
            </w:r>
          </w:p>
          <w:p w14:paraId="737C7569"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unrelated to food security, such as presence of diseases.</w:t>
            </w:r>
          </w:p>
          <w:p w14:paraId="08B13376"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focus on children, neglects food insecurity</w:t>
            </w:r>
          </w:p>
          <w:p w14:paraId="110FE227"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among adolescents and adults</w:t>
            </w:r>
          </w:p>
          <w:p w14:paraId="2963B30F"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can generate</w:t>
            </w:r>
          </w:p>
          <w:p w14:paraId="70D90576"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problems in identifying undernourishment, with the </w:t>
            </w:r>
            <w:r w:rsidRPr="00541382">
              <w:rPr>
                <w:rFonts w:asciiTheme="minorHAnsi" w:hAnsiTheme="minorHAnsi"/>
                <w:sz w:val="18"/>
                <w:szCs w:val="18"/>
              </w:rPr>
              <w:lastRenderedPageBreak/>
              <w:t>worldwide trend towards food with a high content in</w:t>
            </w:r>
          </w:p>
          <w:p w14:paraId="50B376DA"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starch, fats, and sugar</w:t>
            </w:r>
          </w:p>
          <w:p w14:paraId="0FE3741F"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height and weight potential is influenced by genetic differences: makes a worldwide reference standard questionable</w:t>
            </w:r>
            <w:r w:rsidRPr="00541382">
              <w:fldChar w:fldCharType="begin"/>
            </w:r>
            <w:r w:rsidRPr="00541382">
              <w:rPr>
                <w:rFonts w:asciiTheme="minorHAnsi" w:hAnsiTheme="minorHAnsi"/>
                <w:sz w:val="18"/>
                <w:szCs w:val="18"/>
              </w:rPr>
              <w:instrText xml:space="preserve"> NOTEREF _Ref445130064 \f  \* MERGEFORMAT </w:instrText>
            </w:r>
            <w:r w:rsidRPr="00541382">
              <w:fldChar w:fldCharType="separate"/>
            </w:r>
            <w:r w:rsidR="00891115" w:rsidRPr="00891115">
              <w:rPr>
                <w:rStyle w:val="Eindnootmarkering"/>
                <w:rFonts w:asciiTheme="minorHAnsi" w:hAnsiTheme="minorHAnsi" w:cs="Arial"/>
                <w:sz w:val="18"/>
                <w:szCs w:val="18"/>
              </w:rPr>
              <w:t>x</w:t>
            </w:r>
            <w:r w:rsidRPr="00541382">
              <w:rPr>
                <w:rStyle w:val="Eindnootmarkering"/>
                <w:rFonts w:asciiTheme="minorHAnsi" w:hAnsiTheme="minorHAnsi" w:cs="Arial"/>
                <w:sz w:val="18"/>
                <w:szCs w:val="18"/>
              </w:rPr>
              <w:fldChar w:fldCharType="end"/>
            </w:r>
          </w:p>
        </w:tc>
      </w:tr>
      <w:tr w:rsidR="00541382" w:rsidRPr="00541382" w14:paraId="7F794EFC" w14:textId="77777777" w:rsidTr="00541382">
        <w:trPr>
          <w:trHeight w:val="852"/>
        </w:trPr>
        <w:tc>
          <w:tcPr>
            <w:cnfStyle w:val="001000000000" w:firstRow="0" w:lastRow="0" w:firstColumn="1" w:lastColumn="0" w:oddVBand="0" w:evenVBand="0" w:oddHBand="0" w:evenHBand="0" w:firstRowFirstColumn="0" w:firstRowLastColumn="0" w:lastRowFirstColumn="0" w:lastRowLastColumn="0"/>
            <w:tcW w:w="721" w:type="pct"/>
            <w:vMerge/>
          </w:tcPr>
          <w:p w14:paraId="76E84302" w14:textId="77777777" w:rsidR="00541382" w:rsidRPr="00541382" w:rsidRDefault="00541382" w:rsidP="00541382">
            <w:pPr>
              <w:rPr>
                <w:rFonts w:asciiTheme="minorHAnsi" w:hAnsiTheme="minorHAnsi"/>
                <w:b w:val="0"/>
                <w:bCs w:val="0"/>
                <w:sz w:val="18"/>
                <w:szCs w:val="18"/>
              </w:rPr>
            </w:pPr>
          </w:p>
        </w:tc>
        <w:tc>
          <w:tcPr>
            <w:tcW w:w="631" w:type="pct"/>
          </w:tcPr>
          <w:p w14:paraId="475FA102"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 xml:space="preserve">Stunting </w:t>
            </w:r>
          </w:p>
        </w:tc>
        <w:tc>
          <w:tcPr>
            <w:tcW w:w="632" w:type="pct"/>
          </w:tcPr>
          <w:p w14:paraId="3AB0982D"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low height for age</w:t>
            </w:r>
          </w:p>
        </w:tc>
        <w:tc>
          <w:tcPr>
            <w:tcW w:w="856" w:type="pct"/>
            <w:vMerge/>
          </w:tcPr>
          <w:p w14:paraId="23CAD702"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1123" w:type="pct"/>
            <w:vMerge/>
          </w:tcPr>
          <w:p w14:paraId="37A72757"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1036" w:type="pct"/>
            <w:vMerge/>
          </w:tcPr>
          <w:p w14:paraId="229D169D"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41382" w:rsidRPr="00541382" w14:paraId="77856D43" w14:textId="77777777" w:rsidTr="00541382">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721" w:type="pct"/>
            <w:vMerge/>
          </w:tcPr>
          <w:p w14:paraId="6BD82476" w14:textId="77777777" w:rsidR="00541382" w:rsidRPr="00541382" w:rsidRDefault="00541382" w:rsidP="00541382">
            <w:pPr>
              <w:rPr>
                <w:rFonts w:asciiTheme="minorHAnsi" w:hAnsiTheme="minorHAnsi"/>
                <w:b w:val="0"/>
                <w:bCs w:val="0"/>
                <w:sz w:val="18"/>
                <w:szCs w:val="18"/>
              </w:rPr>
            </w:pPr>
          </w:p>
        </w:tc>
        <w:tc>
          <w:tcPr>
            <w:tcW w:w="631" w:type="pct"/>
          </w:tcPr>
          <w:p w14:paraId="5DFBBA14"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 xml:space="preserve">Underweight </w:t>
            </w:r>
          </w:p>
          <w:p w14:paraId="1D1E6ACF"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p>
        </w:tc>
        <w:tc>
          <w:tcPr>
            <w:tcW w:w="632" w:type="pct"/>
          </w:tcPr>
          <w:p w14:paraId="32F43D00"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low</w:t>
            </w:r>
          </w:p>
          <w:p w14:paraId="5ED4EC82"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weight for age</w:t>
            </w:r>
          </w:p>
        </w:tc>
        <w:tc>
          <w:tcPr>
            <w:tcW w:w="856" w:type="pct"/>
            <w:vMerge/>
          </w:tcPr>
          <w:p w14:paraId="29822A51"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123" w:type="pct"/>
            <w:vMerge/>
          </w:tcPr>
          <w:p w14:paraId="019E3F45"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036" w:type="pct"/>
            <w:vMerge/>
          </w:tcPr>
          <w:p w14:paraId="2EEDE560"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41382" w:rsidRPr="00541382" w14:paraId="28D5BAB7" w14:textId="77777777" w:rsidTr="00541382">
        <w:trPr>
          <w:trHeight w:val="89"/>
        </w:trPr>
        <w:tc>
          <w:tcPr>
            <w:cnfStyle w:val="001000000000" w:firstRow="0" w:lastRow="0" w:firstColumn="1" w:lastColumn="0" w:oddVBand="0" w:evenVBand="0" w:oddHBand="0" w:evenHBand="0" w:firstRowFirstColumn="0" w:firstRowLastColumn="0" w:lastRowFirstColumn="0" w:lastRowLastColumn="0"/>
            <w:tcW w:w="721" w:type="pct"/>
            <w:vMerge/>
          </w:tcPr>
          <w:p w14:paraId="54BDA36E" w14:textId="77777777" w:rsidR="00541382" w:rsidRPr="00541382" w:rsidRDefault="00541382" w:rsidP="00541382">
            <w:pPr>
              <w:rPr>
                <w:rFonts w:asciiTheme="minorHAnsi" w:hAnsiTheme="minorHAnsi"/>
                <w:b w:val="0"/>
                <w:bCs w:val="0"/>
                <w:sz w:val="18"/>
                <w:szCs w:val="18"/>
              </w:rPr>
            </w:pPr>
          </w:p>
        </w:tc>
        <w:tc>
          <w:tcPr>
            <w:tcW w:w="631" w:type="pct"/>
          </w:tcPr>
          <w:p w14:paraId="0A338D67"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 xml:space="preserve">Quetelet’s index </w:t>
            </w:r>
          </w:p>
        </w:tc>
        <w:tc>
          <w:tcPr>
            <w:tcW w:w="632" w:type="pct"/>
          </w:tcPr>
          <w:p w14:paraId="76C4651B"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weight over height</w:t>
            </w:r>
            <w:r w:rsidRPr="00541382">
              <w:rPr>
                <w:rFonts w:asciiTheme="minorHAnsi" w:hAnsiTheme="minorHAnsi"/>
                <w:sz w:val="18"/>
                <w:szCs w:val="18"/>
                <w:vertAlign w:val="superscript"/>
              </w:rPr>
              <w:t>2</w:t>
            </w:r>
          </w:p>
        </w:tc>
        <w:tc>
          <w:tcPr>
            <w:tcW w:w="856" w:type="pct"/>
          </w:tcPr>
          <w:p w14:paraId="6767C1F4"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Score for body mass index (BMI). Score below 20 is considered underweight</w:t>
            </w:r>
            <w:bookmarkStart w:id="128" w:name="_Ref445214344"/>
            <w:r w:rsidRPr="00541382">
              <w:rPr>
                <w:rStyle w:val="Eindnootmarkering"/>
                <w:rFonts w:asciiTheme="minorHAnsi" w:hAnsiTheme="minorHAnsi" w:cs="Arial"/>
                <w:sz w:val="18"/>
                <w:szCs w:val="18"/>
              </w:rPr>
              <w:endnoteReference w:id="11"/>
            </w:r>
            <w:bookmarkEnd w:id="128"/>
            <w:r w:rsidRPr="00541382">
              <w:rPr>
                <w:rFonts w:asciiTheme="minorHAnsi" w:hAnsiTheme="minorHAnsi"/>
                <w:sz w:val="18"/>
                <w:szCs w:val="18"/>
              </w:rPr>
              <w:fldChar w:fldCharType="begin"/>
            </w:r>
            <w:r w:rsidRPr="00541382">
              <w:rPr>
                <w:rFonts w:asciiTheme="minorHAnsi" w:hAnsiTheme="minorHAnsi"/>
                <w:sz w:val="18"/>
                <w:szCs w:val="18"/>
              </w:rPr>
              <w:instrText xml:space="preserve"> ADDIN ZOTERO_ITEM CSL_CITATION {"citationID":"1jlhqf33u2","properties":{"formattedCitation":"(Gibson, 2002)","plainCitation":"(Gibson, 2002)"},"citationItems":[{"id":134,"uris":["http://zotero.org/groups/450117/items/29GA8B4D"],"uri":["http://zotero.org/groups/450117/items/29GA8B4D"],"itemData":{"id":134,"type":"chapter","title":"Determining nutritional status","container-title":"Essentials of Human Nutrition","publisher":"Oxford  University Press","page":"467-500","volume":"26","number-of-volumes":"38","edition":"2","URL":"http://ssu.ac.ir/cms/fileadmin/user_upload/Mtahghighat/taghzie_imani/book/Essentials%20of%20Human%20Nutrition.pdf#page=488","ISBN":"ISBN 0 19 850861 1 (Pbk)","note":"00033","author":[{"family":"Gibson","given":"Rosalind"}],"issued":{"date-parts":[["2002"]]},"accessed":{"date-parts":[["2016",8,3]]}}}],"schema":"https://github.com/citation-style-language/schema/raw/master/csl-citation.json"} </w:instrText>
            </w:r>
            <w:r w:rsidRPr="00541382">
              <w:rPr>
                <w:rFonts w:asciiTheme="minorHAnsi" w:hAnsiTheme="minorHAnsi"/>
                <w:sz w:val="18"/>
                <w:szCs w:val="18"/>
              </w:rPr>
              <w:fldChar w:fldCharType="end"/>
            </w:r>
            <w:r w:rsidRPr="00541382">
              <w:rPr>
                <w:rFonts w:asciiTheme="minorHAnsi" w:hAnsiTheme="minorHAnsi"/>
                <w:sz w:val="18"/>
                <w:szCs w:val="18"/>
              </w:rPr>
              <w:t xml:space="preserve"> </w:t>
            </w:r>
          </w:p>
        </w:tc>
        <w:tc>
          <w:tcPr>
            <w:tcW w:w="1123" w:type="pct"/>
          </w:tcPr>
          <w:p w14:paraId="1288A54E" w14:textId="77777777" w:rsidR="00541382" w:rsidRPr="00541382" w:rsidRDefault="00541382" w:rsidP="00EF2063">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reliable BMI measure for adults</w:t>
            </w:r>
          </w:p>
          <w:p w14:paraId="1F3A57E3" w14:textId="77777777" w:rsidR="00541382" w:rsidRPr="00541382" w:rsidRDefault="00541382" w:rsidP="00EF2063">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easily calculated</w:t>
            </w:r>
          </w:p>
          <w:p w14:paraId="1C4A5BEF"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of all BMI scores, least biased by height</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tc>
        <w:tc>
          <w:tcPr>
            <w:tcW w:w="1036" w:type="pct"/>
          </w:tcPr>
          <w:p w14:paraId="6BB5A9B4" w14:textId="77777777" w:rsidR="00541382" w:rsidRPr="00541382" w:rsidRDefault="00541382" w:rsidP="00EF2063">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cut-off points vary among populations</w:t>
            </w:r>
          </w:p>
          <w:p w14:paraId="333C3BFA"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does not account for muscularity or weight related health conditions such as oedema </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tc>
      </w:tr>
      <w:tr w:rsidR="00541382" w:rsidRPr="00541382" w14:paraId="13099587" w14:textId="77777777" w:rsidTr="00541382">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721" w:type="pct"/>
            <w:vMerge/>
          </w:tcPr>
          <w:p w14:paraId="2A68D09B" w14:textId="77777777" w:rsidR="00541382" w:rsidRPr="00541382" w:rsidRDefault="00541382" w:rsidP="00541382">
            <w:pPr>
              <w:rPr>
                <w:rFonts w:asciiTheme="minorHAnsi" w:hAnsiTheme="minorHAnsi"/>
                <w:b w:val="0"/>
                <w:bCs w:val="0"/>
                <w:sz w:val="18"/>
                <w:szCs w:val="18"/>
              </w:rPr>
            </w:pPr>
          </w:p>
        </w:tc>
        <w:tc>
          <w:tcPr>
            <w:tcW w:w="631" w:type="pct"/>
          </w:tcPr>
          <w:p w14:paraId="121780C9"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CED</w:t>
            </w:r>
          </w:p>
        </w:tc>
        <w:tc>
          <w:tcPr>
            <w:tcW w:w="632" w:type="pct"/>
          </w:tcPr>
          <w:p w14:paraId="2AB45485"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vertAlign w:val="superscript"/>
              </w:rPr>
            </w:pPr>
            <w:r w:rsidRPr="00541382">
              <w:rPr>
                <w:rFonts w:asciiTheme="minorHAnsi" w:hAnsiTheme="minorHAnsi"/>
                <w:sz w:val="18"/>
                <w:szCs w:val="18"/>
              </w:rPr>
              <w:t>Quetelet’s index (weight/height</w:t>
            </w:r>
            <w:r w:rsidRPr="00541382">
              <w:rPr>
                <w:rFonts w:asciiTheme="minorHAnsi" w:hAnsiTheme="minorHAnsi"/>
                <w:sz w:val="18"/>
                <w:szCs w:val="18"/>
                <w:vertAlign w:val="superscript"/>
              </w:rPr>
              <w:t>2</w:t>
            </w:r>
            <w:r w:rsidRPr="00541382">
              <w:rPr>
                <w:rFonts w:asciiTheme="minorHAnsi" w:hAnsiTheme="minorHAnsi"/>
                <w:sz w:val="18"/>
                <w:szCs w:val="18"/>
              </w:rPr>
              <w:t>)</w:t>
            </w:r>
          </w:p>
        </w:tc>
        <w:tc>
          <w:tcPr>
            <w:tcW w:w="856" w:type="pct"/>
          </w:tcPr>
          <w:p w14:paraId="631B4051"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Three stages of chronic energy deficiency scored between 16 and 18.5 of the Quetelet’s index</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tc>
        <w:tc>
          <w:tcPr>
            <w:tcW w:w="1123" w:type="pct"/>
          </w:tcPr>
          <w:p w14:paraId="277F40A3"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reliable BMI measure for adults</w:t>
            </w:r>
          </w:p>
          <w:p w14:paraId="57DF858E"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easily calculated</w:t>
            </w:r>
          </w:p>
          <w:p w14:paraId="35137858"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of all BMI scores, least biased by height</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p w14:paraId="46FCA70D"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 </w:t>
            </w:r>
          </w:p>
        </w:tc>
        <w:tc>
          <w:tcPr>
            <w:tcW w:w="1036" w:type="pct"/>
          </w:tcPr>
          <w:p w14:paraId="65A18AD1"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cut-off points vary among populations</w:t>
            </w:r>
          </w:p>
          <w:p w14:paraId="01575FC0"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does not account for muscularity or weight related health conditions such as oedema </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p w14:paraId="10010AD7"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41382" w:rsidRPr="00541382" w14:paraId="6D8CABA5" w14:textId="77777777" w:rsidTr="00541382">
        <w:trPr>
          <w:trHeight w:val="89"/>
        </w:trPr>
        <w:tc>
          <w:tcPr>
            <w:cnfStyle w:val="001000000000" w:firstRow="0" w:lastRow="0" w:firstColumn="1" w:lastColumn="0" w:oddVBand="0" w:evenVBand="0" w:oddHBand="0" w:evenHBand="0" w:firstRowFirstColumn="0" w:firstRowLastColumn="0" w:lastRowFirstColumn="0" w:lastRowLastColumn="0"/>
            <w:tcW w:w="721" w:type="pct"/>
            <w:vMerge/>
          </w:tcPr>
          <w:p w14:paraId="71BA1C97" w14:textId="77777777" w:rsidR="00541382" w:rsidRPr="00541382" w:rsidRDefault="00541382" w:rsidP="00541382">
            <w:pPr>
              <w:rPr>
                <w:rFonts w:asciiTheme="minorHAnsi" w:hAnsiTheme="minorHAnsi"/>
                <w:b w:val="0"/>
                <w:bCs w:val="0"/>
                <w:sz w:val="18"/>
                <w:szCs w:val="18"/>
              </w:rPr>
            </w:pPr>
          </w:p>
        </w:tc>
        <w:tc>
          <w:tcPr>
            <w:tcW w:w="631" w:type="pct"/>
          </w:tcPr>
          <w:p w14:paraId="0BE7CC6D"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Skinfold measurements</w:t>
            </w:r>
          </w:p>
        </w:tc>
        <w:tc>
          <w:tcPr>
            <w:tcW w:w="632" w:type="pct"/>
          </w:tcPr>
          <w:p w14:paraId="569A1B55"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Estimate for subcutaneous fat which is an estimate for total body fat, based on triceps skinfold, biceps skinfold, subscapular skinfold or suprailiac skinfold </w:t>
            </w:r>
          </w:p>
        </w:tc>
        <w:tc>
          <w:tcPr>
            <w:tcW w:w="856" w:type="pct"/>
          </w:tcPr>
          <w:p w14:paraId="71176C62"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Measurements are taken with specific precision skinfold thickness calipers. The optimum combination of skinfold measurements sites</w:t>
            </w:r>
          </w:p>
          <w:p w14:paraId="2AA5EA02"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varies with age, race, sex</w:t>
            </w:r>
          </w:p>
        </w:tc>
        <w:tc>
          <w:tcPr>
            <w:tcW w:w="1123" w:type="pct"/>
          </w:tcPr>
          <w:p w14:paraId="3A0F12B0"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1036" w:type="pct"/>
          </w:tcPr>
          <w:p w14:paraId="6F4CBA1C"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541382" w:rsidRPr="00541382" w14:paraId="04ECF499" w14:textId="77777777" w:rsidTr="0054138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721" w:type="pct"/>
            <w:vMerge/>
          </w:tcPr>
          <w:p w14:paraId="48A1D34D" w14:textId="77777777" w:rsidR="00541382" w:rsidRPr="00541382" w:rsidRDefault="00541382" w:rsidP="00541382">
            <w:pPr>
              <w:rPr>
                <w:rFonts w:asciiTheme="minorHAnsi" w:hAnsiTheme="minorHAnsi"/>
                <w:b w:val="0"/>
                <w:bCs w:val="0"/>
                <w:sz w:val="18"/>
                <w:szCs w:val="18"/>
              </w:rPr>
            </w:pPr>
          </w:p>
        </w:tc>
        <w:tc>
          <w:tcPr>
            <w:tcW w:w="631" w:type="pct"/>
          </w:tcPr>
          <w:p w14:paraId="0333FC48"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MUAC</w:t>
            </w:r>
          </w:p>
        </w:tc>
        <w:tc>
          <w:tcPr>
            <w:tcW w:w="632" w:type="pct"/>
          </w:tcPr>
          <w:p w14:paraId="7C61F852"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Muscle mass estimate based on middle-upper arm circumference</w:t>
            </w:r>
          </w:p>
        </w:tc>
        <w:tc>
          <w:tcPr>
            <w:tcW w:w="856" w:type="pct"/>
          </w:tcPr>
          <w:p w14:paraId="55805B66"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Circumference measurement taken at the nearest millimetre at the midpoint of the upper</w:t>
            </w:r>
          </w:p>
          <w:p w14:paraId="383F4154"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left arm.</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r w:rsidRPr="00541382">
              <w:rPr>
                <w:rFonts w:asciiTheme="minorHAnsi" w:hAnsiTheme="minorHAnsi"/>
                <w:sz w:val="18"/>
                <w:szCs w:val="18"/>
              </w:rPr>
              <w:t xml:space="preserve"> Adolescents, adults, the elderly, and pregnant women are classified according to group specific cut-off points</w:t>
            </w:r>
            <w:r w:rsidRPr="00541382">
              <w:rPr>
                <w:rStyle w:val="Eindnootmarkering"/>
                <w:rFonts w:asciiTheme="minorHAnsi" w:hAnsiTheme="minorHAnsi" w:cs="Arial"/>
                <w:sz w:val="18"/>
                <w:szCs w:val="18"/>
              </w:rPr>
              <w:endnoteReference w:id="12"/>
            </w:r>
          </w:p>
        </w:tc>
        <w:tc>
          <w:tcPr>
            <w:tcW w:w="1123" w:type="pct"/>
          </w:tcPr>
          <w:p w14:paraId="6DBA1538"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quicker to measure than weight and height</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p w14:paraId="16CD0027"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can be used for adults and children</w:t>
            </w:r>
          </w:p>
          <w:p w14:paraId="518BA6EB"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in developing countries where changes in MUAC directly reflect changes in muscle mass, it is a very useful way to diagnose specifically protein-energy malnutrition or starvation</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p w14:paraId="758F5B89"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varies little between ages of six months and five years and can </w:t>
            </w:r>
            <w:r w:rsidRPr="00541382">
              <w:rPr>
                <w:rFonts w:asciiTheme="minorHAnsi" w:hAnsiTheme="minorHAnsi"/>
                <w:sz w:val="18"/>
                <w:szCs w:val="18"/>
              </w:rPr>
              <w:lastRenderedPageBreak/>
              <w:t>therefore be used in areas where the ages of children are uncertain</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p w14:paraId="17B792A1"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1036" w:type="pct"/>
          </w:tcPr>
          <w:p w14:paraId="7880E7B4" w14:textId="77777777" w:rsidR="00541382" w:rsidRPr="00541382" w:rsidRDefault="00541382" w:rsidP="00EF2063">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lastRenderedPageBreak/>
              <w:t>somewhat biased, tends to selecting younger children as malnourished and miss older children</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_Ref445214344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w:t>
            </w:r>
            <w:r w:rsidRPr="00541382">
              <w:rPr>
                <w:rFonts w:asciiTheme="minorHAnsi" w:hAnsiTheme="minorHAnsi"/>
                <w:sz w:val="18"/>
                <w:szCs w:val="18"/>
              </w:rPr>
              <w:fldChar w:fldCharType="end"/>
            </w:r>
          </w:p>
          <w:p w14:paraId="0445CD98"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541382" w:rsidRPr="00541382" w14:paraId="34BBF1E3" w14:textId="77777777" w:rsidTr="00541382">
        <w:trPr>
          <w:trHeight w:val="1200"/>
        </w:trPr>
        <w:tc>
          <w:tcPr>
            <w:cnfStyle w:val="001000000000" w:firstRow="0" w:lastRow="0" w:firstColumn="1" w:lastColumn="0" w:oddVBand="0" w:evenVBand="0" w:oddHBand="0" w:evenHBand="0" w:firstRowFirstColumn="0" w:firstRowLastColumn="0" w:lastRowFirstColumn="0" w:lastRowLastColumn="0"/>
            <w:tcW w:w="721" w:type="pct"/>
            <w:vMerge w:val="restart"/>
          </w:tcPr>
          <w:p w14:paraId="117043CA" w14:textId="77777777" w:rsidR="00541382" w:rsidRPr="00541382" w:rsidRDefault="00541382" w:rsidP="00541382">
            <w:pPr>
              <w:rPr>
                <w:rFonts w:asciiTheme="minorHAnsi" w:hAnsiTheme="minorHAnsi"/>
                <w:b w:val="0"/>
                <w:bCs w:val="0"/>
                <w:sz w:val="18"/>
                <w:szCs w:val="18"/>
              </w:rPr>
            </w:pPr>
            <w:r w:rsidRPr="00541382">
              <w:rPr>
                <w:rFonts w:asciiTheme="minorHAnsi" w:hAnsiTheme="minorHAnsi"/>
                <w:sz w:val="18"/>
                <w:szCs w:val="18"/>
              </w:rPr>
              <w:t>Biochemical measurements</w:t>
            </w:r>
          </w:p>
          <w:p w14:paraId="1AE54452" w14:textId="77777777" w:rsidR="00541382" w:rsidRPr="00541382" w:rsidRDefault="00541382" w:rsidP="00541382">
            <w:pPr>
              <w:rPr>
                <w:rFonts w:asciiTheme="minorHAnsi" w:hAnsiTheme="minorHAnsi"/>
                <w:b w:val="0"/>
                <w:bCs w:val="0"/>
                <w:sz w:val="18"/>
                <w:szCs w:val="18"/>
              </w:rPr>
            </w:pPr>
          </w:p>
          <w:p w14:paraId="687AD082" w14:textId="77777777" w:rsidR="00541382" w:rsidRPr="00541382" w:rsidRDefault="00541382" w:rsidP="00541382">
            <w:pPr>
              <w:rPr>
                <w:rFonts w:asciiTheme="minorHAnsi" w:hAnsiTheme="minorHAnsi"/>
                <w:b w:val="0"/>
                <w:bCs w:val="0"/>
                <w:sz w:val="18"/>
                <w:szCs w:val="18"/>
              </w:rPr>
            </w:pPr>
          </w:p>
        </w:tc>
        <w:tc>
          <w:tcPr>
            <w:tcW w:w="631" w:type="pct"/>
          </w:tcPr>
          <w:p w14:paraId="4A9DF972"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Vitamin A deficiency</w:t>
            </w:r>
          </w:p>
        </w:tc>
        <w:tc>
          <w:tcPr>
            <w:tcW w:w="632" w:type="pct"/>
          </w:tcPr>
          <w:p w14:paraId="29776BAC"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Deficiency of vitamine A is measured using serum retinol values. </w:t>
            </w:r>
            <w:bookmarkStart w:id="129" w:name="_Ref446326715"/>
            <w:r w:rsidRPr="00541382">
              <w:rPr>
                <w:rStyle w:val="Eindnootmarkering"/>
                <w:rFonts w:asciiTheme="minorHAnsi" w:hAnsiTheme="minorHAnsi" w:cs="Arial"/>
                <w:sz w:val="18"/>
                <w:szCs w:val="18"/>
              </w:rPr>
              <w:endnoteReference w:id="13"/>
            </w:r>
            <w:bookmarkEnd w:id="129"/>
          </w:p>
        </w:tc>
        <w:tc>
          <w:tcPr>
            <w:tcW w:w="856" w:type="pct"/>
          </w:tcPr>
          <w:p w14:paraId="656A767B"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Prevalence of serum retinol values of 0.70 µmol/l or</w:t>
            </w:r>
          </w:p>
          <w:p w14:paraId="40503416"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 xml:space="preserve">lower among children younger than six years of age, is used to define a deficient population. </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_Ref446326715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xiii</w:t>
            </w:r>
            <w:r w:rsidRPr="00541382">
              <w:rPr>
                <w:rFonts w:asciiTheme="minorHAnsi" w:hAnsiTheme="minorHAnsi"/>
                <w:sz w:val="18"/>
                <w:szCs w:val="18"/>
              </w:rPr>
              <w:fldChar w:fldCharType="end"/>
            </w:r>
          </w:p>
        </w:tc>
        <w:tc>
          <w:tcPr>
            <w:tcW w:w="1123" w:type="pct"/>
          </w:tcPr>
          <w:p w14:paraId="5FEAFCF1" w14:textId="77777777" w:rsidR="00541382" w:rsidRPr="00541382" w:rsidRDefault="00541382" w:rsidP="00EF2063">
            <w:pPr>
              <w:pStyle w:val="Lijstaline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Direct measure for health impact</w:t>
            </w:r>
          </w:p>
        </w:tc>
        <w:tc>
          <w:tcPr>
            <w:tcW w:w="1036" w:type="pct"/>
          </w:tcPr>
          <w:p w14:paraId="54F6984B" w14:textId="77777777" w:rsidR="00541382" w:rsidRPr="00541382" w:rsidRDefault="00541382" w:rsidP="00EF2063">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Usually only measured in children (a group that is more vulnerable to vitamin A deficiency)</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_Ref446326715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xiii</w:t>
            </w:r>
            <w:r w:rsidRPr="00541382">
              <w:rPr>
                <w:rFonts w:asciiTheme="minorHAnsi" w:hAnsiTheme="minorHAnsi"/>
                <w:sz w:val="18"/>
                <w:szCs w:val="18"/>
              </w:rPr>
              <w:fldChar w:fldCharType="end"/>
            </w:r>
          </w:p>
          <w:p w14:paraId="133D60EC"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Influenced by health conditions not directly related to food intake, such as helminths.</w:t>
            </w:r>
          </w:p>
        </w:tc>
      </w:tr>
      <w:tr w:rsidR="00541382" w:rsidRPr="00541382" w14:paraId="168D9D1E" w14:textId="77777777" w:rsidTr="00541382">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721" w:type="pct"/>
            <w:vMerge/>
          </w:tcPr>
          <w:p w14:paraId="293B5520" w14:textId="77777777" w:rsidR="00541382" w:rsidRPr="00541382" w:rsidRDefault="00541382" w:rsidP="00541382">
            <w:pPr>
              <w:rPr>
                <w:rFonts w:asciiTheme="minorHAnsi" w:hAnsiTheme="minorHAnsi"/>
                <w:b w:val="0"/>
                <w:bCs w:val="0"/>
                <w:sz w:val="18"/>
                <w:szCs w:val="18"/>
              </w:rPr>
            </w:pPr>
          </w:p>
        </w:tc>
        <w:tc>
          <w:tcPr>
            <w:tcW w:w="631" w:type="pct"/>
          </w:tcPr>
          <w:p w14:paraId="643D8749"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Iron deficiency</w:t>
            </w:r>
          </w:p>
        </w:tc>
        <w:tc>
          <w:tcPr>
            <w:tcW w:w="632" w:type="pct"/>
          </w:tcPr>
          <w:p w14:paraId="277BF37B"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Many different indicators for iron status available (serum iron, transferrin, plasma ferritin, TfR, blood Hb, free erythrocyte protoporphyrins and RBC characteristics)</w:t>
            </w:r>
            <w:bookmarkStart w:id="130" w:name="_Ref446326289"/>
            <w:r w:rsidRPr="00541382">
              <w:rPr>
                <w:rStyle w:val="Eindnootmarkering"/>
                <w:rFonts w:asciiTheme="minorHAnsi" w:hAnsiTheme="minorHAnsi" w:cs="Arial"/>
                <w:sz w:val="18"/>
                <w:szCs w:val="18"/>
              </w:rPr>
              <w:endnoteReference w:id="14"/>
            </w:r>
            <w:bookmarkEnd w:id="130"/>
            <w:r w:rsidRPr="00541382">
              <w:rPr>
                <w:rFonts w:asciiTheme="minorHAnsi" w:hAnsiTheme="minorHAnsi"/>
                <w:sz w:val="18"/>
                <w:szCs w:val="18"/>
              </w:rPr>
              <w:t xml:space="preserve"> </w:t>
            </w:r>
          </w:p>
        </w:tc>
        <w:tc>
          <w:tcPr>
            <w:tcW w:w="856" w:type="pct"/>
          </w:tcPr>
          <w:p w14:paraId="5938881A" w14:textId="77777777" w:rsidR="00541382" w:rsidRPr="00541382" w:rsidRDefault="00541382" w:rsidP="00541382">
            <w:p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Universal cut-off points available for all indicators</w:t>
            </w:r>
          </w:p>
        </w:tc>
        <w:tc>
          <w:tcPr>
            <w:tcW w:w="1123" w:type="pct"/>
          </w:tcPr>
          <w:p w14:paraId="68CA4627" w14:textId="77777777" w:rsidR="00541382" w:rsidRPr="00541382" w:rsidRDefault="00541382" w:rsidP="00EF2063">
            <w:pPr>
              <w:pStyle w:val="Lijstaline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Universally comparable and applicable to adult populations, can be adjusted for sex, age, physiological</w:t>
            </w:r>
          </w:p>
          <w:p w14:paraId="32F237E9"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status, and for populations living at different</w:t>
            </w:r>
          </w:p>
          <w:p w14:paraId="1157B526" w14:textId="77777777" w:rsidR="00541382" w:rsidRPr="00541382" w:rsidRDefault="00541382" w:rsidP="00541382">
            <w:pPr>
              <w:pStyle w:val="Lijstalinea"/>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altitudes above sea level.</w:t>
            </w:r>
          </w:p>
          <w:p w14:paraId="6CCD1B90" w14:textId="77777777" w:rsidR="00541382" w:rsidRPr="00541382" w:rsidRDefault="00541382" w:rsidP="00EF2063">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Direct measure for health impact</w:t>
            </w:r>
          </w:p>
        </w:tc>
        <w:tc>
          <w:tcPr>
            <w:tcW w:w="1036" w:type="pct"/>
          </w:tcPr>
          <w:p w14:paraId="13A75C53" w14:textId="77777777" w:rsidR="00541382" w:rsidRPr="00541382" w:rsidRDefault="00541382" w:rsidP="00EF2063">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Influenced by health conditions not directly related to food intake such as blood loss, infections etc.</w:t>
            </w:r>
            <w:r w:rsidRPr="00541382">
              <w:rPr>
                <w:rFonts w:asciiTheme="minorHAnsi" w:hAnsiTheme="minorHAnsi"/>
                <w:sz w:val="18"/>
                <w:szCs w:val="18"/>
              </w:rPr>
              <w:fldChar w:fldCharType="begin"/>
            </w:r>
            <w:r w:rsidRPr="00541382">
              <w:rPr>
                <w:rFonts w:asciiTheme="minorHAnsi" w:hAnsiTheme="minorHAnsi"/>
                <w:sz w:val="18"/>
                <w:szCs w:val="18"/>
              </w:rPr>
              <w:instrText xml:space="preserve"> NOTEREF _Ref446326289 \f \h  \* MERGEFORMAT </w:instrText>
            </w:r>
            <w:r w:rsidRPr="00541382">
              <w:rPr>
                <w:rFonts w:asciiTheme="minorHAnsi" w:hAnsiTheme="minorHAnsi"/>
                <w:sz w:val="18"/>
                <w:szCs w:val="18"/>
              </w:rPr>
            </w:r>
            <w:r w:rsidRPr="00541382">
              <w:rPr>
                <w:rFonts w:asciiTheme="minorHAnsi" w:hAnsiTheme="minorHAnsi"/>
                <w:sz w:val="18"/>
                <w:szCs w:val="18"/>
              </w:rPr>
              <w:fldChar w:fldCharType="separate"/>
            </w:r>
            <w:r w:rsidR="00891115" w:rsidRPr="00891115">
              <w:rPr>
                <w:rStyle w:val="Eindnootmarkering"/>
                <w:rFonts w:asciiTheme="minorHAnsi" w:hAnsiTheme="minorHAnsi" w:cs="Arial"/>
                <w:sz w:val="18"/>
                <w:szCs w:val="18"/>
              </w:rPr>
              <w:t>xiv</w:t>
            </w:r>
            <w:r w:rsidRPr="00541382">
              <w:rPr>
                <w:rFonts w:asciiTheme="minorHAnsi" w:hAnsiTheme="minorHAnsi"/>
                <w:sz w:val="18"/>
                <w:szCs w:val="18"/>
              </w:rPr>
              <w:fldChar w:fldCharType="end"/>
            </w:r>
          </w:p>
        </w:tc>
      </w:tr>
      <w:tr w:rsidR="00541382" w:rsidRPr="00541382" w14:paraId="6ABB9BFA" w14:textId="77777777" w:rsidTr="00541382">
        <w:trPr>
          <w:trHeight w:val="242"/>
        </w:trPr>
        <w:tc>
          <w:tcPr>
            <w:cnfStyle w:val="001000000000" w:firstRow="0" w:lastRow="0" w:firstColumn="1" w:lastColumn="0" w:oddVBand="0" w:evenVBand="0" w:oddHBand="0" w:evenHBand="0" w:firstRowFirstColumn="0" w:firstRowLastColumn="0" w:lastRowFirstColumn="0" w:lastRowLastColumn="0"/>
            <w:tcW w:w="721" w:type="pct"/>
            <w:vMerge/>
          </w:tcPr>
          <w:p w14:paraId="51D14DE1" w14:textId="77777777" w:rsidR="00541382" w:rsidRPr="00541382" w:rsidRDefault="00541382" w:rsidP="00541382">
            <w:pPr>
              <w:rPr>
                <w:rFonts w:asciiTheme="minorHAnsi" w:hAnsiTheme="minorHAnsi"/>
                <w:b w:val="0"/>
                <w:bCs w:val="0"/>
                <w:sz w:val="18"/>
                <w:szCs w:val="18"/>
              </w:rPr>
            </w:pPr>
          </w:p>
        </w:tc>
        <w:tc>
          <w:tcPr>
            <w:tcW w:w="631" w:type="pct"/>
          </w:tcPr>
          <w:p w14:paraId="65A5A39A"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18"/>
                <w:szCs w:val="18"/>
              </w:rPr>
            </w:pPr>
            <w:r w:rsidRPr="00541382">
              <w:rPr>
                <w:rFonts w:asciiTheme="minorHAnsi" w:hAnsiTheme="minorHAnsi"/>
                <w:b/>
                <w:bCs/>
                <w:sz w:val="18"/>
                <w:szCs w:val="18"/>
              </w:rPr>
              <w:t>Iodine deficiency</w:t>
            </w:r>
          </w:p>
        </w:tc>
        <w:tc>
          <w:tcPr>
            <w:tcW w:w="632" w:type="pct"/>
          </w:tcPr>
          <w:p w14:paraId="1E82363F"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Urinary iodine concentration</w:t>
            </w:r>
          </w:p>
        </w:tc>
        <w:tc>
          <w:tcPr>
            <w:tcW w:w="856" w:type="pct"/>
          </w:tcPr>
          <w:p w14:paraId="0467C690" w14:textId="77777777" w:rsidR="00541382" w:rsidRPr="00541382" w:rsidRDefault="00541382" w:rsidP="00541382">
            <w:p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1123" w:type="pct"/>
          </w:tcPr>
          <w:p w14:paraId="1C393438" w14:textId="77777777" w:rsidR="00541382" w:rsidRPr="00541382" w:rsidRDefault="00541382" w:rsidP="00EF2063">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Universally comparable and applicable to adult populations, can be adjusted for sex, age, physiological</w:t>
            </w:r>
          </w:p>
          <w:p w14:paraId="5994FAC5"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status, and for populations living at different</w:t>
            </w:r>
          </w:p>
          <w:p w14:paraId="43653AC6" w14:textId="77777777" w:rsidR="00541382" w:rsidRPr="00541382" w:rsidRDefault="00541382" w:rsidP="00541382">
            <w:pPr>
              <w:pStyle w:val="Lijstalinea"/>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altitudes above sea level.</w:t>
            </w:r>
          </w:p>
          <w:p w14:paraId="1D8C844A" w14:textId="77777777" w:rsidR="00541382" w:rsidRPr="00541382" w:rsidRDefault="00541382" w:rsidP="00EF2063">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r w:rsidRPr="00541382">
              <w:rPr>
                <w:rFonts w:asciiTheme="minorHAnsi" w:hAnsiTheme="minorHAnsi"/>
                <w:sz w:val="18"/>
                <w:szCs w:val="18"/>
              </w:rPr>
              <w:t>Direct measure for health impact</w:t>
            </w:r>
          </w:p>
        </w:tc>
        <w:tc>
          <w:tcPr>
            <w:tcW w:w="1036" w:type="pct"/>
          </w:tcPr>
          <w:p w14:paraId="32BBD3DD" w14:textId="77777777" w:rsidR="00541382" w:rsidRPr="00891115" w:rsidRDefault="00541382" w:rsidP="00891115">
            <w:pPr>
              <w:ind w:left="360"/>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14:paraId="3A5BA5BB" w14:textId="77777777" w:rsidR="00EF2063" w:rsidRPr="00971E37" w:rsidRDefault="00EF2063" w:rsidP="00EF2063">
      <w:pPr>
        <w:rPr>
          <w:sz w:val="14"/>
          <w:szCs w:val="14"/>
        </w:rPr>
      </w:pPr>
    </w:p>
    <w:p w14:paraId="68F1BD97" w14:textId="77777777" w:rsidR="00EF2063" w:rsidRPr="00891115" w:rsidRDefault="00EF2063" w:rsidP="00EF2063">
      <w:pPr>
        <w:rPr>
          <w:rFonts w:asciiTheme="minorHAnsi" w:hAnsiTheme="minorHAnsi"/>
          <w:b/>
          <w:bCs/>
          <w:color w:val="FFFFFF"/>
          <w:sz w:val="14"/>
          <w:szCs w:val="14"/>
        </w:rPr>
      </w:pPr>
    </w:p>
    <w:p w14:paraId="1D032EB6" w14:textId="77777777" w:rsidR="00541382" w:rsidRPr="00891115" w:rsidRDefault="00541382" w:rsidP="00541382">
      <w:pPr>
        <w:rPr>
          <w:rFonts w:asciiTheme="minorHAnsi" w:hAnsiTheme="minorHAnsi"/>
        </w:rPr>
      </w:pPr>
      <w:r w:rsidRPr="00891115">
        <w:rPr>
          <w:rFonts w:asciiTheme="minorHAnsi" w:hAnsiTheme="minorHAnsi"/>
        </w:rPr>
        <w:t xml:space="preserve"> </w:t>
      </w:r>
      <w:r w:rsidRPr="00891115">
        <w:rPr>
          <w:rFonts w:asciiTheme="minorHAnsi" w:hAnsiTheme="minorHAnsi"/>
          <w:vertAlign w:val="superscript"/>
        </w:rPr>
        <w:t xml:space="preserve">I </w:t>
      </w:r>
      <w:r w:rsidRPr="00891115">
        <w:rPr>
          <w:rFonts w:asciiTheme="minorHAnsi" w:hAnsiTheme="minorHAnsi"/>
        </w:rPr>
        <w:t>ILO Microdata Repository. (2015). Tanzania - National Household Budget Survey, Study Description. Retrieved February 5, 2016, from http://www.ilo.org/surveydata/index.php/catalog/508/study-description</w:t>
      </w:r>
    </w:p>
    <w:p w14:paraId="1E23C254" w14:textId="77777777" w:rsidR="00541382" w:rsidRPr="00891115" w:rsidRDefault="00541382" w:rsidP="00541382">
      <w:pPr>
        <w:rPr>
          <w:rFonts w:asciiTheme="minorHAnsi" w:hAnsiTheme="minorHAnsi"/>
        </w:rPr>
      </w:pPr>
      <w:r w:rsidRPr="00891115">
        <w:rPr>
          <w:rFonts w:asciiTheme="minorHAnsi" w:hAnsiTheme="minorHAnsi"/>
        </w:rPr>
        <w:t xml:space="preserve">  ii Frongillo, E. A., Tofail, F., Hamadani, J. D., Warren, A. M., &amp; Mehrin, S. F. (2014). Measures and indicators for assessing impact of interventions integrating nutrition, health, and early childhood development: Measures and indicators for assessing impact. Annals of the New York Academy of Sciences, 1308(1), 68–88. http://doi.org/10.1111/nyas.12319</w:t>
      </w:r>
    </w:p>
    <w:p w14:paraId="5CE2CB8F" w14:textId="77777777" w:rsidR="00541382" w:rsidRPr="00891115" w:rsidRDefault="00541382" w:rsidP="00541382">
      <w:pPr>
        <w:rPr>
          <w:rFonts w:asciiTheme="minorHAnsi" w:hAnsiTheme="minorHAnsi"/>
        </w:rPr>
      </w:pPr>
      <w:r w:rsidRPr="00891115">
        <w:rPr>
          <w:rFonts w:asciiTheme="minorHAnsi" w:hAnsiTheme="minorHAnsi"/>
        </w:rPr>
        <w:lastRenderedPageBreak/>
        <w:t xml:space="preserve">  </w:t>
      </w:r>
      <w:r w:rsidRPr="00113631">
        <w:rPr>
          <w:rFonts w:asciiTheme="minorHAnsi" w:hAnsiTheme="minorHAnsi"/>
          <w:lang w:val="es-BO"/>
          <w:rPrChange w:id="131" w:author="Berg, Marrit van den" w:date="2016-08-22T10:43:00Z">
            <w:rPr>
              <w:rFonts w:asciiTheme="minorHAnsi" w:hAnsiTheme="minorHAnsi"/>
            </w:rPr>
          </w:rPrChange>
        </w:rPr>
        <w:t xml:space="preserve">iii Steyn, N., Nel, J., Nantel, G., Kennedy, G., &amp; Labadarios, D. (2006). </w:t>
      </w:r>
      <w:r w:rsidRPr="00891115">
        <w:rPr>
          <w:rFonts w:asciiTheme="minorHAnsi" w:hAnsiTheme="minorHAnsi"/>
        </w:rPr>
        <w:t>Food variety and dietary diversity scores in children: are they good indicators of dietary adequacy? Public Health Nutrition, 9(05). http://doi.org/10.1079/PHN2005912</w:t>
      </w:r>
    </w:p>
    <w:p w14:paraId="03A80BE3" w14:textId="77777777" w:rsidR="00541382" w:rsidRPr="00891115" w:rsidRDefault="00541382" w:rsidP="00541382">
      <w:pPr>
        <w:rPr>
          <w:rFonts w:asciiTheme="minorHAnsi" w:hAnsiTheme="minorHAnsi"/>
        </w:rPr>
      </w:pPr>
      <w:r w:rsidRPr="00891115">
        <w:rPr>
          <w:rFonts w:asciiTheme="minorHAnsi" w:hAnsiTheme="minorHAnsi"/>
        </w:rPr>
        <w:t xml:space="preserve">  iv Shiferaw, B., Kassie, M., Jaleta, M., &amp; Yirga, C. (2014). Adoption of improved wheat varieties and impacts on household food security in Ethiopia. Food Policy, 44, 272–284. http://doi.org/10.1016/j.foodpol.2013.09.012</w:t>
      </w:r>
    </w:p>
    <w:p w14:paraId="60DCBC42" w14:textId="77777777" w:rsidR="00541382" w:rsidRPr="00891115" w:rsidRDefault="00541382" w:rsidP="00541382">
      <w:pPr>
        <w:rPr>
          <w:rFonts w:asciiTheme="minorHAnsi" w:hAnsiTheme="minorHAnsi"/>
        </w:rPr>
      </w:pPr>
      <w:r w:rsidRPr="00891115">
        <w:rPr>
          <w:rFonts w:asciiTheme="minorHAnsi" w:hAnsiTheme="minorHAnsi"/>
        </w:rPr>
        <w:t xml:space="preserve">  v Maxwell, D., Vaitla, B., &amp; Coates, J. (2014). How do indicators of household food insecurity measure up? An empirical comparison from Ethiopia. Food Policy, 47, 107–116. http://doi.org/10.1016/j.foodpol.2014.04.003</w:t>
      </w:r>
    </w:p>
    <w:p w14:paraId="0F2F240B" w14:textId="77777777" w:rsidR="00541382" w:rsidRPr="00891115" w:rsidRDefault="00541382" w:rsidP="00541382">
      <w:pPr>
        <w:rPr>
          <w:rFonts w:asciiTheme="minorHAnsi" w:hAnsiTheme="minorHAnsi"/>
        </w:rPr>
      </w:pPr>
      <w:r w:rsidRPr="00891115">
        <w:rPr>
          <w:rFonts w:asciiTheme="minorHAnsi" w:hAnsiTheme="minorHAnsi"/>
        </w:rPr>
        <w:t xml:space="preserve">  vi Radimer, K. L., Olson, C. M., Greene, J. C., Campbell, C. C., &amp; Habicht, J.-P. (1992). Understanding hunger and developing indicators to assess it in women and children. Journal of Nutrition Education, 24(1), 36S–44S. http://doi.org/10.1016/S0022-3182(12)80137-3</w:t>
      </w:r>
    </w:p>
    <w:p w14:paraId="1E867B56" w14:textId="77777777" w:rsidR="00541382" w:rsidRPr="00891115" w:rsidRDefault="00541382" w:rsidP="00541382">
      <w:pPr>
        <w:rPr>
          <w:rFonts w:asciiTheme="minorHAnsi" w:hAnsiTheme="minorHAnsi"/>
        </w:rPr>
      </w:pPr>
      <w:r w:rsidRPr="00891115">
        <w:rPr>
          <w:rFonts w:asciiTheme="minorHAnsi" w:hAnsiTheme="minorHAnsi"/>
        </w:rPr>
        <w:t xml:space="preserve">  vii Jones, A. D., Ngure, F. M., Pelto, G., &amp; Young, S. L. (2013). What Are We Assessing When We Measure Food Security? A Compendium and Review of Current Metrics. Advances in Nutrition: An International Review Journal, 4(5), 481–505. http://doi.org/10.3945/an.113.004119</w:t>
      </w:r>
    </w:p>
    <w:p w14:paraId="283654B5" w14:textId="77777777" w:rsidR="00541382" w:rsidRPr="00891115" w:rsidRDefault="00541382" w:rsidP="00541382">
      <w:pPr>
        <w:rPr>
          <w:rFonts w:asciiTheme="minorHAnsi" w:hAnsiTheme="minorHAnsi"/>
        </w:rPr>
      </w:pPr>
      <w:r w:rsidRPr="00891115">
        <w:rPr>
          <w:rFonts w:asciiTheme="minorHAnsi" w:hAnsiTheme="minorHAnsi"/>
        </w:rPr>
        <w:t xml:space="preserve">  viii Ballard, T., Coates, J., Swindale, A., &amp; Deitchler, M. (2011). Household hunger scale: indicator definition and measurement guide. Food and Nutrition Technical Assistance (FANTA), 2. Retrieved from http://www.fantaproject.org/sites/default/files/resources/HHS-Indicator-Guide-Aug2011.pdf</w:t>
      </w:r>
    </w:p>
    <w:p w14:paraId="475C5BA6" w14:textId="77777777" w:rsidR="00541382" w:rsidRPr="00891115" w:rsidRDefault="00541382" w:rsidP="00541382">
      <w:pPr>
        <w:rPr>
          <w:rFonts w:asciiTheme="minorHAnsi" w:hAnsiTheme="minorHAnsi"/>
        </w:rPr>
      </w:pPr>
      <w:r w:rsidRPr="00891115">
        <w:rPr>
          <w:rFonts w:asciiTheme="minorHAnsi" w:hAnsiTheme="minorHAnsi"/>
        </w:rPr>
        <w:t xml:space="preserve">  ix Maxwell, D., Ahiadeke, C., Levin, C., Armar-Klemesu, M., Zakariah, S., &amp; Lamptey, G. M. (1999). Alternative food-security indicators: revisiting the frequency and severity of `coping strategies’. Food Policy, 24(4), 411–429. http://doi.org/10.1016/S0306-9192(99)00051-2</w:t>
      </w:r>
    </w:p>
    <w:p w14:paraId="3D34DC7A" w14:textId="77777777" w:rsidR="00541382" w:rsidRPr="00891115" w:rsidRDefault="00541382" w:rsidP="00541382">
      <w:pPr>
        <w:rPr>
          <w:rFonts w:asciiTheme="minorHAnsi" w:hAnsiTheme="minorHAnsi"/>
        </w:rPr>
      </w:pPr>
      <w:r w:rsidRPr="00891115">
        <w:rPr>
          <w:rFonts w:asciiTheme="minorHAnsi" w:hAnsiTheme="minorHAnsi"/>
        </w:rPr>
        <w:t xml:space="preserve">  x de Haen, H., Klasen, S., &amp; Qaim, M. (2011). What do we really know? Metrics for food insecurity and undernutrition. Food Policy, 36(6), 760–769. http://doi.org/10.1016/j.foodpol.2011.08.003</w:t>
      </w:r>
    </w:p>
    <w:p w14:paraId="2FFB00C0" w14:textId="77777777" w:rsidR="00541382" w:rsidRPr="00891115" w:rsidRDefault="00541382" w:rsidP="00541382">
      <w:pPr>
        <w:rPr>
          <w:rFonts w:asciiTheme="minorHAnsi" w:hAnsiTheme="minorHAnsi"/>
        </w:rPr>
      </w:pPr>
      <w:r w:rsidRPr="00891115">
        <w:rPr>
          <w:rFonts w:asciiTheme="minorHAnsi" w:hAnsiTheme="minorHAnsi"/>
        </w:rPr>
        <w:t xml:space="preserve">  xi Gibson, R. (2002). Determining nutritional status. In Essentials of Human Nutrition (2nd ed., Vol. 26, pp. 467–500). Oxford  University Press. Retrieved from http://ssu.ac.ir/cms/fileadmin/user_upload/Mtahghighat/taghzie_imani/book/Essentials%20of%20Human%20Nutrition.pdf#page=488</w:t>
      </w:r>
    </w:p>
    <w:p w14:paraId="4B5883B7" w14:textId="77777777" w:rsidR="00541382" w:rsidRPr="00891115" w:rsidRDefault="00541382" w:rsidP="00541382">
      <w:pPr>
        <w:rPr>
          <w:rFonts w:asciiTheme="minorHAnsi" w:hAnsiTheme="minorHAnsi"/>
        </w:rPr>
      </w:pPr>
      <w:r w:rsidRPr="00891115">
        <w:rPr>
          <w:rFonts w:asciiTheme="minorHAnsi" w:hAnsiTheme="minorHAnsi"/>
        </w:rPr>
        <w:t xml:space="preserve">  xii Tang, A., Dong, K., Deitchler, M., Chung, M., Maalouf-Manasseh, Z., Tumilowicz, A., &amp; Wanke, C. (2013). Use of Cutoffs for Mid-Upper Arm Circumference (MUAC) as an Indicator or Predictor of Nutritional and HealthRelated Outcomes in Adolescents and Adults: A Systematic Review (Washington, DC: FHI 360/FANTA.).</w:t>
      </w:r>
    </w:p>
    <w:p w14:paraId="1DC1E5A4" w14:textId="77777777" w:rsidR="00541382" w:rsidRPr="00891115" w:rsidRDefault="00541382" w:rsidP="00541382">
      <w:pPr>
        <w:rPr>
          <w:rFonts w:asciiTheme="minorHAnsi" w:hAnsiTheme="minorHAnsi"/>
        </w:rPr>
      </w:pPr>
      <w:r w:rsidRPr="00891115">
        <w:rPr>
          <w:rFonts w:asciiTheme="minorHAnsi" w:hAnsiTheme="minorHAnsi"/>
        </w:rPr>
        <w:t xml:space="preserve">  xii WHO. (2011). Serum retinol concentrations for determining the prevalence of vitamin A deficiency in populations. (VMNIS | Vitamin and Mineral Nutrition Information System No. 11.3). Geneva: World Health Organisation. Retrieved from http://www.who.int/vmnis/indicators/retinol.pdf</w:t>
      </w:r>
    </w:p>
    <w:p w14:paraId="3293761B" w14:textId="77777777" w:rsidR="00EF2063" w:rsidRPr="00891115" w:rsidRDefault="00541382" w:rsidP="00EF2063">
      <w:pPr>
        <w:rPr>
          <w:rFonts w:asciiTheme="minorHAnsi" w:hAnsiTheme="minorHAnsi"/>
        </w:rPr>
        <w:sectPr w:rsidR="00EF2063" w:rsidRPr="00891115" w:rsidSect="00EF2063">
          <w:pgSz w:w="16838" w:h="11906" w:orient="landscape"/>
          <w:pgMar w:top="1418" w:right="1418" w:bottom="1418" w:left="1418" w:header="709" w:footer="709" w:gutter="0"/>
          <w:cols w:space="708"/>
          <w:docGrid w:linePitch="360"/>
        </w:sectPr>
      </w:pPr>
      <w:r w:rsidRPr="00891115">
        <w:rPr>
          <w:rFonts w:asciiTheme="minorHAnsi" w:hAnsiTheme="minorHAnsi"/>
        </w:rPr>
        <w:t xml:space="preserve">  xiv Morón, C., &amp; Viteri, F. E. (2009). Update on common indicators of nutritional status: food access, food consumption, and biochemical measures of iron and anemia. Nutrition Reviews, 67, S31–S35. http://doi.org/10.1111/j.1753-4887.2009.00156.x</w:t>
      </w:r>
    </w:p>
    <w:p w14:paraId="5E26C61E" w14:textId="77777777" w:rsidR="003C5F10" w:rsidRPr="00FA10F2" w:rsidRDefault="003C5F10" w:rsidP="006557F9">
      <w:pPr>
        <w:pStyle w:val="Kop1"/>
        <w:rPr>
          <w:lang w:bidi="ar-SA"/>
        </w:rPr>
      </w:pPr>
      <w:bookmarkStart w:id="132" w:name="_Toc459598224"/>
      <w:r>
        <w:lastRenderedPageBreak/>
        <w:t>ANNEX</w:t>
      </w:r>
      <w:r w:rsidRPr="00DE1C7C">
        <w:t xml:space="preserve"> 2</w:t>
      </w:r>
      <w:r w:rsidR="00492853">
        <w:t xml:space="preserve"> Food security indicator</w:t>
      </w:r>
      <w:r w:rsidR="00891115">
        <w:t xml:space="preserve"> construction</w:t>
      </w:r>
      <w:bookmarkEnd w:id="132"/>
    </w:p>
    <w:p w14:paraId="108B64B6" w14:textId="77777777" w:rsidR="003C5F10" w:rsidRDefault="003C5F10" w:rsidP="006557F9">
      <w:pPr>
        <w:pStyle w:val="Kop4"/>
        <w:rPr>
          <w:lang w:bidi="ar-SA"/>
        </w:rPr>
      </w:pPr>
      <w:r>
        <w:rPr>
          <w:lang w:bidi="ar-SA"/>
        </w:rPr>
        <w:t xml:space="preserve">Dietary Diversity Score and Food Variety </w:t>
      </w:r>
      <w:r w:rsidRPr="006557F9">
        <w:t>Score</w:t>
      </w:r>
    </w:p>
    <w:p w14:paraId="4EA35E9A" w14:textId="77777777" w:rsidR="003C5F10" w:rsidRPr="00A86794" w:rsidRDefault="003C5F10" w:rsidP="003C5F10">
      <w:pPr>
        <w:spacing w:line="360" w:lineRule="auto"/>
        <w:jc w:val="both"/>
        <w:rPr>
          <w:rFonts w:asciiTheme="minorHAnsi" w:hAnsiTheme="minorHAnsi"/>
          <w:lang w:bidi="ar-SA"/>
        </w:rPr>
      </w:pPr>
      <w:r w:rsidRPr="00A86794">
        <w:rPr>
          <w:rFonts w:asciiTheme="minorHAnsi" w:hAnsiTheme="minorHAnsi"/>
          <w:lang w:bidi="ar-SA"/>
        </w:rPr>
        <w:t xml:space="preserve">All three waves of the NPS LSMS ISA survey include the following question: </w:t>
      </w:r>
    </w:p>
    <w:p w14:paraId="6C711488" w14:textId="77777777" w:rsidR="003C5F10" w:rsidRPr="00861B6B" w:rsidRDefault="003C5F10" w:rsidP="003C5F10">
      <w:pPr>
        <w:pStyle w:val="Lijstalinea"/>
        <w:numPr>
          <w:ilvl w:val="0"/>
          <w:numId w:val="12"/>
        </w:numPr>
        <w:spacing w:line="360" w:lineRule="auto"/>
        <w:jc w:val="both"/>
        <w:rPr>
          <w:rFonts w:asciiTheme="minorHAnsi" w:hAnsiTheme="minorHAnsi"/>
          <w:lang w:bidi="ar-SA"/>
        </w:rPr>
      </w:pPr>
      <w:r w:rsidRPr="00861B6B">
        <w:rPr>
          <w:rFonts w:asciiTheme="minorHAnsi" w:hAnsiTheme="minorHAnsi"/>
          <w:lang w:bidi="ar-SA"/>
        </w:rPr>
        <w:t>Within the past 7 days, did the members of this household eat/drink any [. . .] within the</w:t>
      </w:r>
      <w:r>
        <w:rPr>
          <w:rFonts w:asciiTheme="minorHAnsi" w:hAnsiTheme="minorHAnsi"/>
          <w:lang w:bidi="ar-SA"/>
        </w:rPr>
        <w:t xml:space="preserve"> </w:t>
      </w:r>
      <w:r w:rsidRPr="00861B6B">
        <w:rPr>
          <w:rFonts w:asciiTheme="minorHAnsi" w:hAnsiTheme="minorHAnsi"/>
          <w:lang w:bidi="ar-SA"/>
        </w:rPr>
        <w:t xml:space="preserve">household? </w:t>
      </w:r>
    </w:p>
    <w:p w14:paraId="492D9666" w14:textId="77777777" w:rsidR="003C5F10" w:rsidRDefault="003C5F10" w:rsidP="003C5F10">
      <w:pPr>
        <w:spacing w:line="360" w:lineRule="auto"/>
        <w:jc w:val="both"/>
        <w:rPr>
          <w:rFonts w:asciiTheme="minorHAnsi" w:hAnsiTheme="minorHAnsi"/>
          <w:lang w:bidi="ar-SA"/>
        </w:rPr>
      </w:pPr>
      <w:r w:rsidRPr="00A86794">
        <w:rPr>
          <w:rFonts w:asciiTheme="minorHAnsi" w:hAnsiTheme="minorHAnsi"/>
          <w:lang w:bidi="ar-SA"/>
        </w:rPr>
        <w:t>A list with 59 food items is presented, and each households answers for each item yes or no. We have arranged all these items into a total of 12 food groups: Cereals, roots and tubers, vegetables, pulses and nuts, fruits, meat, eggs, fish and seafood, oils and fats, sugar and condiments. Which item belongs to</w:t>
      </w:r>
      <w:r w:rsidR="00891115">
        <w:rPr>
          <w:rFonts w:asciiTheme="minorHAnsi" w:hAnsiTheme="minorHAnsi"/>
          <w:lang w:bidi="ar-SA"/>
        </w:rPr>
        <w:t xml:space="preserve"> which group is shown in table 22</w:t>
      </w:r>
      <w:r w:rsidRPr="00A86794">
        <w:rPr>
          <w:rFonts w:asciiTheme="minorHAnsi" w:hAnsiTheme="minorHAnsi"/>
          <w:lang w:bidi="ar-SA"/>
        </w:rPr>
        <w:t xml:space="preserve"> below. If a household consumes in one week anything that belongs to a food group, the score for that group is 1, if not the score is 0. The dietary diversity score ranges from 1 (all items consumed belong to the same group) to 12 (household consumes at least one item from each food group). </w:t>
      </w:r>
      <w:r>
        <w:rPr>
          <w:rFonts w:asciiTheme="minorHAnsi" w:hAnsiTheme="minorHAnsi"/>
          <w:lang w:bidi="ar-SA"/>
        </w:rPr>
        <w:t xml:space="preserve">The food variety score is based on the same question, but not the score is summarised into groups. The food variety score is simply a count of all food items consumed, and ranges from 0 to 59. </w:t>
      </w:r>
    </w:p>
    <w:p w14:paraId="74EF9D98" w14:textId="77777777" w:rsidR="003C5F10" w:rsidRPr="00DE1C7C" w:rsidRDefault="00541382" w:rsidP="003C5F10">
      <w:pPr>
        <w:pStyle w:val="Bijschrift"/>
        <w:rPr>
          <w:lang w:bidi="ar-SA"/>
        </w:rPr>
      </w:pPr>
      <w:r>
        <w:rPr>
          <w:lang w:bidi="ar-SA"/>
        </w:rPr>
        <w:t>Table 22 Dietary diversity score</w:t>
      </w:r>
    </w:p>
    <w:tbl>
      <w:tblPr>
        <w:tblStyle w:val="Tabelraster"/>
        <w:tblW w:w="7338" w:type="dxa"/>
        <w:tblBorders>
          <w:left w:val="none" w:sz="0" w:space="0" w:color="auto"/>
          <w:right w:val="none" w:sz="0" w:space="0" w:color="auto"/>
          <w:insideV w:val="none" w:sz="0" w:space="0" w:color="auto"/>
        </w:tblBorders>
        <w:tblLook w:val="04A0" w:firstRow="1" w:lastRow="0" w:firstColumn="1" w:lastColumn="0" w:noHBand="0" w:noVBand="1"/>
      </w:tblPr>
      <w:tblGrid>
        <w:gridCol w:w="2660"/>
        <w:gridCol w:w="4678"/>
      </w:tblGrid>
      <w:tr w:rsidR="003C5F10" w:rsidRPr="00837A72" w14:paraId="1C353EE5" w14:textId="77777777" w:rsidTr="003C1794">
        <w:trPr>
          <w:trHeight w:val="205"/>
        </w:trPr>
        <w:tc>
          <w:tcPr>
            <w:tcW w:w="2660" w:type="dxa"/>
          </w:tcPr>
          <w:p w14:paraId="277DC88E" w14:textId="77777777" w:rsidR="003C5F10" w:rsidRPr="00837A72" w:rsidRDefault="003C5F10" w:rsidP="003C1794">
            <w:pPr>
              <w:rPr>
                <w:rFonts w:asciiTheme="minorHAnsi" w:hAnsiTheme="minorHAnsi"/>
                <w:b/>
                <w:bCs/>
                <w:sz w:val="20"/>
                <w:szCs w:val="20"/>
              </w:rPr>
            </w:pPr>
            <w:r w:rsidRPr="00837A72">
              <w:rPr>
                <w:rFonts w:asciiTheme="minorHAnsi" w:hAnsiTheme="minorHAnsi"/>
                <w:sz w:val="20"/>
                <w:szCs w:val="20"/>
              </w:rPr>
              <w:t>Food Group</w:t>
            </w:r>
          </w:p>
        </w:tc>
        <w:tc>
          <w:tcPr>
            <w:tcW w:w="4678" w:type="dxa"/>
          </w:tcPr>
          <w:p w14:paraId="1F83BEA3" w14:textId="77777777" w:rsidR="003C5F10" w:rsidRPr="00837A72" w:rsidRDefault="003C5F10" w:rsidP="003C1794">
            <w:pPr>
              <w:rPr>
                <w:rFonts w:asciiTheme="minorHAnsi" w:hAnsiTheme="minorHAnsi"/>
                <w:b/>
                <w:bCs/>
                <w:sz w:val="20"/>
                <w:szCs w:val="20"/>
              </w:rPr>
            </w:pPr>
            <w:r w:rsidRPr="00837A72">
              <w:rPr>
                <w:rFonts w:asciiTheme="minorHAnsi" w:hAnsiTheme="minorHAnsi"/>
                <w:sz w:val="20"/>
                <w:szCs w:val="20"/>
              </w:rPr>
              <w:t>Food Item</w:t>
            </w:r>
          </w:p>
        </w:tc>
      </w:tr>
      <w:tr w:rsidR="003C5F10" w:rsidRPr="00837A72" w14:paraId="429D768D" w14:textId="77777777" w:rsidTr="003C1794">
        <w:trPr>
          <w:trHeight w:val="205"/>
        </w:trPr>
        <w:tc>
          <w:tcPr>
            <w:tcW w:w="2660" w:type="dxa"/>
            <w:vMerge w:val="restart"/>
          </w:tcPr>
          <w:p w14:paraId="41BA9C33"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Cereals</w:t>
            </w:r>
          </w:p>
        </w:tc>
        <w:tc>
          <w:tcPr>
            <w:tcW w:w="4678" w:type="dxa"/>
          </w:tcPr>
          <w:p w14:paraId="2F073588"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Rice (paddy)</w:t>
            </w:r>
          </w:p>
        </w:tc>
      </w:tr>
      <w:tr w:rsidR="003C5F10" w:rsidRPr="00837A72" w14:paraId="0D97116C" w14:textId="77777777" w:rsidTr="003C1794">
        <w:trPr>
          <w:trHeight w:val="205"/>
        </w:trPr>
        <w:tc>
          <w:tcPr>
            <w:tcW w:w="2660" w:type="dxa"/>
            <w:vMerge/>
          </w:tcPr>
          <w:p w14:paraId="2DD9D864"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194F2DA7"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Rice (husked)</w:t>
            </w:r>
          </w:p>
        </w:tc>
      </w:tr>
      <w:tr w:rsidR="003C5F10" w:rsidRPr="00837A72" w14:paraId="58B94ECF" w14:textId="77777777" w:rsidTr="003C1794">
        <w:trPr>
          <w:trHeight w:val="205"/>
        </w:trPr>
        <w:tc>
          <w:tcPr>
            <w:tcW w:w="2660" w:type="dxa"/>
            <w:vMerge/>
          </w:tcPr>
          <w:p w14:paraId="77842716"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23DC6271"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Maize (green, cob)</w:t>
            </w:r>
          </w:p>
        </w:tc>
      </w:tr>
      <w:tr w:rsidR="003C5F10" w:rsidRPr="00837A72" w14:paraId="251653B7" w14:textId="77777777" w:rsidTr="003C1794">
        <w:trPr>
          <w:trHeight w:val="205"/>
        </w:trPr>
        <w:tc>
          <w:tcPr>
            <w:tcW w:w="2660" w:type="dxa"/>
            <w:vMerge/>
          </w:tcPr>
          <w:p w14:paraId="58113928"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27CAAB32"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Maize (grain)</w:t>
            </w:r>
          </w:p>
        </w:tc>
      </w:tr>
      <w:tr w:rsidR="003C5F10" w:rsidRPr="00837A72" w14:paraId="2D01C71E" w14:textId="77777777" w:rsidTr="003C1794">
        <w:trPr>
          <w:trHeight w:val="205"/>
        </w:trPr>
        <w:tc>
          <w:tcPr>
            <w:tcW w:w="2660" w:type="dxa"/>
            <w:vMerge/>
          </w:tcPr>
          <w:p w14:paraId="64964FF2"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7585E727"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Maize(flour)</w:t>
            </w:r>
          </w:p>
        </w:tc>
      </w:tr>
      <w:tr w:rsidR="003C5F10" w:rsidRPr="00837A72" w14:paraId="2653587D" w14:textId="77777777" w:rsidTr="003C1794">
        <w:trPr>
          <w:trHeight w:val="205"/>
        </w:trPr>
        <w:tc>
          <w:tcPr>
            <w:tcW w:w="2660" w:type="dxa"/>
            <w:vMerge/>
          </w:tcPr>
          <w:p w14:paraId="38409ECB"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2218A3DF"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Millet and Sorghum (grain)</w:t>
            </w:r>
          </w:p>
        </w:tc>
      </w:tr>
      <w:tr w:rsidR="003C5F10" w:rsidRPr="00837A72" w14:paraId="068B1728" w14:textId="77777777" w:rsidTr="003C1794">
        <w:trPr>
          <w:trHeight w:val="205"/>
        </w:trPr>
        <w:tc>
          <w:tcPr>
            <w:tcW w:w="2660" w:type="dxa"/>
            <w:vMerge/>
          </w:tcPr>
          <w:p w14:paraId="667668E8"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67A380A5"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Millet and Sorghum (flour)</w:t>
            </w:r>
          </w:p>
        </w:tc>
      </w:tr>
      <w:tr w:rsidR="003C5F10" w:rsidRPr="00837A72" w14:paraId="609AF7A1" w14:textId="77777777" w:rsidTr="003C1794">
        <w:trPr>
          <w:trHeight w:val="205"/>
        </w:trPr>
        <w:tc>
          <w:tcPr>
            <w:tcW w:w="2660" w:type="dxa"/>
            <w:vMerge/>
          </w:tcPr>
          <w:p w14:paraId="21040B83"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333A59FC"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Wheat, barley and other cereals</w:t>
            </w:r>
          </w:p>
        </w:tc>
      </w:tr>
      <w:tr w:rsidR="003C5F10" w:rsidRPr="00837A72" w14:paraId="19083DBB" w14:textId="77777777" w:rsidTr="003C1794">
        <w:trPr>
          <w:trHeight w:val="205"/>
        </w:trPr>
        <w:tc>
          <w:tcPr>
            <w:tcW w:w="2660" w:type="dxa"/>
            <w:vMerge/>
          </w:tcPr>
          <w:p w14:paraId="341AC896"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028DE7F4"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Bread</w:t>
            </w:r>
          </w:p>
        </w:tc>
      </w:tr>
      <w:tr w:rsidR="003C5F10" w:rsidRPr="00837A72" w14:paraId="7C732718" w14:textId="77777777" w:rsidTr="003C1794">
        <w:trPr>
          <w:trHeight w:val="205"/>
        </w:trPr>
        <w:tc>
          <w:tcPr>
            <w:tcW w:w="2660" w:type="dxa"/>
            <w:vMerge/>
          </w:tcPr>
          <w:p w14:paraId="6C34EA5A"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450F711C"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Buns, cakes and biscuits</w:t>
            </w:r>
          </w:p>
        </w:tc>
      </w:tr>
      <w:tr w:rsidR="003C5F10" w:rsidRPr="00837A72" w14:paraId="5D80B685" w14:textId="77777777" w:rsidTr="003C1794">
        <w:trPr>
          <w:trHeight w:val="205"/>
        </w:trPr>
        <w:tc>
          <w:tcPr>
            <w:tcW w:w="2660" w:type="dxa"/>
            <w:vMerge/>
          </w:tcPr>
          <w:p w14:paraId="68AFC172"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399D2AD3"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Macaroni and spaghetti</w:t>
            </w:r>
          </w:p>
        </w:tc>
      </w:tr>
      <w:tr w:rsidR="003C5F10" w:rsidRPr="00837A72" w14:paraId="2A70B551" w14:textId="77777777" w:rsidTr="003C1794">
        <w:trPr>
          <w:trHeight w:val="205"/>
        </w:trPr>
        <w:tc>
          <w:tcPr>
            <w:tcW w:w="2660" w:type="dxa"/>
            <w:vMerge/>
          </w:tcPr>
          <w:p w14:paraId="2DE6EC4D"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0F04139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Other cereal products</w:t>
            </w:r>
          </w:p>
        </w:tc>
      </w:tr>
      <w:tr w:rsidR="003C5F10" w:rsidRPr="00837A72" w14:paraId="3515D65D" w14:textId="77777777" w:rsidTr="003C1794">
        <w:trPr>
          <w:trHeight w:val="35"/>
        </w:trPr>
        <w:tc>
          <w:tcPr>
            <w:tcW w:w="2660" w:type="dxa"/>
            <w:vMerge w:val="restart"/>
          </w:tcPr>
          <w:p w14:paraId="40E8AB02"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Roots and Tubers</w:t>
            </w:r>
          </w:p>
        </w:tc>
        <w:tc>
          <w:tcPr>
            <w:tcW w:w="4678" w:type="dxa"/>
          </w:tcPr>
          <w:p w14:paraId="38F5499D"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Cassava fresh</w:t>
            </w:r>
          </w:p>
        </w:tc>
      </w:tr>
      <w:tr w:rsidR="003C5F10" w:rsidRPr="00837A72" w14:paraId="481CDF01" w14:textId="77777777" w:rsidTr="003C1794">
        <w:trPr>
          <w:trHeight w:val="35"/>
        </w:trPr>
        <w:tc>
          <w:tcPr>
            <w:tcW w:w="2660" w:type="dxa"/>
            <w:vMerge/>
          </w:tcPr>
          <w:p w14:paraId="21CD8ED2"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65ECCA61"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Sweet potatoes</w:t>
            </w:r>
          </w:p>
        </w:tc>
      </w:tr>
      <w:tr w:rsidR="003C5F10" w:rsidRPr="00837A72" w14:paraId="0D551B27" w14:textId="77777777" w:rsidTr="003C1794">
        <w:trPr>
          <w:trHeight w:val="35"/>
        </w:trPr>
        <w:tc>
          <w:tcPr>
            <w:tcW w:w="2660" w:type="dxa"/>
            <w:vMerge/>
          </w:tcPr>
          <w:p w14:paraId="16A3F532"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2B022BBF"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Yams/cocoyams</w:t>
            </w:r>
          </w:p>
        </w:tc>
      </w:tr>
      <w:tr w:rsidR="003C5F10" w:rsidRPr="00837A72" w14:paraId="44323CA4" w14:textId="77777777" w:rsidTr="003C1794">
        <w:trPr>
          <w:trHeight w:val="35"/>
        </w:trPr>
        <w:tc>
          <w:tcPr>
            <w:tcW w:w="2660" w:type="dxa"/>
            <w:vMerge/>
          </w:tcPr>
          <w:p w14:paraId="14FF55B4"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22878627"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Irish potatoes</w:t>
            </w:r>
          </w:p>
        </w:tc>
      </w:tr>
      <w:tr w:rsidR="003C5F10" w:rsidRPr="00837A72" w14:paraId="2B1CCBEF" w14:textId="77777777" w:rsidTr="003C1794">
        <w:trPr>
          <w:trHeight w:val="35"/>
        </w:trPr>
        <w:tc>
          <w:tcPr>
            <w:tcW w:w="2660" w:type="dxa"/>
            <w:vMerge/>
          </w:tcPr>
          <w:p w14:paraId="564D3B70"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6BEE2C0C"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Cooking bananas, plantains</w:t>
            </w:r>
          </w:p>
        </w:tc>
      </w:tr>
      <w:tr w:rsidR="003C5F10" w:rsidRPr="00837A72" w14:paraId="4D87BF89" w14:textId="77777777" w:rsidTr="003C1794">
        <w:trPr>
          <w:trHeight w:val="35"/>
        </w:trPr>
        <w:tc>
          <w:tcPr>
            <w:tcW w:w="2660" w:type="dxa"/>
            <w:vMerge/>
          </w:tcPr>
          <w:p w14:paraId="0AC8682B"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4550F304"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Other starches</w:t>
            </w:r>
          </w:p>
        </w:tc>
      </w:tr>
      <w:tr w:rsidR="003C5F10" w:rsidRPr="00837A72" w14:paraId="5A0D6555" w14:textId="77777777" w:rsidTr="003C1794">
        <w:trPr>
          <w:trHeight w:val="69"/>
        </w:trPr>
        <w:tc>
          <w:tcPr>
            <w:tcW w:w="2660" w:type="dxa"/>
            <w:vMerge w:val="restart"/>
          </w:tcPr>
          <w:p w14:paraId="6BCBD7DD"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Vegetables</w:t>
            </w:r>
          </w:p>
        </w:tc>
        <w:tc>
          <w:tcPr>
            <w:tcW w:w="4678" w:type="dxa"/>
          </w:tcPr>
          <w:p w14:paraId="0625251C"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Onions, tomatoes, carrots and green pepper, other viungo</w:t>
            </w:r>
          </w:p>
        </w:tc>
      </w:tr>
      <w:tr w:rsidR="003C5F10" w:rsidRPr="00837A72" w14:paraId="3D610496" w14:textId="77777777" w:rsidTr="003C1794">
        <w:trPr>
          <w:trHeight w:val="69"/>
        </w:trPr>
        <w:tc>
          <w:tcPr>
            <w:tcW w:w="2660" w:type="dxa"/>
            <w:vMerge/>
          </w:tcPr>
          <w:p w14:paraId="4EF556A1"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350935C8"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Spinach, cabbage and other green vegetables</w:t>
            </w:r>
          </w:p>
        </w:tc>
      </w:tr>
      <w:tr w:rsidR="003C5F10" w:rsidRPr="00837A72" w14:paraId="55A87CBB" w14:textId="77777777" w:rsidTr="003C1794">
        <w:trPr>
          <w:trHeight w:val="69"/>
        </w:trPr>
        <w:tc>
          <w:tcPr>
            <w:tcW w:w="2660" w:type="dxa"/>
            <w:vMerge/>
          </w:tcPr>
          <w:p w14:paraId="4DF9BA8B"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00764E5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Canned, dried and wild vegetables</w:t>
            </w:r>
          </w:p>
        </w:tc>
      </w:tr>
      <w:tr w:rsidR="003C5F10" w:rsidRPr="00837A72" w14:paraId="33B68D20" w14:textId="77777777" w:rsidTr="003C1794">
        <w:trPr>
          <w:trHeight w:val="54"/>
        </w:trPr>
        <w:tc>
          <w:tcPr>
            <w:tcW w:w="2660" w:type="dxa"/>
            <w:vMerge w:val="restart"/>
          </w:tcPr>
          <w:p w14:paraId="3BC5E7F4"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Pulses and Nuts</w:t>
            </w:r>
          </w:p>
        </w:tc>
        <w:tc>
          <w:tcPr>
            <w:tcW w:w="4678" w:type="dxa"/>
          </w:tcPr>
          <w:p w14:paraId="32604EA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Peas, beans, lentils and other pulses</w:t>
            </w:r>
          </w:p>
        </w:tc>
      </w:tr>
      <w:tr w:rsidR="003C5F10" w:rsidRPr="00837A72" w14:paraId="1D12069D" w14:textId="77777777" w:rsidTr="003C1794">
        <w:trPr>
          <w:trHeight w:val="52"/>
        </w:trPr>
        <w:tc>
          <w:tcPr>
            <w:tcW w:w="2660" w:type="dxa"/>
            <w:vMerge/>
          </w:tcPr>
          <w:p w14:paraId="7D50D565"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21177C8E"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Groundnuts in shell/shelled</w:t>
            </w:r>
          </w:p>
        </w:tc>
      </w:tr>
      <w:tr w:rsidR="003C5F10" w:rsidRPr="00837A72" w14:paraId="7B71FDB1" w14:textId="77777777" w:rsidTr="003C1794">
        <w:trPr>
          <w:trHeight w:val="52"/>
        </w:trPr>
        <w:tc>
          <w:tcPr>
            <w:tcW w:w="2660" w:type="dxa"/>
            <w:vMerge/>
          </w:tcPr>
          <w:p w14:paraId="57948342"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777C6D17"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Cashew, almonds and other nuts</w:t>
            </w:r>
          </w:p>
        </w:tc>
      </w:tr>
      <w:tr w:rsidR="003C5F10" w:rsidRPr="00837A72" w14:paraId="0DB5EB89" w14:textId="77777777" w:rsidTr="003C1794">
        <w:trPr>
          <w:trHeight w:val="52"/>
        </w:trPr>
        <w:tc>
          <w:tcPr>
            <w:tcW w:w="2660" w:type="dxa"/>
            <w:vMerge/>
          </w:tcPr>
          <w:p w14:paraId="5F1E76B2"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2EBC6D32"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Seeds and products from nuts/seeds (excl. cooking oil)</w:t>
            </w:r>
          </w:p>
        </w:tc>
      </w:tr>
      <w:tr w:rsidR="003C5F10" w:rsidRPr="00AA6A78" w14:paraId="7E13D9D0" w14:textId="77777777" w:rsidTr="003C1794">
        <w:trPr>
          <w:trHeight w:val="69"/>
        </w:trPr>
        <w:tc>
          <w:tcPr>
            <w:tcW w:w="2660" w:type="dxa"/>
            <w:vMerge w:val="restart"/>
          </w:tcPr>
          <w:p w14:paraId="1719AE7B"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lastRenderedPageBreak/>
              <w:t>Fruits</w:t>
            </w:r>
          </w:p>
        </w:tc>
        <w:tc>
          <w:tcPr>
            <w:tcW w:w="4678" w:type="dxa"/>
          </w:tcPr>
          <w:p w14:paraId="4F4751A4" w14:textId="77777777" w:rsidR="003C5F10" w:rsidRPr="00837A72" w:rsidRDefault="003C5F10" w:rsidP="003C1794">
            <w:pPr>
              <w:rPr>
                <w:rFonts w:asciiTheme="minorHAnsi" w:hAnsiTheme="minorHAnsi"/>
                <w:sz w:val="20"/>
                <w:szCs w:val="20"/>
                <w:lang w:val="fr-FR"/>
              </w:rPr>
            </w:pPr>
            <w:r w:rsidRPr="00837A72">
              <w:rPr>
                <w:rFonts w:asciiTheme="minorHAnsi" w:hAnsiTheme="minorHAnsi"/>
                <w:sz w:val="20"/>
                <w:szCs w:val="20"/>
                <w:lang w:val="fr-FR"/>
              </w:rPr>
              <w:t>Citrus fruits (oranges, lemon, tangarines, etc.)</w:t>
            </w:r>
          </w:p>
        </w:tc>
      </w:tr>
      <w:tr w:rsidR="003C5F10" w:rsidRPr="00837A72" w14:paraId="3F0855CF" w14:textId="77777777" w:rsidTr="003C1794">
        <w:trPr>
          <w:trHeight w:val="69"/>
        </w:trPr>
        <w:tc>
          <w:tcPr>
            <w:tcW w:w="2660" w:type="dxa"/>
            <w:vMerge/>
          </w:tcPr>
          <w:p w14:paraId="5A980D94" w14:textId="77777777" w:rsidR="003C5F10" w:rsidRPr="00837A72" w:rsidRDefault="003C5F10" w:rsidP="003C5F10">
            <w:pPr>
              <w:pStyle w:val="Lijstalinea"/>
              <w:numPr>
                <w:ilvl w:val="0"/>
                <w:numId w:val="6"/>
              </w:numPr>
              <w:rPr>
                <w:rFonts w:asciiTheme="minorHAnsi" w:hAnsiTheme="minorHAnsi"/>
                <w:sz w:val="20"/>
                <w:szCs w:val="20"/>
                <w:lang w:val="fr-FR"/>
              </w:rPr>
            </w:pPr>
          </w:p>
        </w:tc>
        <w:tc>
          <w:tcPr>
            <w:tcW w:w="4678" w:type="dxa"/>
          </w:tcPr>
          <w:p w14:paraId="164DBAE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Coconuts (mature/immature)</w:t>
            </w:r>
          </w:p>
        </w:tc>
      </w:tr>
      <w:tr w:rsidR="003C5F10" w:rsidRPr="00837A72" w14:paraId="0F6CFA33" w14:textId="77777777" w:rsidTr="003C1794">
        <w:trPr>
          <w:trHeight w:val="69"/>
        </w:trPr>
        <w:tc>
          <w:tcPr>
            <w:tcW w:w="2660" w:type="dxa"/>
            <w:vMerge/>
          </w:tcPr>
          <w:p w14:paraId="3DD0C5E2" w14:textId="77777777" w:rsidR="003C5F10" w:rsidRPr="00837A72" w:rsidRDefault="003C5F10" w:rsidP="003C5F10">
            <w:pPr>
              <w:pStyle w:val="Lijstalinea"/>
              <w:numPr>
                <w:ilvl w:val="0"/>
                <w:numId w:val="6"/>
              </w:numPr>
              <w:rPr>
                <w:rFonts w:asciiTheme="minorHAnsi" w:hAnsiTheme="minorHAnsi"/>
                <w:sz w:val="20"/>
                <w:szCs w:val="20"/>
                <w:lang w:val="fr-FR"/>
              </w:rPr>
            </w:pPr>
          </w:p>
        </w:tc>
        <w:tc>
          <w:tcPr>
            <w:tcW w:w="4678" w:type="dxa"/>
          </w:tcPr>
          <w:p w14:paraId="0D444738"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Mangoes, avocadoes and other fruits</w:t>
            </w:r>
          </w:p>
        </w:tc>
      </w:tr>
      <w:tr w:rsidR="003C5F10" w:rsidRPr="00837A72" w14:paraId="049978F8" w14:textId="77777777" w:rsidTr="003C1794">
        <w:trPr>
          <w:trHeight w:val="35"/>
        </w:trPr>
        <w:tc>
          <w:tcPr>
            <w:tcW w:w="2660" w:type="dxa"/>
            <w:vMerge w:val="restart"/>
          </w:tcPr>
          <w:p w14:paraId="62C73B9C"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Meat</w:t>
            </w:r>
          </w:p>
        </w:tc>
        <w:tc>
          <w:tcPr>
            <w:tcW w:w="4678" w:type="dxa"/>
          </w:tcPr>
          <w:p w14:paraId="1046BBA6"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Beef including minced sausage</w:t>
            </w:r>
          </w:p>
        </w:tc>
      </w:tr>
      <w:tr w:rsidR="003C5F10" w:rsidRPr="00837A72" w14:paraId="5623FEF1" w14:textId="77777777" w:rsidTr="003C1794">
        <w:trPr>
          <w:trHeight w:val="35"/>
        </w:trPr>
        <w:tc>
          <w:tcPr>
            <w:tcW w:w="2660" w:type="dxa"/>
            <w:vMerge/>
          </w:tcPr>
          <w:p w14:paraId="0EC27546"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5519B43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Pork including sauages and bacon</w:t>
            </w:r>
          </w:p>
        </w:tc>
      </w:tr>
      <w:tr w:rsidR="003C5F10" w:rsidRPr="00837A72" w14:paraId="2F5CF98B" w14:textId="77777777" w:rsidTr="003C1794">
        <w:trPr>
          <w:trHeight w:val="35"/>
        </w:trPr>
        <w:tc>
          <w:tcPr>
            <w:tcW w:w="2660" w:type="dxa"/>
            <w:vMerge/>
          </w:tcPr>
          <w:p w14:paraId="3DF856A4"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7B20AB6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Chicken and other poultry</w:t>
            </w:r>
          </w:p>
        </w:tc>
      </w:tr>
      <w:tr w:rsidR="003C5F10" w:rsidRPr="00837A72" w14:paraId="526521D5" w14:textId="77777777" w:rsidTr="003C1794">
        <w:trPr>
          <w:trHeight w:val="35"/>
        </w:trPr>
        <w:tc>
          <w:tcPr>
            <w:tcW w:w="2660" w:type="dxa"/>
            <w:vMerge/>
          </w:tcPr>
          <w:p w14:paraId="1CDE230A"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10F2EC6F"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Wild birds and insects</w:t>
            </w:r>
          </w:p>
        </w:tc>
      </w:tr>
      <w:tr w:rsidR="003C5F10" w:rsidRPr="00837A72" w14:paraId="71D0C7FE" w14:textId="77777777" w:rsidTr="003C1794">
        <w:trPr>
          <w:trHeight w:val="35"/>
        </w:trPr>
        <w:tc>
          <w:tcPr>
            <w:tcW w:w="2660" w:type="dxa"/>
            <w:vMerge/>
          </w:tcPr>
          <w:p w14:paraId="0CCFDB79"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1D23646F"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Goat meat</w:t>
            </w:r>
          </w:p>
        </w:tc>
      </w:tr>
      <w:tr w:rsidR="003C5F10" w:rsidRPr="00837A72" w14:paraId="5504D643" w14:textId="77777777" w:rsidTr="003C1794">
        <w:trPr>
          <w:trHeight w:val="35"/>
        </w:trPr>
        <w:tc>
          <w:tcPr>
            <w:tcW w:w="2660" w:type="dxa"/>
            <w:vMerge/>
          </w:tcPr>
          <w:p w14:paraId="71955B06"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09D1E9D9"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Other domestic/wild meat products</w:t>
            </w:r>
          </w:p>
        </w:tc>
      </w:tr>
      <w:tr w:rsidR="003C5F10" w:rsidRPr="00837A72" w14:paraId="3242D316" w14:textId="77777777" w:rsidTr="003C1794">
        <w:trPr>
          <w:trHeight w:val="270"/>
        </w:trPr>
        <w:tc>
          <w:tcPr>
            <w:tcW w:w="2660" w:type="dxa"/>
          </w:tcPr>
          <w:p w14:paraId="359CBD87"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Eggs</w:t>
            </w:r>
          </w:p>
        </w:tc>
        <w:tc>
          <w:tcPr>
            <w:tcW w:w="4678" w:type="dxa"/>
          </w:tcPr>
          <w:p w14:paraId="591FC12D"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Eggs</w:t>
            </w:r>
          </w:p>
        </w:tc>
      </w:tr>
      <w:tr w:rsidR="003C5F10" w:rsidRPr="00837A72" w14:paraId="29894671" w14:textId="77777777" w:rsidTr="003C1794">
        <w:trPr>
          <w:trHeight w:val="69"/>
        </w:trPr>
        <w:tc>
          <w:tcPr>
            <w:tcW w:w="2660" w:type="dxa"/>
            <w:vMerge w:val="restart"/>
          </w:tcPr>
          <w:p w14:paraId="48A8B082"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Fish and Seafood</w:t>
            </w:r>
          </w:p>
        </w:tc>
        <w:tc>
          <w:tcPr>
            <w:tcW w:w="4678" w:type="dxa"/>
          </w:tcPr>
          <w:p w14:paraId="0A8849F1"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Fresh fish and seafood (including dagaa)</w:t>
            </w:r>
          </w:p>
        </w:tc>
      </w:tr>
      <w:tr w:rsidR="003C5F10" w:rsidRPr="00837A72" w14:paraId="7ED5378F" w14:textId="77777777" w:rsidTr="003C1794">
        <w:trPr>
          <w:trHeight w:val="69"/>
        </w:trPr>
        <w:tc>
          <w:tcPr>
            <w:tcW w:w="2660" w:type="dxa"/>
            <w:vMerge/>
          </w:tcPr>
          <w:p w14:paraId="1260371E"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102F3A1D"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Dried/salted/canned fish and seafood (incl. dagaa)</w:t>
            </w:r>
          </w:p>
        </w:tc>
      </w:tr>
      <w:tr w:rsidR="003C5F10" w:rsidRPr="00837A72" w14:paraId="14EBDEAD" w14:textId="77777777" w:rsidTr="003C1794">
        <w:trPr>
          <w:trHeight w:val="69"/>
        </w:trPr>
        <w:tc>
          <w:tcPr>
            <w:tcW w:w="2660" w:type="dxa"/>
            <w:vMerge/>
          </w:tcPr>
          <w:p w14:paraId="54C15EA9"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19596106"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Package fish</w:t>
            </w:r>
          </w:p>
        </w:tc>
      </w:tr>
      <w:tr w:rsidR="003C5F10" w:rsidRPr="00837A72" w14:paraId="2BD93294" w14:textId="77777777" w:rsidTr="003C1794">
        <w:trPr>
          <w:trHeight w:val="69"/>
        </w:trPr>
        <w:tc>
          <w:tcPr>
            <w:tcW w:w="2660" w:type="dxa"/>
            <w:vMerge w:val="restart"/>
          </w:tcPr>
          <w:p w14:paraId="37CA4EDE"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Milk and milk products</w:t>
            </w:r>
          </w:p>
        </w:tc>
        <w:tc>
          <w:tcPr>
            <w:tcW w:w="4678" w:type="dxa"/>
          </w:tcPr>
          <w:p w14:paraId="67406114"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Fresh milk</w:t>
            </w:r>
          </w:p>
        </w:tc>
      </w:tr>
      <w:tr w:rsidR="003C5F10" w:rsidRPr="00837A72" w14:paraId="2C37CF2E" w14:textId="77777777" w:rsidTr="003C1794">
        <w:trPr>
          <w:trHeight w:val="69"/>
        </w:trPr>
        <w:tc>
          <w:tcPr>
            <w:tcW w:w="2660" w:type="dxa"/>
            <w:vMerge/>
          </w:tcPr>
          <w:p w14:paraId="46762A56"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3E430587"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Milk products (like cream, cheese, yoghurt etc)</w:t>
            </w:r>
          </w:p>
        </w:tc>
      </w:tr>
      <w:tr w:rsidR="003C5F10" w:rsidRPr="00837A72" w14:paraId="08D05BBB" w14:textId="77777777" w:rsidTr="003C1794">
        <w:trPr>
          <w:trHeight w:val="69"/>
        </w:trPr>
        <w:tc>
          <w:tcPr>
            <w:tcW w:w="2660" w:type="dxa"/>
            <w:vMerge/>
          </w:tcPr>
          <w:p w14:paraId="7413E7F5"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3AB69073"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Canned milk/milk powder</w:t>
            </w:r>
          </w:p>
        </w:tc>
      </w:tr>
      <w:tr w:rsidR="003C5F10" w:rsidRPr="00837A72" w14:paraId="47834CEC" w14:textId="77777777" w:rsidTr="003C1794">
        <w:trPr>
          <w:trHeight w:val="104"/>
        </w:trPr>
        <w:tc>
          <w:tcPr>
            <w:tcW w:w="2660" w:type="dxa"/>
            <w:vMerge w:val="restart"/>
          </w:tcPr>
          <w:p w14:paraId="3C5BC124"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Oils and Fats</w:t>
            </w:r>
          </w:p>
        </w:tc>
        <w:tc>
          <w:tcPr>
            <w:tcW w:w="4678" w:type="dxa"/>
          </w:tcPr>
          <w:p w14:paraId="270D625D"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Cooking oil</w:t>
            </w:r>
          </w:p>
        </w:tc>
      </w:tr>
      <w:tr w:rsidR="003C5F10" w:rsidRPr="00837A72" w14:paraId="1720404A" w14:textId="77777777" w:rsidTr="003C1794">
        <w:trPr>
          <w:trHeight w:val="104"/>
        </w:trPr>
        <w:tc>
          <w:tcPr>
            <w:tcW w:w="2660" w:type="dxa"/>
            <w:vMerge/>
          </w:tcPr>
          <w:p w14:paraId="132AC9FC"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6B9390A0"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Butter, margarine, ghee and other fat products</w:t>
            </w:r>
          </w:p>
        </w:tc>
      </w:tr>
      <w:tr w:rsidR="003C5F10" w:rsidRPr="00837A72" w14:paraId="6B70BDF5" w14:textId="77777777" w:rsidTr="003C1794">
        <w:trPr>
          <w:trHeight w:val="54"/>
        </w:trPr>
        <w:tc>
          <w:tcPr>
            <w:tcW w:w="2660" w:type="dxa"/>
            <w:vMerge w:val="restart"/>
          </w:tcPr>
          <w:p w14:paraId="4B4F1B97"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Sugar</w:t>
            </w:r>
          </w:p>
        </w:tc>
        <w:tc>
          <w:tcPr>
            <w:tcW w:w="4678" w:type="dxa"/>
          </w:tcPr>
          <w:p w14:paraId="34E25F5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Sugar</w:t>
            </w:r>
          </w:p>
        </w:tc>
      </w:tr>
      <w:tr w:rsidR="003C5F10" w:rsidRPr="00837A72" w14:paraId="1391F867" w14:textId="77777777" w:rsidTr="003C1794">
        <w:trPr>
          <w:trHeight w:val="52"/>
        </w:trPr>
        <w:tc>
          <w:tcPr>
            <w:tcW w:w="2660" w:type="dxa"/>
            <w:vMerge/>
          </w:tcPr>
          <w:p w14:paraId="5F345E08"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770846D3"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Sugarcane</w:t>
            </w:r>
          </w:p>
        </w:tc>
      </w:tr>
      <w:tr w:rsidR="003C5F10" w:rsidRPr="00837A72" w14:paraId="06BEE04F" w14:textId="77777777" w:rsidTr="003C1794">
        <w:trPr>
          <w:trHeight w:val="52"/>
        </w:trPr>
        <w:tc>
          <w:tcPr>
            <w:tcW w:w="2660" w:type="dxa"/>
            <w:vMerge/>
          </w:tcPr>
          <w:p w14:paraId="61F342AF"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4C52276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Sweets</w:t>
            </w:r>
          </w:p>
        </w:tc>
      </w:tr>
      <w:tr w:rsidR="003C5F10" w:rsidRPr="00837A72" w14:paraId="40FAD547" w14:textId="77777777" w:rsidTr="003C1794">
        <w:trPr>
          <w:trHeight w:val="52"/>
        </w:trPr>
        <w:tc>
          <w:tcPr>
            <w:tcW w:w="2660" w:type="dxa"/>
            <w:vMerge/>
          </w:tcPr>
          <w:p w14:paraId="63AFDF29"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6D110507"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Honey, syrups, jams, marmalade, jellies, canned fruits</w:t>
            </w:r>
          </w:p>
        </w:tc>
      </w:tr>
      <w:tr w:rsidR="003C5F10" w:rsidRPr="00837A72" w14:paraId="389B355A" w14:textId="77777777" w:rsidTr="003C1794">
        <w:trPr>
          <w:trHeight w:val="30"/>
        </w:trPr>
        <w:tc>
          <w:tcPr>
            <w:tcW w:w="2660" w:type="dxa"/>
            <w:vMerge w:val="restart"/>
          </w:tcPr>
          <w:p w14:paraId="71D4E8D2" w14:textId="77777777" w:rsidR="003C5F10" w:rsidRPr="00837A72" w:rsidRDefault="003C5F10" w:rsidP="003C5F10">
            <w:pPr>
              <w:pStyle w:val="Lijstalinea"/>
              <w:numPr>
                <w:ilvl w:val="0"/>
                <w:numId w:val="6"/>
              </w:numPr>
              <w:rPr>
                <w:rFonts w:asciiTheme="minorHAnsi" w:hAnsiTheme="minorHAnsi"/>
                <w:sz w:val="20"/>
                <w:szCs w:val="20"/>
              </w:rPr>
            </w:pPr>
            <w:r w:rsidRPr="00837A72">
              <w:rPr>
                <w:rFonts w:asciiTheme="minorHAnsi" w:hAnsiTheme="minorHAnsi"/>
                <w:sz w:val="20"/>
                <w:szCs w:val="20"/>
              </w:rPr>
              <w:t>Condiments</w:t>
            </w:r>
          </w:p>
        </w:tc>
        <w:tc>
          <w:tcPr>
            <w:tcW w:w="4678" w:type="dxa"/>
          </w:tcPr>
          <w:p w14:paraId="0FF4ACF0"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Tea dry</w:t>
            </w:r>
          </w:p>
        </w:tc>
      </w:tr>
      <w:tr w:rsidR="003C5F10" w:rsidRPr="00837A72" w14:paraId="03F534AB" w14:textId="77777777" w:rsidTr="003C1794">
        <w:trPr>
          <w:trHeight w:val="30"/>
        </w:trPr>
        <w:tc>
          <w:tcPr>
            <w:tcW w:w="2660" w:type="dxa"/>
            <w:vMerge/>
          </w:tcPr>
          <w:p w14:paraId="355A8015"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6BF07CEB"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Coffee and cocoa</w:t>
            </w:r>
          </w:p>
        </w:tc>
      </w:tr>
      <w:tr w:rsidR="003C5F10" w:rsidRPr="00837A72" w14:paraId="0C990D46" w14:textId="77777777" w:rsidTr="003C1794">
        <w:trPr>
          <w:trHeight w:val="30"/>
        </w:trPr>
        <w:tc>
          <w:tcPr>
            <w:tcW w:w="2660" w:type="dxa"/>
            <w:vMerge/>
          </w:tcPr>
          <w:p w14:paraId="70F229CF"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153AD20E"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Other raw materals for drinks</w:t>
            </w:r>
          </w:p>
        </w:tc>
      </w:tr>
      <w:tr w:rsidR="003C5F10" w:rsidRPr="00837A72" w14:paraId="6E845344" w14:textId="77777777" w:rsidTr="003C1794">
        <w:trPr>
          <w:trHeight w:val="30"/>
        </w:trPr>
        <w:tc>
          <w:tcPr>
            <w:tcW w:w="2660" w:type="dxa"/>
            <w:vMerge/>
          </w:tcPr>
          <w:p w14:paraId="669EF405"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7B04497E"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Bottled/canned soft drinks (soda, juice, water)</w:t>
            </w:r>
          </w:p>
        </w:tc>
      </w:tr>
      <w:tr w:rsidR="003C5F10" w:rsidRPr="00837A72" w14:paraId="23E10907" w14:textId="77777777" w:rsidTr="003C1794">
        <w:trPr>
          <w:trHeight w:val="30"/>
        </w:trPr>
        <w:tc>
          <w:tcPr>
            <w:tcW w:w="2660" w:type="dxa"/>
            <w:vMerge/>
          </w:tcPr>
          <w:p w14:paraId="657B5881"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47FF2FFE"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Prepared tea, coffee</w:t>
            </w:r>
          </w:p>
        </w:tc>
      </w:tr>
      <w:tr w:rsidR="003C5F10" w:rsidRPr="00837A72" w14:paraId="569DA568" w14:textId="77777777" w:rsidTr="003C1794">
        <w:trPr>
          <w:trHeight w:val="30"/>
        </w:trPr>
        <w:tc>
          <w:tcPr>
            <w:tcW w:w="2660" w:type="dxa"/>
            <w:vMerge/>
          </w:tcPr>
          <w:p w14:paraId="0B241EA6"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03B87643"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Salt</w:t>
            </w:r>
          </w:p>
        </w:tc>
      </w:tr>
      <w:tr w:rsidR="003C5F10" w:rsidRPr="00837A72" w14:paraId="0867A8B7" w14:textId="77777777" w:rsidTr="003C1794">
        <w:trPr>
          <w:trHeight w:val="30"/>
        </w:trPr>
        <w:tc>
          <w:tcPr>
            <w:tcW w:w="2660" w:type="dxa"/>
            <w:vMerge/>
          </w:tcPr>
          <w:p w14:paraId="78DF620A" w14:textId="77777777" w:rsidR="003C5F10" w:rsidRPr="00837A72" w:rsidRDefault="003C5F10" w:rsidP="003C5F10">
            <w:pPr>
              <w:pStyle w:val="Lijstalinea"/>
              <w:numPr>
                <w:ilvl w:val="0"/>
                <w:numId w:val="6"/>
              </w:numPr>
              <w:rPr>
                <w:rFonts w:asciiTheme="minorHAnsi" w:hAnsiTheme="minorHAnsi"/>
                <w:sz w:val="20"/>
                <w:szCs w:val="20"/>
              </w:rPr>
            </w:pPr>
          </w:p>
        </w:tc>
        <w:tc>
          <w:tcPr>
            <w:tcW w:w="4678" w:type="dxa"/>
          </w:tcPr>
          <w:p w14:paraId="2CC122FA" w14:textId="77777777" w:rsidR="003C5F10" w:rsidRPr="00837A72" w:rsidRDefault="003C5F10" w:rsidP="003C1794">
            <w:pPr>
              <w:rPr>
                <w:rFonts w:asciiTheme="minorHAnsi" w:hAnsiTheme="minorHAnsi"/>
                <w:sz w:val="20"/>
                <w:szCs w:val="20"/>
              </w:rPr>
            </w:pPr>
            <w:r w:rsidRPr="00837A72">
              <w:rPr>
                <w:rFonts w:asciiTheme="minorHAnsi" w:hAnsiTheme="minorHAnsi"/>
                <w:sz w:val="20"/>
                <w:szCs w:val="20"/>
              </w:rPr>
              <w:t>Other spices</w:t>
            </w:r>
          </w:p>
        </w:tc>
      </w:tr>
    </w:tbl>
    <w:p w14:paraId="0BC02A6F" w14:textId="77777777" w:rsidR="003C5F10" w:rsidRDefault="003C5F10" w:rsidP="003C5F10"/>
    <w:p w14:paraId="66288F68" w14:textId="77777777" w:rsidR="003C5F10" w:rsidRDefault="003C5F10" w:rsidP="006557F9">
      <w:pPr>
        <w:pStyle w:val="Kop4"/>
      </w:pPr>
      <w:r>
        <w:t>Food consumption score</w:t>
      </w:r>
    </w:p>
    <w:p w14:paraId="3D1273A1" w14:textId="77777777" w:rsidR="003C5F10" w:rsidRPr="00A86794" w:rsidRDefault="003C5F10" w:rsidP="003C5F10">
      <w:pPr>
        <w:spacing w:line="360" w:lineRule="auto"/>
        <w:jc w:val="both"/>
        <w:rPr>
          <w:rFonts w:asciiTheme="minorHAnsi" w:hAnsiTheme="minorHAnsi"/>
          <w:lang w:bidi="ar-SA"/>
        </w:rPr>
      </w:pPr>
      <w:r w:rsidRPr="00A86794">
        <w:rPr>
          <w:rFonts w:asciiTheme="minorHAnsi" w:hAnsiTheme="minorHAnsi"/>
          <w:lang w:bidi="ar-SA"/>
        </w:rPr>
        <w:t xml:space="preserve">The NPS LSMS ISA survey wave 2 and 3 contains the following question: </w:t>
      </w:r>
    </w:p>
    <w:p w14:paraId="07EAC215" w14:textId="77777777" w:rsidR="003C5F10" w:rsidRPr="00A86794" w:rsidRDefault="003C5F10" w:rsidP="003C5F10">
      <w:pPr>
        <w:spacing w:line="360" w:lineRule="auto"/>
        <w:jc w:val="both"/>
        <w:rPr>
          <w:rFonts w:asciiTheme="minorHAnsi" w:hAnsiTheme="minorHAnsi"/>
          <w:lang w:bidi="ar-SA"/>
        </w:rPr>
      </w:pPr>
      <w:r w:rsidRPr="00A86794">
        <w:rPr>
          <w:rFonts w:asciiTheme="minorHAnsi" w:hAnsiTheme="minorHAnsi"/>
          <w:lang w:bidi="ar-SA"/>
        </w:rPr>
        <w:t>•</w:t>
      </w:r>
      <w:r w:rsidRPr="00A86794">
        <w:rPr>
          <w:rFonts w:asciiTheme="minorHAnsi" w:hAnsiTheme="minorHAnsi"/>
          <w:lang w:bidi="ar-SA"/>
        </w:rPr>
        <w:tab/>
        <w:t>Over the past one week (7 days), how many days did you or others in your household consume any [...]?</w:t>
      </w:r>
    </w:p>
    <w:p w14:paraId="542443E5" w14:textId="77777777" w:rsidR="003C5F10" w:rsidRPr="00A86794"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t>Cereals, Grains and Cereal Products</w:t>
      </w:r>
      <w:r w:rsidRPr="00A86794">
        <w:rPr>
          <w:rFonts w:asciiTheme="minorHAnsi" w:hAnsiTheme="minorHAnsi"/>
          <w:lang w:bidi="ar-SA"/>
        </w:rPr>
        <w:t xml:space="preserve"> (Maize Grain/Flour; Green Maize; Rice; Finger Millet ; Pearl Millet; Sorghum; Wheat Flour; Bread; Pasta; Other Cereal)</w:t>
      </w:r>
    </w:p>
    <w:p w14:paraId="0E4D7EBD" w14:textId="77777777" w:rsidR="003C5F10" w:rsidRPr="00A86794"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t>Roots, Tubers, and Plantains</w:t>
      </w:r>
      <w:r w:rsidRPr="00A86794">
        <w:rPr>
          <w:rFonts w:asciiTheme="minorHAnsi" w:hAnsiTheme="minorHAnsi"/>
          <w:lang w:bidi="ar-SA"/>
        </w:rPr>
        <w:t xml:space="preserve"> (Cassava Tuber/Flour; Sweet Potato; Irish Potato; Other Tuber/Plantain)</w:t>
      </w:r>
    </w:p>
    <w:p w14:paraId="4E03C445" w14:textId="77777777" w:rsidR="003C5F10" w:rsidRPr="00A86794"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t>Nuts and Pulses</w:t>
      </w:r>
      <w:r w:rsidRPr="00A86794">
        <w:rPr>
          <w:rFonts w:asciiTheme="minorHAnsi" w:hAnsiTheme="minorHAnsi"/>
          <w:lang w:bidi="ar-SA"/>
        </w:rPr>
        <w:t xml:space="preserve"> (Bean; Pigeon Pea; Macadamia Nut; Groundnut; Green Bean; Cow Pea; Other Nut/Pulse) </w:t>
      </w:r>
    </w:p>
    <w:p w14:paraId="018D59F8" w14:textId="77777777" w:rsidR="003C5F10" w:rsidRPr="00A86794"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t>Vegetables</w:t>
      </w:r>
      <w:r w:rsidRPr="00A86794">
        <w:rPr>
          <w:rFonts w:asciiTheme="minorHAnsi" w:hAnsiTheme="minorHAnsi"/>
          <w:lang w:bidi="ar-SA"/>
        </w:rPr>
        <w:t xml:space="preserve"> (Onion; Cabbage; Wild Green Leaves; Tomato; Cucumber; Other Vegetables/Leaves)</w:t>
      </w:r>
    </w:p>
    <w:p w14:paraId="26C13CD6" w14:textId="77777777" w:rsidR="003C5F10" w:rsidRPr="00861B6B"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t>Meat, Fish and Animal Products</w:t>
      </w:r>
      <w:r w:rsidRPr="00861B6B">
        <w:rPr>
          <w:rFonts w:asciiTheme="minorHAnsi" w:hAnsiTheme="minorHAnsi"/>
          <w:lang w:bidi="ar-SA"/>
        </w:rPr>
        <w:t xml:space="preserve"> (Egg; Dried/Fresh/Smoked Fish (Excluding Fish Sauce/Powder); Beef; Goat Meat; Pork; Poultry; Other Meat)</w:t>
      </w:r>
    </w:p>
    <w:p w14:paraId="5E47AAFE" w14:textId="77777777" w:rsidR="003C5F10" w:rsidRPr="00A86794"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lastRenderedPageBreak/>
        <w:t>Fruits</w:t>
      </w:r>
      <w:r w:rsidRPr="00A86794">
        <w:rPr>
          <w:rFonts w:asciiTheme="minorHAnsi" w:hAnsiTheme="minorHAnsi"/>
          <w:lang w:bidi="ar-SA"/>
        </w:rPr>
        <w:t xml:space="preserve"> (Mango; Banana; Citrus; Pineapple; Papaya; Guava; Avocado; Apple; Other Fruit)</w:t>
      </w:r>
    </w:p>
    <w:p w14:paraId="7E77C207" w14:textId="77777777" w:rsidR="003C5F10" w:rsidRPr="00A86794"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t>Milk/Milk Products</w:t>
      </w:r>
      <w:r w:rsidRPr="00A86794">
        <w:rPr>
          <w:rFonts w:asciiTheme="minorHAnsi" w:hAnsiTheme="minorHAnsi"/>
          <w:lang w:bidi="ar-SA"/>
        </w:rPr>
        <w:t xml:space="preserve"> (Fresh/Powdered/Soured Milk; Yogurt; Cheese; Other Milk Product - Excluding Margarine/Butter or Small Amounts of Milk for Tea/Coffee)</w:t>
      </w:r>
    </w:p>
    <w:p w14:paraId="535B7057" w14:textId="77777777" w:rsidR="003C5F10" w:rsidRPr="00A86794"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t xml:space="preserve">Fats/Oil </w:t>
      </w:r>
      <w:r w:rsidRPr="00A86794">
        <w:rPr>
          <w:rFonts w:asciiTheme="minorHAnsi" w:hAnsiTheme="minorHAnsi"/>
          <w:lang w:bidi="ar-SA"/>
        </w:rPr>
        <w:t>(Cooking Oil; Butter; Margarine; Other Fat/Oil)</w:t>
      </w:r>
    </w:p>
    <w:p w14:paraId="75F1A5B9" w14:textId="77777777" w:rsidR="003C5F10" w:rsidRPr="00861B6B" w:rsidRDefault="003C5F10" w:rsidP="003C5F10">
      <w:pPr>
        <w:pStyle w:val="Lijstalinea"/>
        <w:numPr>
          <w:ilvl w:val="0"/>
          <w:numId w:val="8"/>
        </w:numPr>
        <w:spacing w:line="360" w:lineRule="auto"/>
        <w:rPr>
          <w:rFonts w:asciiTheme="minorHAnsi" w:hAnsiTheme="minorHAnsi"/>
          <w:lang w:bidi="ar-SA"/>
        </w:rPr>
      </w:pPr>
      <w:r>
        <w:rPr>
          <w:rFonts w:asciiTheme="minorHAnsi" w:hAnsiTheme="minorHAnsi"/>
          <w:b/>
          <w:bCs/>
          <w:lang w:bidi="ar-SA"/>
        </w:rPr>
        <w:t xml:space="preserve">Sugar/ Sugar </w:t>
      </w:r>
      <w:r w:rsidRPr="00861B6B">
        <w:rPr>
          <w:rFonts w:asciiTheme="minorHAnsi" w:hAnsiTheme="minorHAnsi"/>
          <w:b/>
          <w:bCs/>
          <w:lang w:bidi="ar-SA"/>
        </w:rPr>
        <w:t>Products/</w:t>
      </w:r>
      <w:r>
        <w:rPr>
          <w:rFonts w:asciiTheme="minorHAnsi" w:hAnsiTheme="minorHAnsi"/>
          <w:b/>
          <w:bCs/>
          <w:lang w:bidi="ar-SA"/>
        </w:rPr>
        <w:t xml:space="preserve"> </w:t>
      </w:r>
      <w:r w:rsidRPr="00861B6B">
        <w:rPr>
          <w:rFonts w:asciiTheme="minorHAnsi" w:hAnsiTheme="minorHAnsi"/>
          <w:b/>
          <w:bCs/>
          <w:lang w:bidi="ar-SA"/>
        </w:rPr>
        <w:t>Honey</w:t>
      </w:r>
      <w:r w:rsidRPr="00A86794">
        <w:rPr>
          <w:rFonts w:asciiTheme="minorHAnsi" w:hAnsiTheme="minorHAnsi"/>
          <w:lang w:bidi="ar-SA"/>
        </w:rPr>
        <w:t xml:space="preserve"> </w:t>
      </w:r>
      <w:r w:rsidRPr="00861B6B">
        <w:rPr>
          <w:rFonts w:asciiTheme="minorHAnsi" w:hAnsiTheme="minorHAnsi"/>
          <w:lang w:bidi="ar-SA"/>
        </w:rPr>
        <w:t>(Sugar;</w:t>
      </w:r>
      <w:r>
        <w:rPr>
          <w:rFonts w:asciiTheme="minorHAnsi" w:hAnsiTheme="minorHAnsi"/>
          <w:lang w:bidi="ar-SA"/>
        </w:rPr>
        <w:t xml:space="preserve"> Sugar Cane; Honey; Jam; Jelly; </w:t>
      </w:r>
      <w:r w:rsidRPr="00861B6B">
        <w:rPr>
          <w:rFonts w:asciiTheme="minorHAnsi" w:hAnsiTheme="minorHAnsi"/>
          <w:lang w:bidi="ar-SA"/>
        </w:rPr>
        <w:t>Sweets/Candy/Chocolate; Other Sugar Product)</w:t>
      </w:r>
    </w:p>
    <w:p w14:paraId="526FAE88" w14:textId="77777777" w:rsidR="003C5F10" w:rsidRPr="00861B6B" w:rsidRDefault="003C5F10" w:rsidP="003C5F10">
      <w:pPr>
        <w:pStyle w:val="Lijstalinea"/>
        <w:numPr>
          <w:ilvl w:val="0"/>
          <w:numId w:val="8"/>
        </w:numPr>
        <w:spacing w:line="360" w:lineRule="auto"/>
        <w:jc w:val="both"/>
        <w:rPr>
          <w:rFonts w:asciiTheme="minorHAnsi" w:hAnsiTheme="minorHAnsi"/>
          <w:lang w:bidi="ar-SA"/>
        </w:rPr>
      </w:pPr>
      <w:r w:rsidRPr="00861B6B">
        <w:rPr>
          <w:rFonts w:asciiTheme="minorHAnsi" w:hAnsiTheme="minorHAnsi"/>
          <w:b/>
          <w:bCs/>
          <w:lang w:bidi="ar-SA"/>
        </w:rPr>
        <w:t>Spices/Condiments</w:t>
      </w:r>
      <w:r w:rsidRPr="00A86794">
        <w:rPr>
          <w:rFonts w:asciiTheme="minorHAnsi" w:hAnsiTheme="minorHAnsi"/>
          <w:lang w:bidi="ar-SA"/>
        </w:rPr>
        <w:t xml:space="preserve"> (Tea; Coffee/Cocoa/Milo; Salt; Spices; Yeast/Baking Powder; Tomato/Hot Sauce; Fish Powder/Sauce; Other Condiment - Including Small Amounts of Milk for Tea/Coffee)</w:t>
      </w:r>
    </w:p>
    <w:p w14:paraId="218768DB" w14:textId="77777777" w:rsidR="003C5F10" w:rsidRPr="00861B6B" w:rsidRDefault="003C5F10" w:rsidP="003C5F10">
      <w:pPr>
        <w:spacing w:line="360" w:lineRule="auto"/>
        <w:jc w:val="both"/>
        <w:rPr>
          <w:rFonts w:asciiTheme="minorHAnsi" w:hAnsiTheme="minorHAnsi"/>
          <w:lang w:bidi="ar-SA"/>
        </w:rPr>
      </w:pPr>
      <w:r w:rsidRPr="00A86794">
        <w:rPr>
          <w:rFonts w:asciiTheme="minorHAnsi" w:hAnsiTheme="minorHAnsi"/>
          <w:lang w:bidi="ar-SA"/>
        </w:rPr>
        <w:t>The food group ‘main staples’ consists of ‘cereals and grains’ and ‘roots and tubers together’. We have added up the number of days of consumption for both products and rounded off every number over 7 to 7. Next, we have multiplied the number of days of consumption for each food group with a corresponding weight. The weigh</w:t>
      </w:r>
      <w:r>
        <w:rPr>
          <w:rFonts w:asciiTheme="minorHAnsi" w:hAnsiTheme="minorHAnsi"/>
          <w:lang w:bidi="ar-SA"/>
        </w:rPr>
        <w:t>ts we used are shown in table 2</w:t>
      </w:r>
      <w:r w:rsidR="00891115">
        <w:rPr>
          <w:rFonts w:asciiTheme="minorHAnsi" w:hAnsiTheme="minorHAnsi"/>
          <w:lang w:bidi="ar-SA"/>
        </w:rPr>
        <w:t>3</w:t>
      </w:r>
      <w:r>
        <w:rPr>
          <w:rFonts w:asciiTheme="minorHAnsi" w:hAnsiTheme="minorHAnsi"/>
          <w:lang w:bidi="ar-SA"/>
        </w:rPr>
        <w:t xml:space="preserve"> </w:t>
      </w:r>
      <w:r w:rsidRPr="00A86794">
        <w:rPr>
          <w:rFonts w:asciiTheme="minorHAnsi" w:hAnsiTheme="minorHAnsi"/>
          <w:lang w:bidi="ar-SA"/>
        </w:rPr>
        <w:t xml:space="preserve">below and are based on World Food Programme, (2008). </w:t>
      </w:r>
    </w:p>
    <w:p w14:paraId="62CE5E0B" w14:textId="77777777" w:rsidR="003C5F10" w:rsidRDefault="003C5F10" w:rsidP="003C5F10">
      <w:pPr>
        <w:pStyle w:val="Bijschrift"/>
        <w:rPr>
          <w:lang w:bidi="ar-SA"/>
        </w:rPr>
      </w:pPr>
      <w:r>
        <w:rPr>
          <w:lang w:bidi="ar-SA"/>
        </w:rPr>
        <w:t>Table 2</w:t>
      </w:r>
      <w:r w:rsidR="00541382">
        <w:rPr>
          <w:lang w:bidi="ar-SA"/>
        </w:rPr>
        <w:t>3</w:t>
      </w:r>
    </w:p>
    <w:tbl>
      <w:tblPr>
        <w:tblStyle w:val="Tabelraster"/>
        <w:tblW w:w="29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1055"/>
      </w:tblGrid>
      <w:tr w:rsidR="003C5F10" w:rsidRPr="001436BB" w14:paraId="4779E2CE" w14:textId="77777777" w:rsidTr="003C1794">
        <w:trPr>
          <w:trHeight w:val="270"/>
        </w:trPr>
        <w:tc>
          <w:tcPr>
            <w:tcW w:w="1888" w:type="dxa"/>
            <w:tcBorders>
              <w:bottom w:val="single" w:sz="4" w:space="0" w:color="auto"/>
            </w:tcBorders>
          </w:tcPr>
          <w:p w14:paraId="21FAA696"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Food group</w:t>
            </w:r>
          </w:p>
        </w:tc>
        <w:tc>
          <w:tcPr>
            <w:tcW w:w="1055" w:type="dxa"/>
            <w:tcBorders>
              <w:bottom w:val="single" w:sz="4" w:space="0" w:color="auto"/>
            </w:tcBorders>
          </w:tcPr>
          <w:p w14:paraId="27D5931F"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Weight</w:t>
            </w:r>
          </w:p>
        </w:tc>
      </w:tr>
      <w:tr w:rsidR="003C5F10" w:rsidRPr="001436BB" w14:paraId="45A34130" w14:textId="77777777" w:rsidTr="003C1794">
        <w:trPr>
          <w:trHeight w:val="250"/>
        </w:trPr>
        <w:tc>
          <w:tcPr>
            <w:tcW w:w="1888" w:type="dxa"/>
            <w:tcBorders>
              <w:top w:val="single" w:sz="4" w:space="0" w:color="auto"/>
            </w:tcBorders>
          </w:tcPr>
          <w:p w14:paraId="29FECACF"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Main staples</w:t>
            </w:r>
          </w:p>
        </w:tc>
        <w:tc>
          <w:tcPr>
            <w:tcW w:w="1055" w:type="dxa"/>
            <w:tcBorders>
              <w:top w:val="single" w:sz="4" w:space="0" w:color="auto"/>
            </w:tcBorders>
          </w:tcPr>
          <w:p w14:paraId="2EB7361A"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2</w:t>
            </w:r>
          </w:p>
        </w:tc>
      </w:tr>
      <w:tr w:rsidR="003C5F10" w:rsidRPr="001436BB" w14:paraId="4DA099FD" w14:textId="77777777" w:rsidTr="003C1794">
        <w:trPr>
          <w:trHeight w:val="270"/>
        </w:trPr>
        <w:tc>
          <w:tcPr>
            <w:tcW w:w="1888" w:type="dxa"/>
            <w:tcBorders>
              <w:top w:val="nil"/>
            </w:tcBorders>
          </w:tcPr>
          <w:p w14:paraId="23089BB1"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 xml:space="preserve">Pulses </w:t>
            </w:r>
          </w:p>
        </w:tc>
        <w:tc>
          <w:tcPr>
            <w:tcW w:w="1055" w:type="dxa"/>
            <w:tcBorders>
              <w:top w:val="nil"/>
            </w:tcBorders>
          </w:tcPr>
          <w:p w14:paraId="1C499332"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3</w:t>
            </w:r>
          </w:p>
        </w:tc>
      </w:tr>
      <w:tr w:rsidR="003C5F10" w:rsidRPr="001436BB" w14:paraId="0C19FA75" w14:textId="77777777" w:rsidTr="003C1794">
        <w:trPr>
          <w:trHeight w:val="250"/>
        </w:trPr>
        <w:tc>
          <w:tcPr>
            <w:tcW w:w="1888" w:type="dxa"/>
            <w:tcBorders>
              <w:top w:val="nil"/>
            </w:tcBorders>
          </w:tcPr>
          <w:p w14:paraId="25405AED"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 xml:space="preserve">Vegetables </w:t>
            </w:r>
          </w:p>
        </w:tc>
        <w:tc>
          <w:tcPr>
            <w:tcW w:w="1055" w:type="dxa"/>
            <w:tcBorders>
              <w:top w:val="nil"/>
            </w:tcBorders>
          </w:tcPr>
          <w:p w14:paraId="30ECEBAC"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1</w:t>
            </w:r>
          </w:p>
        </w:tc>
      </w:tr>
      <w:tr w:rsidR="003C5F10" w:rsidRPr="001436BB" w14:paraId="6130B30A" w14:textId="77777777" w:rsidTr="003C1794">
        <w:trPr>
          <w:trHeight w:val="270"/>
        </w:trPr>
        <w:tc>
          <w:tcPr>
            <w:tcW w:w="1888" w:type="dxa"/>
            <w:tcBorders>
              <w:top w:val="nil"/>
            </w:tcBorders>
          </w:tcPr>
          <w:p w14:paraId="5BAA0D3B"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 xml:space="preserve">Fruits </w:t>
            </w:r>
          </w:p>
        </w:tc>
        <w:tc>
          <w:tcPr>
            <w:tcW w:w="1055" w:type="dxa"/>
            <w:tcBorders>
              <w:top w:val="nil"/>
            </w:tcBorders>
          </w:tcPr>
          <w:p w14:paraId="25CA6927"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1</w:t>
            </w:r>
          </w:p>
        </w:tc>
      </w:tr>
      <w:tr w:rsidR="003C5F10" w:rsidRPr="001436BB" w14:paraId="03AA9D51" w14:textId="77777777" w:rsidTr="003C1794">
        <w:trPr>
          <w:trHeight w:val="250"/>
        </w:trPr>
        <w:tc>
          <w:tcPr>
            <w:tcW w:w="1888" w:type="dxa"/>
            <w:tcBorders>
              <w:top w:val="nil"/>
            </w:tcBorders>
          </w:tcPr>
          <w:p w14:paraId="2451777A"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Meat and fish</w:t>
            </w:r>
          </w:p>
        </w:tc>
        <w:tc>
          <w:tcPr>
            <w:tcW w:w="1055" w:type="dxa"/>
            <w:tcBorders>
              <w:top w:val="nil"/>
            </w:tcBorders>
          </w:tcPr>
          <w:p w14:paraId="64614BED"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4</w:t>
            </w:r>
          </w:p>
        </w:tc>
      </w:tr>
      <w:tr w:rsidR="003C5F10" w:rsidRPr="001436BB" w14:paraId="5D6B5D4D" w14:textId="77777777" w:rsidTr="003C1794">
        <w:trPr>
          <w:trHeight w:val="270"/>
        </w:trPr>
        <w:tc>
          <w:tcPr>
            <w:tcW w:w="1888" w:type="dxa"/>
            <w:tcBorders>
              <w:top w:val="nil"/>
            </w:tcBorders>
          </w:tcPr>
          <w:p w14:paraId="4361D436"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 xml:space="preserve">Milk </w:t>
            </w:r>
          </w:p>
        </w:tc>
        <w:tc>
          <w:tcPr>
            <w:tcW w:w="1055" w:type="dxa"/>
            <w:tcBorders>
              <w:top w:val="nil"/>
            </w:tcBorders>
          </w:tcPr>
          <w:p w14:paraId="1B1706C4"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4</w:t>
            </w:r>
          </w:p>
        </w:tc>
      </w:tr>
      <w:tr w:rsidR="003C5F10" w:rsidRPr="001436BB" w14:paraId="57171C87" w14:textId="77777777" w:rsidTr="003C1794">
        <w:trPr>
          <w:trHeight w:val="250"/>
        </w:trPr>
        <w:tc>
          <w:tcPr>
            <w:tcW w:w="1888" w:type="dxa"/>
            <w:tcBorders>
              <w:top w:val="nil"/>
            </w:tcBorders>
          </w:tcPr>
          <w:p w14:paraId="7AE7337A"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Sugar</w:t>
            </w:r>
          </w:p>
        </w:tc>
        <w:tc>
          <w:tcPr>
            <w:tcW w:w="1055" w:type="dxa"/>
            <w:tcBorders>
              <w:top w:val="nil"/>
            </w:tcBorders>
          </w:tcPr>
          <w:p w14:paraId="12AECDBA"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0.5</w:t>
            </w:r>
          </w:p>
        </w:tc>
      </w:tr>
      <w:tr w:rsidR="003C5F10" w:rsidRPr="001436BB" w14:paraId="5E82C471" w14:textId="77777777" w:rsidTr="003C1794">
        <w:trPr>
          <w:trHeight w:val="250"/>
        </w:trPr>
        <w:tc>
          <w:tcPr>
            <w:tcW w:w="1888" w:type="dxa"/>
            <w:tcBorders>
              <w:top w:val="nil"/>
            </w:tcBorders>
          </w:tcPr>
          <w:p w14:paraId="2CAE5D95"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Oil</w:t>
            </w:r>
          </w:p>
        </w:tc>
        <w:tc>
          <w:tcPr>
            <w:tcW w:w="1055" w:type="dxa"/>
            <w:tcBorders>
              <w:top w:val="nil"/>
            </w:tcBorders>
          </w:tcPr>
          <w:p w14:paraId="3848DE3E"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0.5</w:t>
            </w:r>
          </w:p>
        </w:tc>
      </w:tr>
      <w:tr w:rsidR="003C5F10" w:rsidRPr="001436BB" w14:paraId="7EEE1765" w14:textId="77777777" w:rsidTr="003C1794">
        <w:trPr>
          <w:trHeight w:val="289"/>
        </w:trPr>
        <w:tc>
          <w:tcPr>
            <w:tcW w:w="1888" w:type="dxa"/>
            <w:tcBorders>
              <w:top w:val="nil"/>
              <w:bottom w:val="single" w:sz="4" w:space="0" w:color="auto"/>
            </w:tcBorders>
          </w:tcPr>
          <w:p w14:paraId="59B70DAC"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Condiments</w:t>
            </w:r>
          </w:p>
        </w:tc>
        <w:tc>
          <w:tcPr>
            <w:tcW w:w="1055" w:type="dxa"/>
            <w:tcBorders>
              <w:top w:val="nil"/>
              <w:bottom w:val="single" w:sz="4" w:space="0" w:color="auto"/>
            </w:tcBorders>
          </w:tcPr>
          <w:p w14:paraId="5E946B88"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0</w:t>
            </w:r>
          </w:p>
        </w:tc>
      </w:tr>
    </w:tbl>
    <w:p w14:paraId="0F04797A" w14:textId="77777777" w:rsidR="003C5F10" w:rsidRDefault="003C5F10" w:rsidP="003C5F10">
      <w:pPr>
        <w:jc w:val="both"/>
        <w:rPr>
          <w:lang w:bidi="ar-SA"/>
        </w:rPr>
      </w:pPr>
    </w:p>
    <w:p w14:paraId="39B4F37F" w14:textId="77777777" w:rsidR="003C5F10" w:rsidRDefault="003C5F10" w:rsidP="006557F9">
      <w:pPr>
        <w:pStyle w:val="Kop4"/>
      </w:pPr>
      <w:r>
        <w:t>Coping strategy index</w:t>
      </w:r>
    </w:p>
    <w:p w14:paraId="6DEE0F1F" w14:textId="77777777" w:rsidR="003C5F10" w:rsidRPr="00A86794" w:rsidRDefault="003C5F10" w:rsidP="003C5F10">
      <w:pPr>
        <w:spacing w:line="360" w:lineRule="auto"/>
        <w:jc w:val="both"/>
        <w:rPr>
          <w:rFonts w:asciiTheme="minorHAnsi" w:hAnsiTheme="minorHAnsi"/>
          <w:lang w:bidi="ar-SA"/>
        </w:rPr>
      </w:pPr>
      <w:r w:rsidRPr="00A86794">
        <w:rPr>
          <w:rFonts w:asciiTheme="minorHAnsi" w:hAnsiTheme="minorHAnsi"/>
          <w:lang w:bidi="ar-SA"/>
        </w:rPr>
        <w:t xml:space="preserve">The NPS LSMS ISA survey wave 2 and 3 contains the following question: </w:t>
      </w:r>
    </w:p>
    <w:p w14:paraId="60C71D1C" w14:textId="77777777" w:rsidR="003C5F10" w:rsidRPr="00A86794" w:rsidRDefault="003C5F10" w:rsidP="003C5F10">
      <w:pPr>
        <w:spacing w:line="360" w:lineRule="auto"/>
        <w:jc w:val="both"/>
        <w:rPr>
          <w:rFonts w:asciiTheme="minorHAnsi" w:hAnsiTheme="minorHAnsi"/>
          <w:lang w:bidi="ar-SA"/>
        </w:rPr>
      </w:pPr>
      <w:r w:rsidRPr="00A86794">
        <w:rPr>
          <w:rFonts w:asciiTheme="minorHAnsi" w:hAnsiTheme="minorHAnsi"/>
          <w:lang w:bidi="ar-SA"/>
        </w:rPr>
        <w:t>•</w:t>
      </w:r>
      <w:r w:rsidRPr="00A86794">
        <w:rPr>
          <w:rFonts w:asciiTheme="minorHAnsi" w:hAnsiTheme="minorHAnsi"/>
          <w:lang w:bidi="ar-SA"/>
        </w:rPr>
        <w:tab/>
        <w:t>In the past 7 days, how many days have you or someone in your household had to:</w:t>
      </w:r>
    </w:p>
    <w:p w14:paraId="51B496F5" w14:textId="77777777" w:rsidR="003C5F10" w:rsidRPr="00A86794" w:rsidRDefault="003C5F10" w:rsidP="003C5F10">
      <w:pPr>
        <w:pStyle w:val="Lijstalinea"/>
        <w:numPr>
          <w:ilvl w:val="0"/>
          <w:numId w:val="10"/>
        </w:numPr>
        <w:spacing w:line="360" w:lineRule="auto"/>
        <w:jc w:val="both"/>
        <w:rPr>
          <w:rFonts w:asciiTheme="minorHAnsi" w:hAnsiTheme="minorHAnsi"/>
          <w:lang w:bidi="ar-SA"/>
        </w:rPr>
      </w:pPr>
      <w:r w:rsidRPr="00A86794">
        <w:rPr>
          <w:rFonts w:asciiTheme="minorHAnsi" w:hAnsiTheme="minorHAnsi"/>
          <w:lang w:bidi="ar-SA"/>
        </w:rPr>
        <w:t>Rely on less preferred foods?</w:t>
      </w:r>
    </w:p>
    <w:p w14:paraId="18102267" w14:textId="77777777" w:rsidR="003C5F10" w:rsidRPr="00A86794" w:rsidRDefault="003C5F10" w:rsidP="003C5F10">
      <w:pPr>
        <w:pStyle w:val="Lijstalinea"/>
        <w:numPr>
          <w:ilvl w:val="0"/>
          <w:numId w:val="10"/>
        </w:numPr>
        <w:spacing w:line="360" w:lineRule="auto"/>
        <w:jc w:val="both"/>
        <w:rPr>
          <w:rFonts w:asciiTheme="minorHAnsi" w:hAnsiTheme="minorHAnsi"/>
          <w:lang w:bidi="ar-SA"/>
        </w:rPr>
      </w:pPr>
      <w:r w:rsidRPr="00A86794">
        <w:rPr>
          <w:rFonts w:asciiTheme="minorHAnsi" w:hAnsiTheme="minorHAnsi"/>
          <w:lang w:bidi="ar-SA"/>
        </w:rPr>
        <w:t>Limit the variety of foods eaten?</w:t>
      </w:r>
    </w:p>
    <w:p w14:paraId="3E048463" w14:textId="77777777" w:rsidR="003C5F10" w:rsidRPr="00A86794" w:rsidRDefault="003C5F10" w:rsidP="003C5F10">
      <w:pPr>
        <w:pStyle w:val="Lijstalinea"/>
        <w:numPr>
          <w:ilvl w:val="0"/>
          <w:numId w:val="10"/>
        </w:numPr>
        <w:spacing w:line="360" w:lineRule="auto"/>
        <w:jc w:val="both"/>
        <w:rPr>
          <w:rFonts w:asciiTheme="minorHAnsi" w:hAnsiTheme="minorHAnsi"/>
          <w:lang w:bidi="ar-SA"/>
        </w:rPr>
      </w:pPr>
      <w:r w:rsidRPr="00A86794">
        <w:rPr>
          <w:rFonts w:asciiTheme="minorHAnsi" w:hAnsiTheme="minorHAnsi"/>
          <w:lang w:bidi="ar-SA"/>
        </w:rPr>
        <w:t>Limit portion size at meal-times?</w:t>
      </w:r>
    </w:p>
    <w:p w14:paraId="4E57A1EE" w14:textId="77777777" w:rsidR="003C5F10" w:rsidRPr="00A86794" w:rsidRDefault="003C5F10" w:rsidP="003C5F10">
      <w:pPr>
        <w:pStyle w:val="Lijstalinea"/>
        <w:numPr>
          <w:ilvl w:val="0"/>
          <w:numId w:val="10"/>
        </w:numPr>
        <w:spacing w:line="360" w:lineRule="auto"/>
        <w:jc w:val="both"/>
        <w:rPr>
          <w:rFonts w:asciiTheme="minorHAnsi" w:hAnsiTheme="minorHAnsi"/>
          <w:lang w:bidi="ar-SA"/>
        </w:rPr>
      </w:pPr>
      <w:r w:rsidRPr="00A86794">
        <w:rPr>
          <w:rFonts w:asciiTheme="minorHAnsi" w:hAnsiTheme="minorHAnsi"/>
          <w:lang w:bidi="ar-SA"/>
        </w:rPr>
        <w:t>Reduce number of meals eaten in a day?</w:t>
      </w:r>
    </w:p>
    <w:p w14:paraId="12EC0ABE" w14:textId="77777777" w:rsidR="003C5F10" w:rsidRPr="00A86794" w:rsidRDefault="003C5F10" w:rsidP="003C5F10">
      <w:pPr>
        <w:pStyle w:val="Lijstalinea"/>
        <w:numPr>
          <w:ilvl w:val="0"/>
          <w:numId w:val="10"/>
        </w:numPr>
        <w:spacing w:line="360" w:lineRule="auto"/>
        <w:jc w:val="both"/>
        <w:rPr>
          <w:rFonts w:asciiTheme="minorHAnsi" w:hAnsiTheme="minorHAnsi"/>
          <w:lang w:bidi="ar-SA"/>
        </w:rPr>
      </w:pPr>
      <w:r w:rsidRPr="00A86794">
        <w:rPr>
          <w:rFonts w:asciiTheme="minorHAnsi" w:hAnsiTheme="minorHAnsi"/>
          <w:lang w:bidi="ar-SA"/>
        </w:rPr>
        <w:t>Restrict consumption by adults for small children to eat?</w:t>
      </w:r>
    </w:p>
    <w:p w14:paraId="0464E85A" w14:textId="77777777" w:rsidR="003C5F10" w:rsidRPr="00A86794" w:rsidRDefault="003C5F10" w:rsidP="003C5F10">
      <w:pPr>
        <w:pStyle w:val="Lijstalinea"/>
        <w:numPr>
          <w:ilvl w:val="0"/>
          <w:numId w:val="10"/>
        </w:numPr>
        <w:spacing w:line="360" w:lineRule="auto"/>
        <w:jc w:val="both"/>
        <w:rPr>
          <w:rFonts w:asciiTheme="minorHAnsi" w:hAnsiTheme="minorHAnsi"/>
          <w:lang w:bidi="ar-SA"/>
        </w:rPr>
      </w:pPr>
      <w:r w:rsidRPr="00A86794">
        <w:rPr>
          <w:rFonts w:asciiTheme="minorHAnsi" w:hAnsiTheme="minorHAnsi"/>
          <w:lang w:bidi="ar-SA"/>
        </w:rPr>
        <w:t>Borrow food, or rely on help from a friend or relative?</w:t>
      </w:r>
    </w:p>
    <w:p w14:paraId="2E32898E" w14:textId="77777777" w:rsidR="003C5F10" w:rsidRPr="00A86794" w:rsidRDefault="003C5F10" w:rsidP="003C5F10">
      <w:pPr>
        <w:pStyle w:val="Lijstalinea"/>
        <w:numPr>
          <w:ilvl w:val="0"/>
          <w:numId w:val="10"/>
        </w:numPr>
        <w:spacing w:line="360" w:lineRule="auto"/>
        <w:jc w:val="both"/>
        <w:rPr>
          <w:rFonts w:asciiTheme="minorHAnsi" w:hAnsiTheme="minorHAnsi"/>
          <w:lang w:bidi="ar-SA"/>
        </w:rPr>
      </w:pPr>
      <w:r w:rsidRPr="00A86794">
        <w:rPr>
          <w:rFonts w:asciiTheme="minorHAnsi" w:hAnsiTheme="minorHAnsi"/>
          <w:lang w:bidi="ar-SA"/>
        </w:rPr>
        <w:t>Have no food of any kind in your household?</w:t>
      </w:r>
    </w:p>
    <w:p w14:paraId="63D3E3A7" w14:textId="77777777" w:rsidR="003C5F10" w:rsidRPr="00A86794" w:rsidRDefault="003C5F10" w:rsidP="003C5F10">
      <w:pPr>
        <w:pStyle w:val="Lijstalinea"/>
        <w:numPr>
          <w:ilvl w:val="0"/>
          <w:numId w:val="10"/>
        </w:numPr>
        <w:spacing w:line="360" w:lineRule="auto"/>
        <w:jc w:val="both"/>
        <w:rPr>
          <w:rFonts w:asciiTheme="minorHAnsi" w:hAnsiTheme="minorHAnsi"/>
          <w:lang w:bidi="ar-SA"/>
        </w:rPr>
      </w:pPr>
      <w:r w:rsidRPr="00A86794">
        <w:rPr>
          <w:rFonts w:asciiTheme="minorHAnsi" w:hAnsiTheme="minorHAnsi"/>
          <w:lang w:bidi="ar-SA"/>
        </w:rPr>
        <w:lastRenderedPageBreak/>
        <w:t>Go a whole day and night without eating anything?</w:t>
      </w:r>
    </w:p>
    <w:p w14:paraId="52D15A0E" w14:textId="77777777" w:rsidR="003C5F10" w:rsidRPr="00A86794" w:rsidRDefault="003C5F10" w:rsidP="003C5F10">
      <w:pPr>
        <w:spacing w:line="360" w:lineRule="auto"/>
        <w:jc w:val="both"/>
        <w:rPr>
          <w:rFonts w:asciiTheme="minorHAnsi" w:hAnsiTheme="minorHAnsi"/>
          <w:lang w:bidi="ar-SA"/>
        </w:rPr>
      </w:pPr>
      <w:r w:rsidRPr="00A86794">
        <w:rPr>
          <w:rFonts w:asciiTheme="minorHAnsi" w:hAnsiTheme="minorHAnsi"/>
          <w:lang w:bidi="ar-SA"/>
        </w:rPr>
        <w:t>The response is a number ranging from 1-7, indicating the number of days in which each specific coping behaviour occurred within the household. To construct the CSI score, we multiplied each day with a corresponding weight for the severity per coping strategy. The weights we used are shown in table 2</w:t>
      </w:r>
      <w:r w:rsidR="00891115">
        <w:rPr>
          <w:rFonts w:asciiTheme="minorHAnsi" w:hAnsiTheme="minorHAnsi"/>
          <w:lang w:bidi="ar-SA"/>
        </w:rPr>
        <w:t>4</w:t>
      </w:r>
      <w:r w:rsidRPr="00A86794">
        <w:rPr>
          <w:rFonts w:asciiTheme="minorHAnsi" w:hAnsiTheme="minorHAnsi"/>
          <w:lang w:bidi="ar-SA"/>
        </w:rPr>
        <w:t xml:space="preserve"> below and are based on Caldwell (2008). Question 7: “Have no food of any kind in your household?” was not included in the score, as it does not concern coping behaviour. </w:t>
      </w:r>
    </w:p>
    <w:p w14:paraId="4478A380" w14:textId="77777777" w:rsidR="003C5F10" w:rsidRDefault="00541382" w:rsidP="003C5F10">
      <w:pPr>
        <w:pStyle w:val="Bijschrift"/>
        <w:rPr>
          <w:lang w:bidi="ar-SA"/>
        </w:rPr>
      </w:pPr>
      <w:r>
        <w:rPr>
          <w:lang w:bidi="ar-SA"/>
        </w:rPr>
        <w:t>Table 24 Coping strategy index</w:t>
      </w:r>
    </w:p>
    <w:tbl>
      <w:tblPr>
        <w:tblStyle w:val="Tabelraster"/>
        <w:tblW w:w="4786" w:type="dxa"/>
        <w:tblLook w:val="04A0" w:firstRow="1" w:lastRow="0" w:firstColumn="1" w:lastColumn="0" w:noHBand="0" w:noVBand="1"/>
      </w:tblPr>
      <w:tblGrid>
        <w:gridCol w:w="3957"/>
        <w:gridCol w:w="829"/>
      </w:tblGrid>
      <w:tr w:rsidR="003C5F10" w:rsidRPr="001436BB" w14:paraId="3A0EA861" w14:textId="77777777" w:rsidTr="003C1794">
        <w:trPr>
          <w:trHeight w:val="270"/>
        </w:trPr>
        <w:tc>
          <w:tcPr>
            <w:tcW w:w="3957" w:type="dxa"/>
            <w:tcBorders>
              <w:top w:val="single" w:sz="4" w:space="0" w:color="auto"/>
              <w:left w:val="nil"/>
              <w:bottom w:val="single" w:sz="4" w:space="0" w:color="auto"/>
              <w:right w:val="nil"/>
            </w:tcBorders>
            <w:noWrap/>
          </w:tcPr>
          <w:p w14:paraId="63254C3A"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 xml:space="preserve">Coping strategy </w:t>
            </w:r>
          </w:p>
        </w:tc>
        <w:tc>
          <w:tcPr>
            <w:tcW w:w="829" w:type="dxa"/>
            <w:tcBorders>
              <w:top w:val="single" w:sz="4" w:space="0" w:color="auto"/>
              <w:left w:val="nil"/>
              <w:bottom w:val="single" w:sz="4" w:space="0" w:color="auto"/>
              <w:right w:val="nil"/>
            </w:tcBorders>
          </w:tcPr>
          <w:p w14:paraId="28EA2809"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Weight</w:t>
            </w:r>
          </w:p>
        </w:tc>
      </w:tr>
      <w:tr w:rsidR="003C5F10" w:rsidRPr="001436BB" w14:paraId="4A327075" w14:textId="77777777" w:rsidTr="003C1794">
        <w:trPr>
          <w:trHeight w:val="270"/>
        </w:trPr>
        <w:tc>
          <w:tcPr>
            <w:tcW w:w="3957" w:type="dxa"/>
            <w:tcBorders>
              <w:top w:val="single" w:sz="4" w:space="0" w:color="auto"/>
              <w:left w:val="nil"/>
              <w:bottom w:val="nil"/>
              <w:right w:val="nil"/>
            </w:tcBorders>
            <w:noWrap/>
            <w:hideMark/>
          </w:tcPr>
          <w:p w14:paraId="5F5E532C"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Rely on less preferred foods?</w:t>
            </w:r>
          </w:p>
        </w:tc>
        <w:tc>
          <w:tcPr>
            <w:tcW w:w="829" w:type="dxa"/>
            <w:tcBorders>
              <w:top w:val="single" w:sz="4" w:space="0" w:color="auto"/>
              <w:left w:val="nil"/>
              <w:bottom w:val="nil"/>
              <w:right w:val="nil"/>
            </w:tcBorders>
          </w:tcPr>
          <w:p w14:paraId="40A9B931"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1</w:t>
            </w:r>
          </w:p>
        </w:tc>
      </w:tr>
      <w:tr w:rsidR="003C5F10" w:rsidRPr="001436BB" w14:paraId="2292675E" w14:textId="77777777" w:rsidTr="003C1794">
        <w:trPr>
          <w:trHeight w:val="270"/>
        </w:trPr>
        <w:tc>
          <w:tcPr>
            <w:tcW w:w="3957" w:type="dxa"/>
            <w:tcBorders>
              <w:top w:val="nil"/>
              <w:left w:val="nil"/>
              <w:bottom w:val="nil"/>
              <w:right w:val="nil"/>
            </w:tcBorders>
            <w:noWrap/>
            <w:hideMark/>
          </w:tcPr>
          <w:p w14:paraId="0C110250"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Limit the variety of foods eaten?</w:t>
            </w:r>
          </w:p>
        </w:tc>
        <w:tc>
          <w:tcPr>
            <w:tcW w:w="829" w:type="dxa"/>
            <w:tcBorders>
              <w:top w:val="nil"/>
              <w:left w:val="nil"/>
              <w:bottom w:val="nil"/>
              <w:right w:val="nil"/>
            </w:tcBorders>
          </w:tcPr>
          <w:p w14:paraId="03926752"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1</w:t>
            </w:r>
          </w:p>
        </w:tc>
      </w:tr>
      <w:tr w:rsidR="003C5F10" w:rsidRPr="001436BB" w14:paraId="5CF6A27E" w14:textId="77777777" w:rsidTr="003C1794">
        <w:trPr>
          <w:trHeight w:val="270"/>
        </w:trPr>
        <w:tc>
          <w:tcPr>
            <w:tcW w:w="3957" w:type="dxa"/>
            <w:tcBorders>
              <w:top w:val="nil"/>
              <w:left w:val="nil"/>
              <w:bottom w:val="nil"/>
              <w:right w:val="nil"/>
            </w:tcBorders>
            <w:noWrap/>
            <w:hideMark/>
          </w:tcPr>
          <w:p w14:paraId="65944BED"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Limit portion size at mealtimes?</w:t>
            </w:r>
          </w:p>
        </w:tc>
        <w:tc>
          <w:tcPr>
            <w:tcW w:w="829" w:type="dxa"/>
            <w:tcBorders>
              <w:top w:val="nil"/>
              <w:left w:val="nil"/>
              <w:bottom w:val="nil"/>
              <w:right w:val="nil"/>
            </w:tcBorders>
          </w:tcPr>
          <w:p w14:paraId="0531A795"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1</w:t>
            </w:r>
          </w:p>
        </w:tc>
      </w:tr>
      <w:tr w:rsidR="003C5F10" w:rsidRPr="001436BB" w14:paraId="1731752F" w14:textId="77777777" w:rsidTr="003C1794">
        <w:trPr>
          <w:trHeight w:val="270"/>
        </w:trPr>
        <w:tc>
          <w:tcPr>
            <w:tcW w:w="3957" w:type="dxa"/>
            <w:tcBorders>
              <w:top w:val="nil"/>
              <w:left w:val="nil"/>
              <w:bottom w:val="nil"/>
              <w:right w:val="nil"/>
            </w:tcBorders>
            <w:noWrap/>
            <w:hideMark/>
          </w:tcPr>
          <w:p w14:paraId="7CC4B1C8"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Reduce number of meals eaten in a day?</w:t>
            </w:r>
          </w:p>
        </w:tc>
        <w:tc>
          <w:tcPr>
            <w:tcW w:w="829" w:type="dxa"/>
            <w:tcBorders>
              <w:top w:val="nil"/>
              <w:left w:val="nil"/>
              <w:bottom w:val="nil"/>
              <w:right w:val="nil"/>
            </w:tcBorders>
          </w:tcPr>
          <w:p w14:paraId="20E54915"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1</w:t>
            </w:r>
          </w:p>
        </w:tc>
      </w:tr>
      <w:tr w:rsidR="003C5F10" w:rsidRPr="001436BB" w14:paraId="27BAA895" w14:textId="77777777" w:rsidTr="003C1794">
        <w:trPr>
          <w:trHeight w:val="270"/>
        </w:trPr>
        <w:tc>
          <w:tcPr>
            <w:tcW w:w="3957" w:type="dxa"/>
            <w:tcBorders>
              <w:top w:val="nil"/>
              <w:left w:val="nil"/>
              <w:bottom w:val="nil"/>
              <w:right w:val="nil"/>
            </w:tcBorders>
            <w:noWrap/>
            <w:hideMark/>
          </w:tcPr>
          <w:p w14:paraId="5F695BA5"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Restrict consumption by adults for small children to eat?</w:t>
            </w:r>
          </w:p>
        </w:tc>
        <w:tc>
          <w:tcPr>
            <w:tcW w:w="829" w:type="dxa"/>
            <w:tcBorders>
              <w:top w:val="nil"/>
              <w:left w:val="nil"/>
              <w:bottom w:val="nil"/>
              <w:right w:val="nil"/>
            </w:tcBorders>
          </w:tcPr>
          <w:p w14:paraId="67EDC565"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3</w:t>
            </w:r>
          </w:p>
        </w:tc>
      </w:tr>
      <w:tr w:rsidR="003C5F10" w:rsidRPr="001436BB" w14:paraId="09195875" w14:textId="77777777" w:rsidTr="003C1794">
        <w:trPr>
          <w:trHeight w:val="270"/>
        </w:trPr>
        <w:tc>
          <w:tcPr>
            <w:tcW w:w="3957" w:type="dxa"/>
            <w:tcBorders>
              <w:top w:val="nil"/>
              <w:left w:val="nil"/>
              <w:bottom w:val="nil"/>
              <w:right w:val="nil"/>
            </w:tcBorders>
            <w:noWrap/>
            <w:hideMark/>
          </w:tcPr>
          <w:p w14:paraId="3EE21D64"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Borrow food, or rely on help from a friend or relative?</w:t>
            </w:r>
          </w:p>
        </w:tc>
        <w:tc>
          <w:tcPr>
            <w:tcW w:w="829" w:type="dxa"/>
            <w:tcBorders>
              <w:top w:val="nil"/>
              <w:left w:val="nil"/>
              <w:bottom w:val="nil"/>
              <w:right w:val="nil"/>
            </w:tcBorders>
          </w:tcPr>
          <w:p w14:paraId="038E6730"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2</w:t>
            </w:r>
          </w:p>
        </w:tc>
      </w:tr>
      <w:tr w:rsidR="003C5F10" w:rsidRPr="001436BB" w14:paraId="17F4524A" w14:textId="77777777" w:rsidTr="003C1794">
        <w:trPr>
          <w:trHeight w:val="270"/>
        </w:trPr>
        <w:tc>
          <w:tcPr>
            <w:tcW w:w="3957" w:type="dxa"/>
            <w:tcBorders>
              <w:top w:val="nil"/>
              <w:left w:val="nil"/>
              <w:bottom w:val="nil"/>
              <w:right w:val="nil"/>
            </w:tcBorders>
            <w:noWrap/>
            <w:hideMark/>
          </w:tcPr>
          <w:p w14:paraId="2C6346F0"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Have no food of any kind in your household?</w:t>
            </w:r>
          </w:p>
        </w:tc>
        <w:tc>
          <w:tcPr>
            <w:tcW w:w="829" w:type="dxa"/>
            <w:tcBorders>
              <w:top w:val="nil"/>
              <w:left w:val="nil"/>
              <w:bottom w:val="nil"/>
              <w:right w:val="nil"/>
            </w:tcBorders>
          </w:tcPr>
          <w:p w14:paraId="77A53522"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0</w:t>
            </w:r>
          </w:p>
        </w:tc>
      </w:tr>
      <w:tr w:rsidR="003C5F10" w:rsidRPr="001436BB" w14:paraId="48965B7D" w14:textId="77777777" w:rsidTr="003C1794">
        <w:trPr>
          <w:trHeight w:val="270"/>
        </w:trPr>
        <w:tc>
          <w:tcPr>
            <w:tcW w:w="3957" w:type="dxa"/>
            <w:tcBorders>
              <w:top w:val="nil"/>
              <w:left w:val="nil"/>
              <w:bottom w:val="single" w:sz="4" w:space="0" w:color="auto"/>
              <w:right w:val="nil"/>
            </w:tcBorders>
            <w:noWrap/>
            <w:hideMark/>
          </w:tcPr>
          <w:p w14:paraId="13059AF5"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Go a whole day and night without eating anything?</w:t>
            </w:r>
          </w:p>
        </w:tc>
        <w:tc>
          <w:tcPr>
            <w:tcW w:w="829" w:type="dxa"/>
            <w:tcBorders>
              <w:top w:val="nil"/>
              <w:left w:val="nil"/>
              <w:bottom w:val="single" w:sz="4" w:space="0" w:color="auto"/>
              <w:right w:val="nil"/>
            </w:tcBorders>
          </w:tcPr>
          <w:p w14:paraId="591653B6" w14:textId="77777777" w:rsidR="003C5F10" w:rsidRPr="001436BB" w:rsidRDefault="003C5F10" w:rsidP="003C1794">
            <w:pPr>
              <w:rPr>
                <w:rFonts w:asciiTheme="minorHAnsi" w:hAnsiTheme="minorHAnsi"/>
                <w:sz w:val="20"/>
                <w:szCs w:val="20"/>
              </w:rPr>
            </w:pPr>
            <w:r w:rsidRPr="001436BB">
              <w:rPr>
                <w:rFonts w:asciiTheme="minorHAnsi" w:hAnsiTheme="minorHAnsi"/>
                <w:sz w:val="20"/>
                <w:szCs w:val="20"/>
              </w:rPr>
              <w:t>4</w:t>
            </w:r>
          </w:p>
        </w:tc>
      </w:tr>
    </w:tbl>
    <w:p w14:paraId="4B40933D" w14:textId="77777777" w:rsidR="006E68DC" w:rsidRPr="00CB7DF4" w:rsidRDefault="006E68DC" w:rsidP="00541382">
      <w:pPr>
        <w:jc w:val="center"/>
        <w:rPr>
          <w:rFonts w:asciiTheme="minorHAnsi" w:hAnsiTheme="minorHAnsi"/>
        </w:rPr>
        <w:sectPr w:rsidR="006E68DC" w:rsidRPr="00CB7DF4" w:rsidSect="002F1DB1">
          <w:pgSz w:w="11906" w:h="16838"/>
          <w:pgMar w:top="1417" w:right="1417" w:bottom="1417" w:left="1417" w:header="708" w:footer="708" w:gutter="0"/>
          <w:cols w:space="708"/>
          <w:docGrid w:linePitch="360"/>
        </w:sectPr>
      </w:pPr>
    </w:p>
    <w:p w14:paraId="075D7A48" w14:textId="77777777" w:rsidR="00FC7B6D" w:rsidRDefault="00FC7B6D" w:rsidP="00541382">
      <w:pPr>
        <w:pStyle w:val="Kop1"/>
      </w:pPr>
      <w:bookmarkStart w:id="133" w:name="_Toc459598225"/>
      <w:r>
        <w:lastRenderedPageBreak/>
        <w:t xml:space="preserve">ANNEX 3 </w:t>
      </w:r>
      <w:r w:rsidR="00C77EFF">
        <w:t>Housing quality index</w:t>
      </w:r>
      <w:bookmarkEnd w:id="133"/>
    </w:p>
    <w:p w14:paraId="2828DDF2" w14:textId="77777777" w:rsidR="00FC7B6D" w:rsidRDefault="00A62B91" w:rsidP="007005A8">
      <w:pPr>
        <w:spacing w:after="0" w:line="360" w:lineRule="auto"/>
        <w:jc w:val="both"/>
      </w:pPr>
      <w:r w:rsidRPr="00F175B3">
        <w:rPr>
          <w:rFonts w:asciiTheme="minorHAnsi" w:hAnsiTheme="minorHAnsi"/>
          <w:lang w:bidi="ar-SA"/>
        </w:rPr>
        <w:t xml:space="preserve">This </w:t>
      </w:r>
      <w:r>
        <w:rPr>
          <w:rFonts w:asciiTheme="minorHAnsi" w:hAnsiTheme="minorHAnsi"/>
          <w:lang w:bidi="ar-SA"/>
        </w:rPr>
        <w:t xml:space="preserve">housing quality </w:t>
      </w:r>
      <w:r w:rsidRPr="00F175B3">
        <w:rPr>
          <w:rFonts w:asciiTheme="minorHAnsi" w:hAnsiTheme="minorHAnsi"/>
          <w:lang w:bidi="ar-SA"/>
        </w:rPr>
        <w:t>index contains information on the tenure status of the house, the material of the walls and roof, the main source of drinking</w:t>
      </w:r>
      <w:r>
        <w:rPr>
          <w:rFonts w:asciiTheme="minorHAnsi" w:hAnsiTheme="minorHAnsi"/>
          <w:lang w:bidi="ar-SA"/>
        </w:rPr>
        <w:t xml:space="preserve"> water, the sewage facilities, </w:t>
      </w:r>
      <w:r w:rsidRPr="00F175B3">
        <w:rPr>
          <w:rFonts w:asciiTheme="minorHAnsi" w:hAnsiTheme="minorHAnsi"/>
          <w:lang w:bidi="ar-SA"/>
        </w:rPr>
        <w:t xml:space="preserve"> and the fuel used for lighting and cooking.</w:t>
      </w:r>
      <w:r>
        <w:rPr>
          <w:rFonts w:asciiTheme="minorHAnsi" w:hAnsiTheme="minorHAnsi"/>
          <w:lang w:bidi="ar-SA"/>
        </w:rPr>
        <w:t xml:space="preserve"> We have constructed a list of dummy variables for each of these seven housing quality categories. </w:t>
      </w:r>
      <w:r w:rsidR="00541382">
        <w:rPr>
          <w:rFonts w:asciiTheme="minorHAnsi" w:hAnsiTheme="minorHAnsi"/>
          <w:lang w:bidi="ar-SA"/>
        </w:rPr>
        <w:t>Details can be found in table 25</w:t>
      </w:r>
      <w:r>
        <w:rPr>
          <w:rFonts w:asciiTheme="minorHAnsi" w:hAnsiTheme="minorHAnsi"/>
          <w:lang w:bidi="ar-SA"/>
        </w:rPr>
        <w:t xml:space="preserve"> below. We have ranked each option according to quality, based on the list of </w:t>
      </w:r>
      <w:r>
        <w:rPr>
          <w:rFonts w:asciiTheme="minorHAnsi" w:hAnsiTheme="minorHAnsi"/>
          <w:lang w:bidi="ar-SA"/>
        </w:rPr>
        <w:fldChar w:fldCharType="begin"/>
      </w:r>
      <w:r>
        <w:rPr>
          <w:rFonts w:asciiTheme="minorHAnsi" w:hAnsiTheme="minorHAnsi"/>
          <w:lang w:bidi="ar-SA"/>
        </w:rPr>
        <w:instrText xml:space="preserve"> ADDIN ZOTERO_ITEM CSL_CITATION {"citationID":"34edmm525","properties":{"formattedCitation":"(Fiadzo et al., 2001)","plainCitation":"(Fiadzo et al., 2001)"},"citationItems":[{"id":158,"uris":["http://zotero.org/groups/450117/items/VUITDFIR"],"uri":["http://zotero.org/groups/450117/items/VUITDFIR"],"itemData":{"id":158,"type":"article-journal","title":"Estimating Housing Quality for Poverty and Development Policy Analysis: CWIQ in Ghana","container-title":"Social Indicators Research","page":"137–162","volume":"53","issue":"2","abstract":"Inadequate data on housing characteristics and lack of consensusregarding appropriate measures of housing quality characteristicsretard developments to meet housing needs of people in lessdeveloped countries. A constructed housing quality index is developed and Cronbach's alpha and factor analysis are employedeo evaluate its measurement properties. With data from the CoreWelfare Indicators Questionnaire (CWIQ) survey of 1997, theconstructed housing quality index identifies key factors relatedto housing quality in Ghana. Access to quality of life amenities contributes significant information and policy value to traditionalphysical attributes in modeling a housing quality index.","DOI":"10.1023/A:1026764711406","ISSN":"1573-0921","author":[{"family":"Fiadzo","given":"Emmanuel D."},{"family":"Houston","given":"Jack E."},{"family":"Godwin","given":"Deborah D."}],"issued":{"date-parts":[["2001"]]}}}],"schema":"https://github.com/citation-style-language/schema/raw/master/csl-citation.json"} </w:instrText>
      </w:r>
      <w:r>
        <w:rPr>
          <w:rFonts w:asciiTheme="minorHAnsi" w:hAnsiTheme="minorHAnsi"/>
          <w:lang w:bidi="ar-SA"/>
        </w:rPr>
        <w:fldChar w:fldCharType="separate"/>
      </w:r>
      <w:r>
        <w:rPr>
          <w:rFonts w:ascii="Calibri" w:hAnsi="Calibri"/>
        </w:rPr>
        <w:t>Fiadzo et al. (</w:t>
      </w:r>
      <w:r w:rsidRPr="00A62B91">
        <w:rPr>
          <w:rFonts w:ascii="Calibri" w:hAnsi="Calibri"/>
        </w:rPr>
        <w:t>2001)</w:t>
      </w:r>
      <w:r>
        <w:rPr>
          <w:rFonts w:asciiTheme="minorHAnsi" w:hAnsiTheme="minorHAnsi"/>
          <w:lang w:bidi="ar-SA"/>
        </w:rPr>
        <w:fldChar w:fldCharType="end"/>
      </w:r>
      <w:r>
        <w:rPr>
          <w:rFonts w:asciiTheme="minorHAnsi" w:hAnsiTheme="minorHAnsi"/>
          <w:lang w:bidi="ar-SA"/>
        </w:rPr>
        <w:t xml:space="preserve"> p. 146-147 and according to our own insight. Because not every group has the same number of options, we have divided the rank by the number of options in each categories, to get weights between 0 and 1. The construct the housing quality index, we have summed each variable times its weight. </w:t>
      </w:r>
    </w:p>
    <w:p w14:paraId="42D752D3" w14:textId="77777777" w:rsidR="00541382" w:rsidRDefault="00541382" w:rsidP="00541382">
      <w:pPr>
        <w:pStyle w:val="Bijschrift"/>
        <w:keepNext/>
      </w:pPr>
      <w:r>
        <w:t>Table 25 Housing quality index</w:t>
      </w:r>
    </w:p>
    <w:tbl>
      <w:tblPr>
        <w:tblW w:w="10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3"/>
        <w:gridCol w:w="2113"/>
        <w:gridCol w:w="4132"/>
        <w:gridCol w:w="992"/>
        <w:gridCol w:w="992"/>
      </w:tblGrid>
      <w:tr w:rsidR="00A62B91" w:rsidRPr="00F47D26" w14:paraId="010E3803" w14:textId="77777777" w:rsidTr="00A62B91">
        <w:trPr>
          <w:trHeight w:val="557"/>
        </w:trPr>
        <w:tc>
          <w:tcPr>
            <w:tcW w:w="2113" w:type="dxa"/>
            <w:tcBorders>
              <w:top w:val="single" w:sz="4" w:space="0" w:color="000000"/>
              <w:left w:val="nil"/>
              <w:bottom w:val="single" w:sz="4" w:space="0" w:color="000000"/>
              <w:right w:val="nil"/>
            </w:tcBorders>
          </w:tcPr>
          <w:p w14:paraId="59912E2F" w14:textId="77777777" w:rsidR="00A62B91" w:rsidRPr="00541382" w:rsidRDefault="00A62B91" w:rsidP="00C77EFF">
            <w:pPr>
              <w:rPr>
                <w:rFonts w:asciiTheme="minorHAnsi" w:eastAsia="Calibri" w:hAnsiTheme="minorHAnsi" w:cs="Calibri"/>
                <w:sz w:val="20"/>
                <w:szCs w:val="20"/>
              </w:rPr>
            </w:pPr>
            <w:r w:rsidRPr="00541382">
              <w:rPr>
                <w:rFonts w:asciiTheme="minorHAnsi" w:eastAsia="Calibri" w:hAnsiTheme="minorHAnsi" w:cs="Calibri"/>
                <w:sz w:val="20"/>
                <w:szCs w:val="20"/>
              </w:rPr>
              <w:t>Group</w:t>
            </w:r>
          </w:p>
        </w:tc>
        <w:tc>
          <w:tcPr>
            <w:tcW w:w="2113" w:type="dxa"/>
            <w:tcBorders>
              <w:top w:val="single" w:sz="4" w:space="0" w:color="000000"/>
              <w:left w:val="nil"/>
              <w:bottom w:val="single" w:sz="4" w:space="0" w:color="000000"/>
              <w:right w:val="nil"/>
            </w:tcBorders>
          </w:tcPr>
          <w:p w14:paraId="31A5B07E"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Variable</w:t>
            </w:r>
          </w:p>
        </w:tc>
        <w:tc>
          <w:tcPr>
            <w:tcW w:w="4132" w:type="dxa"/>
            <w:tcBorders>
              <w:top w:val="single" w:sz="4" w:space="0" w:color="000000"/>
              <w:left w:val="nil"/>
              <w:bottom w:val="single" w:sz="4" w:space="0" w:color="000000"/>
              <w:right w:val="nil"/>
            </w:tcBorders>
          </w:tcPr>
          <w:p w14:paraId="3C70AF6F"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 xml:space="preserve">Construction </w:t>
            </w:r>
          </w:p>
        </w:tc>
        <w:tc>
          <w:tcPr>
            <w:tcW w:w="992" w:type="dxa"/>
            <w:tcBorders>
              <w:top w:val="single" w:sz="4" w:space="0" w:color="000000"/>
              <w:left w:val="nil"/>
              <w:bottom w:val="single" w:sz="4" w:space="0" w:color="000000"/>
              <w:right w:val="nil"/>
            </w:tcBorders>
          </w:tcPr>
          <w:p w14:paraId="4A07111C" w14:textId="77777777" w:rsidR="00A62B91" w:rsidRPr="00541382" w:rsidRDefault="00A62B91" w:rsidP="00C77EFF">
            <w:pPr>
              <w:rPr>
                <w:rFonts w:asciiTheme="minorHAnsi" w:eastAsia="Calibri" w:hAnsiTheme="minorHAnsi" w:cs="Calibri"/>
                <w:sz w:val="20"/>
                <w:szCs w:val="20"/>
              </w:rPr>
            </w:pPr>
            <w:r w:rsidRPr="00541382">
              <w:rPr>
                <w:rFonts w:asciiTheme="minorHAnsi" w:eastAsia="Calibri" w:hAnsiTheme="minorHAnsi" w:cs="Calibri"/>
                <w:sz w:val="20"/>
                <w:szCs w:val="20"/>
              </w:rPr>
              <w:t>Rank</w:t>
            </w:r>
          </w:p>
        </w:tc>
        <w:tc>
          <w:tcPr>
            <w:tcW w:w="992" w:type="dxa"/>
            <w:tcBorders>
              <w:top w:val="single" w:sz="4" w:space="0" w:color="000000"/>
              <w:left w:val="nil"/>
              <w:bottom w:val="single" w:sz="4" w:space="0" w:color="000000"/>
              <w:right w:val="nil"/>
            </w:tcBorders>
          </w:tcPr>
          <w:p w14:paraId="0C284C92" w14:textId="77777777" w:rsidR="00A62B91" w:rsidRPr="00541382" w:rsidRDefault="00A62B91" w:rsidP="00C77EFF">
            <w:pPr>
              <w:rPr>
                <w:rFonts w:asciiTheme="minorHAnsi" w:eastAsia="Calibri" w:hAnsiTheme="minorHAnsi" w:cs="Calibri"/>
                <w:sz w:val="20"/>
                <w:szCs w:val="20"/>
              </w:rPr>
            </w:pPr>
            <w:r w:rsidRPr="00541382">
              <w:rPr>
                <w:rFonts w:asciiTheme="minorHAnsi" w:eastAsia="Calibri" w:hAnsiTheme="minorHAnsi" w:cs="Calibri"/>
                <w:sz w:val="20"/>
                <w:szCs w:val="20"/>
              </w:rPr>
              <w:t>Weight</w:t>
            </w:r>
          </w:p>
        </w:tc>
      </w:tr>
      <w:tr w:rsidR="00A62B91" w:rsidRPr="00F47D26" w14:paraId="37B560CD" w14:textId="77777777" w:rsidTr="00A62B91">
        <w:trPr>
          <w:trHeight w:val="222"/>
        </w:trPr>
        <w:tc>
          <w:tcPr>
            <w:tcW w:w="2113" w:type="dxa"/>
            <w:tcBorders>
              <w:top w:val="single" w:sz="4" w:space="0" w:color="000000"/>
              <w:left w:val="nil"/>
              <w:bottom w:val="nil"/>
              <w:right w:val="nil"/>
            </w:tcBorders>
          </w:tcPr>
          <w:p w14:paraId="19877CB2" w14:textId="77777777" w:rsidR="00A62B91" w:rsidRPr="00541382" w:rsidRDefault="00A62B91" w:rsidP="00C77EFF">
            <w:pPr>
              <w:rPr>
                <w:rFonts w:asciiTheme="minorHAnsi" w:hAnsiTheme="minorHAnsi"/>
              </w:rPr>
            </w:pPr>
            <w:r w:rsidRPr="00541382">
              <w:rPr>
                <w:rFonts w:asciiTheme="minorHAnsi" w:hAnsiTheme="minorHAnsi"/>
              </w:rPr>
              <w:t>Roof</w:t>
            </w:r>
          </w:p>
        </w:tc>
        <w:tc>
          <w:tcPr>
            <w:tcW w:w="2113" w:type="dxa"/>
            <w:tcBorders>
              <w:top w:val="single" w:sz="4" w:space="0" w:color="000000"/>
              <w:left w:val="nil"/>
              <w:bottom w:val="nil"/>
              <w:right w:val="nil"/>
            </w:tcBorders>
          </w:tcPr>
          <w:p w14:paraId="7DC77594" w14:textId="77777777" w:rsidR="00A62B91" w:rsidRPr="00541382" w:rsidRDefault="00A62B91" w:rsidP="00C77EFF">
            <w:pPr>
              <w:rPr>
                <w:rFonts w:asciiTheme="minorHAnsi" w:hAnsiTheme="minorHAnsi"/>
              </w:rPr>
            </w:pPr>
            <w:r w:rsidRPr="00541382">
              <w:rPr>
                <w:rFonts w:asciiTheme="minorHAnsi" w:hAnsiTheme="minorHAnsi"/>
              </w:rPr>
              <w:t>(roof) grass_, leaves, bamboo</w:t>
            </w:r>
          </w:p>
        </w:tc>
        <w:tc>
          <w:tcPr>
            <w:tcW w:w="4132" w:type="dxa"/>
            <w:tcBorders>
              <w:top w:val="single" w:sz="4" w:space="0" w:color="000000"/>
              <w:left w:val="nil"/>
              <w:bottom w:val="nil"/>
              <w:right w:val="nil"/>
            </w:tcBorders>
          </w:tcPr>
          <w:p w14:paraId="67F6ADF4"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of roof is made of grass, leaves and or bamboo, 0 if else</w:t>
            </w:r>
          </w:p>
        </w:tc>
        <w:tc>
          <w:tcPr>
            <w:tcW w:w="992" w:type="dxa"/>
            <w:tcBorders>
              <w:top w:val="single" w:sz="4" w:space="0" w:color="000000"/>
              <w:left w:val="nil"/>
              <w:bottom w:val="nil"/>
              <w:right w:val="nil"/>
            </w:tcBorders>
          </w:tcPr>
          <w:p w14:paraId="7D7C638C" w14:textId="77777777" w:rsidR="00A62B91" w:rsidRPr="00541382" w:rsidRDefault="00A62B91" w:rsidP="00C77EFF">
            <w:pPr>
              <w:rPr>
                <w:rFonts w:asciiTheme="minorHAnsi" w:hAnsiTheme="minorHAnsi"/>
              </w:rPr>
            </w:pPr>
            <w:r w:rsidRPr="00541382">
              <w:rPr>
                <w:rFonts w:asciiTheme="minorHAnsi" w:hAnsiTheme="minorHAnsi"/>
              </w:rPr>
              <w:t>1</w:t>
            </w:r>
          </w:p>
        </w:tc>
        <w:tc>
          <w:tcPr>
            <w:tcW w:w="992" w:type="dxa"/>
            <w:tcBorders>
              <w:top w:val="single" w:sz="4" w:space="0" w:color="000000"/>
              <w:left w:val="nil"/>
              <w:bottom w:val="nil"/>
              <w:right w:val="nil"/>
            </w:tcBorders>
          </w:tcPr>
          <w:p w14:paraId="2803E001" w14:textId="77777777" w:rsidR="00A62B91" w:rsidRPr="00541382" w:rsidRDefault="00A62B91" w:rsidP="00C77EFF">
            <w:pPr>
              <w:rPr>
                <w:rFonts w:asciiTheme="minorHAnsi" w:hAnsiTheme="minorHAnsi"/>
              </w:rPr>
            </w:pPr>
            <w:r w:rsidRPr="00541382">
              <w:rPr>
                <w:rFonts w:asciiTheme="minorHAnsi" w:hAnsiTheme="minorHAnsi"/>
              </w:rPr>
              <w:t>0,25</w:t>
            </w:r>
          </w:p>
        </w:tc>
      </w:tr>
      <w:tr w:rsidR="00A62B91" w:rsidRPr="00F47D26" w14:paraId="3E608E6E" w14:textId="77777777" w:rsidTr="00A62B91">
        <w:trPr>
          <w:trHeight w:val="222"/>
        </w:trPr>
        <w:tc>
          <w:tcPr>
            <w:tcW w:w="2113" w:type="dxa"/>
            <w:tcBorders>
              <w:top w:val="nil"/>
              <w:left w:val="nil"/>
              <w:bottom w:val="nil"/>
              <w:right w:val="nil"/>
            </w:tcBorders>
          </w:tcPr>
          <w:p w14:paraId="444F7B87"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3842C8D4" w14:textId="77777777" w:rsidR="00A62B91" w:rsidRPr="00541382" w:rsidRDefault="00A62B91" w:rsidP="00C77EFF">
            <w:pPr>
              <w:rPr>
                <w:rFonts w:asciiTheme="minorHAnsi" w:hAnsiTheme="minorHAnsi"/>
              </w:rPr>
            </w:pPr>
            <w:r w:rsidRPr="00541382">
              <w:rPr>
                <w:rFonts w:asciiTheme="minorHAnsi" w:hAnsiTheme="minorHAnsi"/>
              </w:rPr>
              <w:t>(roof)mud, grass</w:t>
            </w:r>
          </w:p>
        </w:tc>
        <w:tc>
          <w:tcPr>
            <w:tcW w:w="4132" w:type="dxa"/>
            <w:tcBorders>
              <w:top w:val="nil"/>
              <w:left w:val="nil"/>
              <w:bottom w:val="nil"/>
              <w:right w:val="nil"/>
            </w:tcBorders>
          </w:tcPr>
          <w:p w14:paraId="751F3E3C"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of roof is made of mud and grass, 0 if else</w:t>
            </w:r>
          </w:p>
        </w:tc>
        <w:tc>
          <w:tcPr>
            <w:tcW w:w="992" w:type="dxa"/>
            <w:tcBorders>
              <w:top w:val="nil"/>
              <w:left w:val="nil"/>
              <w:bottom w:val="nil"/>
              <w:right w:val="nil"/>
            </w:tcBorders>
          </w:tcPr>
          <w:p w14:paraId="4AA3801A" w14:textId="77777777" w:rsidR="00A62B91" w:rsidRPr="00541382" w:rsidRDefault="00A62B91" w:rsidP="00C77EFF">
            <w:pPr>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7D764C78" w14:textId="77777777" w:rsidR="00A62B91" w:rsidRPr="00541382" w:rsidRDefault="00A62B91" w:rsidP="00C77EFF">
            <w:pPr>
              <w:rPr>
                <w:rFonts w:asciiTheme="minorHAnsi" w:hAnsiTheme="minorHAnsi"/>
              </w:rPr>
            </w:pPr>
            <w:r w:rsidRPr="00541382">
              <w:rPr>
                <w:rFonts w:asciiTheme="minorHAnsi" w:hAnsiTheme="minorHAnsi"/>
              </w:rPr>
              <w:t>0,5</w:t>
            </w:r>
          </w:p>
        </w:tc>
      </w:tr>
      <w:tr w:rsidR="00A62B91" w:rsidRPr="00F47D26" w14:paraId="233E4DAD" w14:textId="77777777" w:rsidTr="00A62B91">
        <w:trPr>
          <w:trHeight w:val="222"/>
        </w:trPr>
        <w:tc>
          <w:tcPr>
            <w:tcW w:w="2113" w:type="dxa"/>
            <w:tcBorders>
              <w:top w:val="nil"/>
              <w:left w:val="nil"/>
              <w:bottom w:val="nil"/>
              <w:right w:val="nil"/>
            </w:tcBorders>
          </w:tcPr>
          <w:p w14:paraId="1944EF19"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04956375" w14:textId="77777777" w:rsidR="00A62B91" w:rsidRPr="00541382" w:rsidRDefault="00A62B91" w:rsidP="00C77EFF">
            <w:pPr>
              <w:rPr>
                <w:rFonts w:asciiTheme="minorHAnsi" w:hAnsiTheme="minorHAnsi"/>
              </w:rPr>
            </w:pPr>
            <w:r w:rsidRPr="00541382">
              <w:rPr>
                <w:rFonts w:asciiTheme="minorHAnsi" w:hAnsiTheme="minorHAnsi"/>
              </w:rPr>
              <w:t>(roof)concrete</w:t>
            </w:r>
          </w:p>
        </w:tc>
        <w:tc>
          <w:tcPr>
            <w:tcW w:w="4132" w:type="dxa"/>
            <w:tcBorders>
              <w:top w:val="nil"/>
              <w:left w:val="nil"/>
              <w:bottom w:val="nil"/>
              <w:right w:val="nil"/>
            </w:tcBorders>
          </w:tcPr>
          <w:p w14:paraId="72153D04"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of roof is made concrete, 0 if else</w:t>
            </w:r>
          </w:p>
        </w:tc>
        <w:tc>
          <w:tcPr>
            <w:tcW w:w="992" w:type="dxa"/>
            <w:tcBorders>
              <w:top w:val="nil"/>
              <w:left w:val="nil"/>
              <w:bottom w:val="nil"/>
              <w:right w:val="nil"/>
            </w:tcBorders>
          </w:tcPr>
          <w:p w14:paraId="33D2C787" w14:textId="77777777" w:rsidR="00A62B91" w:rsidRPr="00541382" w:rsidRDefault="00A62B91" w:rsidP="00C77EFF">
            <w:pPr>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383D504C" w14:textId="77777777" w:rsidR="00A62B91" w:rsidRPr="00541382" w:rsidRDefault="00A62B91" w:rsidP="00C77EFF">
            <w:pPr>
              <w:rPr>
                <w:rFonts w:asciiTheme="minorHAnsi" w:hAnsiTheme="minorHAnsi"/>
              </w:rPr>
            </w:pPr>
            <w:r w:rsidRPr="00541382">
              <w:rPr>
                <w:rFonts w:asciiTheme="minorHAnsi" w:hAnsiTheme="minorHAnsi"/>
              </w:rPr>
              <w:t>1</w:t>
            </w:r>
          </w:p>
        </w:tc>
      </w:tr>
      <w:tr w:rsidR="00A62B91" w:rsidRPr="00F47D26" w14:paraId="0DD908AF" w14:textId="77777777" w:rsidTr="00A62B91">
        <w:trPr>
          <w:trHeight w:val="222"/>
        </w:trPr>
        <w:tc>
          <w:tcPr>
            <w:tcW w:w="2113" w:type="dxa"/>
            <w:tcBorders>
              <w:top w:val="nil"/>
              <w:left w:val="nil"/>
              <w:bottom w:val="nil"/>
              <w:right w:val="nil"/>
            </w:tcBorders>
          </w:tcPr>
          <w:p w14:paraId="2836A610"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538D80D7" w14:textId="77777777" w:rsidR="00A62B91" w:rsidRPr="00541382" w:rsidRDefault="00A62B91" w:rsidP="00C77EFF">
            <w:pPr>
              <w:rPr>
                <w:rFonts w:asciiTheme="minorHAnsi" w:hAnsiTheme="minorHAnsi"/>
              </w:rPr>
            </w:pPr>
            <w:r w:rsidRPr="00541382">
              <w:rPr>
                <w:rFonts w:asciiTheme="minorHAnsi" w:hAnsiTheme="minorHAnsi"/>
              </w:rPr>
              <w:t>(roof) Corrugated galvanised iron</w:t>
            </w:r>
          </w:p>
        </w:tc>
        <w:tc>
          <w:tcPr>
            <w:tcW w:w="4132" w:type="dxa"/>
            <w:tcBorders>
              <w:top w:val="nil"/>
              <w:left w:val="nil"/>
              <w:bottom w:val="nil"/>
              <w:right w:val="nil"/>
            </w:tcBorders>
          </w:tcPr>
          <w:p w14:paraId="76948774"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of roof is made of corrugated galvanised iron (CGI), 0 if else</w:t>
            </w:r>
          </w:p>
        </w:tc>
        <w:tc>
          <w:tcPr>
            <w:tcW w:w="992" w:type="dxa"/>
            <w:tcBorders>
              <w:top w:val="nil"/>
              <w:left w:val="nil"/>
              <w:bottom w:val="nil"/>
              <w:right w:val="nil"/>
            </w:tcBorders>
          </w:tcPr>
          <w:p w14:paraId="3B1D54B1" w14:textId="77777777" w:rsidR="00A62B91" w:rsidRPr="00541382" w:rsidRDefault="00A62B91" w:rsidP="00C77EFF">
            <w:pPr>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6F46E556" w14:textId="77777777" w:rsidR="00A62B91" w:rsidRPr="00541382" w:rsidRDefault="00A62B91" w:rsidP="00C77EFF">
            <w:pPr>
              <w:rPr>
                <w:rFonts w:asciiTheme="minorHAnsi" w:hAnsiTheme="minorHAnsi"/>
              </w:rPr>
            </w:pPr>
            <w:r w:rsidRPr="00541382">
              <w:rPr>
                <w:rFonts w:asciiTheme="minorHAnsi" w:hAnsiTheme="minorHAnsi"/>
              </w:rPr>
              <w:t>0,5</w:t>
            </w:r>
          </w:p>
        </w:tc>
      </w:tr>
      <w:tr w:rsidR="00A62B91" w:rsidRPr="00F47D26" w14:paraId="72EF54F0" w14:textId="77777777" w:rsidTr="00A62B91">
        <w:trPr>
          <w:trHeight w:val="222"/>
        </w:trPr>
        <w:tc>
          <w:tcPr>
            <w:tcW w:w="2113" w:type="dxa"/>
            <w:tcBorders>
              <w:top w:val="nil"/>
              <w:left w:val="nil"/>
              <w:bottom w:val="nil"/>
              <w:right w:val="nil"/>
            </w:tcBorders>
          </w:tcPr>
          <w:p w14:paraId="5A2EDF8A"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5342934A" w14:textId="77777777" w:rsidR="00A62B91" w:rsidRPr="00541382" w:rsidRDefault="00A62B91" w:rsidP="00C77EFF">
            <w:pPr>
              <w:rPr>
                <w:rFonts w:asciiTheme="minorHAnsi" w:hAnsiTheme="minorHAnsi"/>
              </w:rPr>
            </w:pPr>
            <w:r w:rsidRPr="00541382">
              <w:rPr>
                <w:rFonts w:asciiTheme="minorHAnsi" w:hAnsiTheme="minorHAnsi"/>
              </w:rPr>
              <w:t>(roof)asbestos</w:t>
            </w:r>
          </w:p>
        </w:tc>
        <w:tc>
          <w:tcPr>
            <w:tcW w:w="4132" w:type="dxa"/>
            <w:tcBorders>
              <w:top w:val="nil"/>
              <w:left w:val="nil"/>
              <w:bottom w:val="nil"/>
              <w:right w:val="nil"/>
            </w:tcBorders>
          </w:tcPr>
          <w:p w14:paraId="3C1955C6"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of roof is made of asbestos, 0 if else</w:t>
            </w:r>
          </w:p>
        </w:tc>
        <w:tc>
          <w:tcPr>
            <w:tcW w:w="992" w:type="dxa"/>
            <w:tcBorders>
              <w:top w:val="nil"/>
              <w:left w:val="nil"/>
              <w:bottom w:val="nil"/>
              <w:right w:val="nil"/>
            </w:tcBorders>
          </w:tcPr>
          <w:p w14:paraId="32FC693E" w14:textId="77777777" w:rsidR="00A62B91" w:rsidRPr="00541382" w:rsidRDefault="00A62B91" w:rsidP="00C77EFF">
            <w:pPr>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185E40F9" w14:textId="77777777" w:rsidR="00A62B91" w:rsidRPr="00541382" w:rsidRDefault="00A62B91" w:rsidP="00C77EFF">
            <w:pPr>
              <w:rPr>
                <w:rFonts w:asciiTheme="minorHAnsi" w:hAnsiTheme="minorHAnsi"/>
              </w:rPr>
            </w:pPr>
            <w:r w:rsidRPr="00541382">
              <w:rPr>
                <w:rFonts w:asciiTheme="minorHAnsi" w:hAnsiTheme="minorHAnsi"/>
              </w:rPr>
              <w:t>0,75</w:t>
            </w:r>
          </w:p>
        </w:tc>
      </w:tr>
      <w:tr w:rsidR="00A62B91" w:rsidRPr="00F47D26" w14:paraId="35951504" w14:textId="77777777" w:rsidTr="00A62B91">
        <w:trPr>
          <w:trHeight w:val="222"/>
        </w:trPr>
        <w:tc>
          <w:tcPr>
            <w:tcW w:w="2113" w:type="dxa"/>
            <w:tcBorders>
              <w:top w:val="nil"/>
              <w:left w:val="nil"/>
              <w:bottom w:val="nil"/>
              <w:right w:val="nil"/>
            </w:tcBorders>
          </w:tcPr>
          <w:p w14:paraId="629A7C23"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5B993BC8" w14:textId="77777777" w:rsidR="00A62B91" w:rsidRPr="00541382" w:rsidRDefault="00A62B91" w:rsidP="00C77EFF">
            <w:pPr>
              <w:rPr>
                <w:rFonts w:asciiTheme="minorHAnsi" w:hAnsiTheme="minorHAnsi"/>
              </w:rPr>
            </w:pPr>
            <w:r w:rsidRPr="00541382">
              <w:rPr>
                <w:rFonts w:asciiTheme="minorHAnsi" w:hAnsiTheme="minorHAnsi"/>
              </w:rPr>
              <w:t>(roof)tiles</w:t>
            </w:r>
          </w:p>
        </w:tc>
        <w:tc>
          <w:tcPr>
            <w:tcW w:w="4132" w:type="dxa"/>
            <w:tcBorders>
              <w:top w:val="nil"/>
              <w:left w:val="nil"/>
              <w:bottom w:val="nil"/>
              <w:right w:val="nil"/>
            </w:tcBorders>
          </w:tcPr>
          <w:p w14:paraId="2097452B"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of roof is made of tiles, 0 if else</w:t>
            </w:r>
          </w:p>
        </w:tc>
        <w:tc>
          <w:tcPr>
            <w:tcW w:w="992" w:type="dxa"/>
            <w:tcBorders>
              <w:top w:val="nil"/>
              <w:left w:val="nil"/>
              <w:bottom w:val="nil"/>
              <w:right w:val="nil"/>
            </w:tcBorders>
          </w:tcPr>
          <w:p w14:paraId="66455078" w14:textId="77777777" w:rsidR="00A62B91" w:rsidRPr="00541382" w:rsidRDefault="00A62B91" w:rsidP="00C77EFF">
            <w:pPr>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0C2D013C" w14:textId="77777777" w:rsidR="00A62B91" w:rsidRPr="00541382" w:rsidRDefault="00A62B91" w:rsidP="00C77EFF">
            <w:pPr>
              <w:rPr>
                <w:rFonts w:asciiTheme="minorHAnsi" w:hAnsiTheme="minorHAnsi"/>
              </w:rPr>
            </w:pPr>
            <w:r w:rsidRPr="00541382">
              <w:rPr>
                <w:rFonts w:asciiTheme="minorHAnsi" w:hAnsiTheme="minorHAnsi"/>
              </w:rPr>
              <w:t>1</w:t>
            </w:r>
          </w:p>
        </w:tc>
      </w:tr>
      <w:tr w:rsidR="00A62B91" w:rsidRPr="00F47D26" w14:paraId="7AA3DAFB" w14:textId="77777777" w:rsidTr="00A62B91">
        <w:trPr>
          <w:trHeight w:val="222"/>
        </w:trPr>
        <w:tc>
          <w:tcPr>
            <w:tcW w:w="2113" w:type="dxa"/>
            <w:tcBorders>
              <w:top w:val="nil"/>
              <w:left w:val="nil"/>
              <w:bottom w:val="nil"/>
              <w:right w:val="nil"/>
            </w:tcBorders>
          </w:tcPr>
          <w:p w14:paraId="33541977"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3C61A9FF" w14:textId="77777777" w:rsidR="00A62B91" w:rsidRPr="00541382" w:rsidRDefault="00A62B91" w:rsidP="00C77EFF">
            <w:pPr>
              <w:rPr>
                <w:rFonts w:asciiTheme="minorHAnsi" w:hAnsiTheme="minorHAnsi"/>
              </w:rPr>
            </w:pPr>
            <w:r w:rsidRPr="00541382">
              <w:rPr>
                <w:rFonts w:asciiTheme="minorHAnsi" w:hAnsiTheme="minorHAnsi"/>
              </w:rPr>
              <w:t>(roof)other</w:t>
            </w:r>
          </w:p>
        </w:tc>
        <w:tc>
          <w:tcPr>
            <w:tcW w:w="4132" w:type="dxa"/>
            <w:tcBorders>
              <w:top w:val="nil"/>
              <w:left w:val="nil"/>
              <w:bottom w:val="nil"/>
              <w:right w:val="nil"/>
            </w:tcBorders>
          </w:tcPr>
          <w:p w14:paraId="09C36538"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of roof is made of none of the above, 0 if else</w:t>
            </w:r>
          </w:p>
        </w:tc>
        <w:tc>
          <w:tcPr>
            <w:tcW w:w="992" w:type="dxa"/>
            <w:tcBorders>
              <w:top w:val="nil"/>
              <w:left w:val="nil"/>
              <w:bottom w:val="nil"/>
              <w:right w:val="nil"/>
            </w:tcBorders>
          </w:tcPr>
          <w:p w14:paraId="280ED70F" w14:textId="77777777" w:rsidR="00A62B91" w:rsidRPr="00541382" w:rsidRDefault="00A62B91" w:rsidP="00C77EFF">
            <w:pPr>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5C5D1963" w14:textId="77777777" w:rsidR="00A62B91" w:rsidRPr="00541382" w:rsidRDefault="00A62B91" w:rsidP="00C77EFF">
            <w:pPr>
              <w:rPr>
                <w:rFonts w:asciiTheme="minorHAnsi" w:hAnsiTheme="minorHAnsi"/>
              </w:rPr>
            </w:pPr>
            <w:r w:rsidRPr="00541382">
              <w:rPr>
                <w:rFonts w:asciiTheme="minorHAnsi" w:hAnsiTheme="minorHAnsi"/>
              </w:rPr>
              <w:t>0,5</w:t>
            </w:r>
          </w:p>
        </w:tc>
      </w:tr>
      <w:tr w:rsidR="00A62B91" w:rsidRPr="00F47D26" w14:paraId="7D4ACD18" w14:textId="77777777" w:rsidTr="00A62B91">
        <w:trPr>
          <w:trHeight w:val="222"/>
        </w:trPr>
        <w:tc>
          <w:tcPr>
            <w:tcW w:w="2113" w:type="dxa"/>
            <w:tcBorders>
              <w:top w:val="nil"/>
              <w:left w:val="nil"/>
              <w:bottom w:val="nil"/>
              <w:right w:val="nil"/>
            </w:tcBorders>
          </w:tcPr>
          <w:p w14:paraId="7B14BE39" w14:textId="77777777" w:rsidR="00A62B91" w:rsidRPr="00541382" w:rsidRDefault="00A62B91" w:rsidP="00C77EFF">
            <w:pPr>
              <w:rPr>
                <w:rFonts w:asciiTheme="minorHAnsi" w:hAnsiTheme="minorHAnsi"/>
              </w:rPr>
            </w:pPr>
            <w:r w:rsidRPr="00541382">
              <w:rPr>
                <w:rFonts w:asciiTheme="minorHAnsi" w:hAnsiTheme="minorHAnsi"/>
              </w:rPr>
              <w:t>Wall</w:t>
            </w:r>
          </w:p>
        </w:tc>
        <w:tc>
          <w:tcPr>
            <w:tcW w:w="2113" w:type="dxa"/>
            <w:tcBorders>
              <w:top w:val="nil"/>
              <w:left w:val="nil"/>
              <w:bottom w:val="nil"/>
              <w:right w:val="nil"/>
            </w:tcBorders>
          </w:tcPr>
          <w:p w14:paraId="65D29866" w14:textId="77777777" w:rsidR="00A62B91" w:rsidRPr="00541382" w:rsidRDefault="00A62B91" w:rsidP="00C77EFF">
            <w:pPr>
              <w:rPr>
                <w:rFonts w:asciiTheme="minorHAnsi" w:hAnsiTheme="minorHAnsi"/>
              </w:rPr>
            </w:pPr>
            <w:r w:rsidRPr="00541382">
              <w:rPr>
                <w:rFonts w:asciiTheme="minorHAnsi" w:hAnsiTheme="minorHAnsi"/>
              </w:rPr>
              <w:t>(wall) poles, branches, grass</w:t>
            </w:r>
          </w:p>
        </w:tc>
        <w:tc>
          <w:tcPr>
            <w:tcW w:w="4132" w:type="dxa"/>
            <w:tcBorders>
              <w:top w:val="nil"/>
              <w:left w:val="nil"/>
              <w:bottom w:val="nil"/>
              <w:right w:val="nil"/>
            </w:tcBorders>
          </w:tcPr>
          <w:p w14:paraId="5B2D7F75"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wall is made of poles, branches and grass, 0 if else</w:t>
            </w:r>
          </w:p>
        </w:tc>
        <w:tc>
          <w:tcPr>
            <w:tcW w:w="992" w:type="dxa"/>
            <w:tcBorders>
              <w:top w:val="nil"/>
              <w:left w:val="nil"/>
              <w:bottom w:val="nil"/>
              <w:right w:val="nil"/>
            </w:tcBorders>
          </w:tcPr>
          <w:p w14:paraId="7B7F95C0" w14:textId="77777777" w:rsidR="00A62B91" w:rsidRPr="00541382" w:rsidRDefault="00A62B91" w:rsidP="00C77EFF">
            <w:pPr>
              <w:rPr>
                <w:rFonts w:asciiTheme="minorHAnsi" w:hAnsiTheme="minorHAnsi"/>
              </w:rPr>
            </w:pPr>
            <w:r w:rsidRPr="00541382">
              <w:rPr>
                <w:rFonts w:asciiTheme="minorHAnsi" w:hAnsiTheme="minorHAnsi"/>
              </w:rPr>
              <w:t>1</w:t>
            </w:r>
          </w:p>
        </w:tc>
        <w:tc>
          <w:tcPr>
            <w:tcW w:w="992" w:type="dxa"/>
            <w:tcBorders>
              <w:top w:val="nil"/>
              <w:left w:val="nil"/>
              <w:bottom w:val="nil"/>
              <w:right w:val="nil"/>
            </w:tcBorders>
          </w:tcPr>
          <w:p w14:paraId="68A0D651" w14:textId="77777777" w:rsidR="00A62B91" w:rsidRPr="00541382" w:rsidRDefault="00A62B91" w:rsidP="00C77EFF">
            <w:pPr>
              <w:rPr>
                <w:rFonts w:asciiTheme="minorHAnsi" w:hAnsiTheme="minorHAnsi"/>
              </w:rPr>
            </w:pPr>
            <w:r w:rsidRPr="00541382">
              <w:rPr>
                <w:rFonts w:asciiTheme="minorHAnsi" w:hAnsiTheme="minorHAnsi"/>
              </w:rPr>
              <w:t>0,167</w:t>
            </w:r>
          </w:p>
        </w:tc>
      </w:tr>
      <w:tr w:rsidR="00A62B91" w:rsidRPr="00F47D26" w14:paraId="64720A6D" w14:textId="77777777" w:rsidTr="00A62B91">
        <w:trPr>
          <w:trHeight w:val="222"/>
        </w:trPr>
        <w:tc>
          <w:tcPr>
            <w:tcW w:w="2113" w:type="dxa"/>
            <w:tcBorders>
              <w:top w:val="nil"/>
              <w:left w:val="nil"/>
              <w:bottom w:val="nil"/>
              <w:right w:val="nil"/>
            </w:tcBorders>
          </w:tcPr>
          <w:p w14:paraId="39AB1299"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72F53B3D" w14:textId="77777777" w:rsidR="00A62B91" w:rsidRPr="00541382" w:rsidRDefault="00A62B91" w:rsidP="00C77EFF">
            <w:pPr>
              <w:rPr>
                <w:rFonts w:asciiTheme="minorHAnsi" w:hAnsiTheme="minorHAnsi"/>
              </w:rPr>
            </w:pPr>
            <w:r w:rsidRPr="00541382">
              <w:rPr>
                <w:rFonts w:asciiTheme="minorHAnsi" w:hAnsiTheme="minorHAnsi"/>
              </w:rPr>
              <w:t>(wall)poles, mud, stone</w:t>
            </w:r>
          </w:p>
        </w:tc>
        <w:tc>
          <w:tcPr>
            <w:tcW w:w="4132" w:type="dxa"/>
            <w:tcBorders>
              <w:top w:val="nil"/>
              <w:left w:val="nil"/>
              <w:bottom w:val="nil"/>
              <w:right w:val="nil"/>
            </w:tcBorders>
          </w:tcPr>
          <w:p w14:paraId="44EE9430"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wall is made of poles, mud and stone, 0 if else</w:t>
            </w:r>
          </w:p>
        </w:tc>
        <w:tc>
          <w:tcPr>
            <w:tcW w:w="992" w:type="dxa"/>
            <w:tcBorders>
              <w:top w:val="nil"/>
              <w:left w:val="nil"/>
              <w:bottom w:val="nil"/>
              <w:right w:val="nil"/>
            </w:tcBorders>
          </w:tcPr>
          <w:p w14:paraId="0FB7C730" w14:textId="77777777" w:rsidR="00A62B91" w:rsidRPr="00541382" w:rsidRDefault="00A62B91" w:rsidP="00C77EFF">
            <w:pPr>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1861366F" w14:textId="77777777" w:rsidR="00A62B91" w:rsidRPr="00541382" w:rsidRDefault="00A62B91" w:rsidP="00C77EFF">
            <w:pPr>
              <w:rPr>
                <w:rFonts w:asciiTheme="minorHAnsi" w:hAnsiTheme="minorHAnsi"/>
              </w:rPr>
            </w:pPr>
            <w:r w:rsidRPr="00541382">
              <w:rPr>
                <w:rFonts w:asciiTheme="minorHAnsi" w:hAnsiTheme="minorHAnsi"/>
              </w:rPr>
              <w:t>0,333</w:t>
            </w:r>
          </w:p>
        </w:tc>
      </w:tr>
      <w:tr w:rsidR="00A62B91" w:rsidRPr="00F47D26" w14:paraId="490615E9" w14:textId="77777777" w:rsidTr="00A62B91">
        <w:trPr>
          <w:trHeight w:val="60"/>
        </w:trPr>
        <w:tc>
          <w:tcPr>
            <w:tcW w:w="2113" w:type="dxa"/>
            <w:tcBorders>
              <w:top w:val="nil"/>
              <w:left w:val="nil"/>
              <w:bottom w:val="nil"/>
              <w:right w:val="nil"/>
            </w:tcBorders>
          </w:tcPr>
          <w:p w14:paraId="0606EA18"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524F3CCF" w14:textId="77777777" w:rsidR="00A62B91" w:rsidRPr="00541382" w:rsidRDefault="00A62B91" w:rsidP="00C77EFF">
            <w:pPr>
              <w:rPr>
                <w:rFonts w:asciiTheme="minorHAnsi" w:hAnsiTheme="minorHAnsi"/>
              </w:rPr>
            </w:pPr>
            <w:r w:rsidRPr="00541382">
              <w:rPr>
                <w:rFonts w:asciiTheme="minorHAnsi" w:hAnsiTheme="minorHAnsi"/>
              </w:rPr>
              <w:t>(wall)mud</w:t>
            </w:r>
          </w:p>
        </w:tc>
        <w:tc>
          <w:tcPr>
            <w:tcW w:w="4132" w:type="dxa"/>
            <w:tcBorders>
              <w:top w:val="nil"/>
              <w:left w:val="nil"/>
              <w:bottom w:val="nil"/>
              <w:right w:val="nil"/>
            </w:tcBorders>
          </w:tcPr>
          <w:p w14:paraId="44DCC3D7"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wall is made of mud, 0 if else</w:t>
            </w:r>
          </w:p>
        </w:tc>
        <w:tc>
          <w:tcPr>
            <w:tcW w:w="992" w:type="dxa"/>
            <w:tcBorders>
              <w:top w:val="nil"/>
              <w:left w:val="nil"/>
              <w:bottom w:val="nil"/>
              <w:right w:val="nil"/>
            </w:tcBorders>
          </w:tcPr>
          <w:p w14:paraId="6451E57F" w14:textId="77777777" w:rsidR="00A62B91" w:rsidRPr="00541382" w:rsidRDefault="00A62B91" w:rsidP="00C77EFF">
            <w:pPr>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34DE2389" w14:textId="77777777" w:rsidR="00A62B91" w:rsidRPr="00541382" w:rsidRDefault="00A62B91" w:rsidP="00C77EFF">
            <w:pPr>
              <w:rPr>
                <w:rFonts w:asciiTheme="minorHAnsi" w:hAnsiTheme="minorHAnsi"/>
              </w:rPr>
            </w:pPr>
            <w:r w:rsidRPr="00541382">
              <w:rPr>
                <w:rFonts w:asciiTheme="minorHAnsi" w:hAnsiTheme="minorHAnsi"/>
              </w:rPr>
              <w:t>0,500</w:t>
            </w:r>
          </w:p>
        </w:tc>
      </w:tr>
      <w:tr w:rsidR="00A62B91" w:rsidRPr="00F47D26" w14:paraId="0B8B29EC" w14:textId="77777777" w:rsidTr="00A62B91">
        <w:trPr>
          <w:trHeight w:val="60"/>
        </w:trPr>
        <w:tc>
          <w:tcPr>
            <w:tcW w:w="2113" w:type="dxa"/>
            <w:tcBorders>
              <w:top w:val="nil"/>
              <w:left w:val="nil"/>
              <w:bottom w:val="nil"/>
              <w:right w:val="nil"/>
            </w:tcBorders>
          </w:tcPr>
          <w:p w14:paraId="09836F01"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1246274C" w14:textId="77777777" w:rsidR="00A62B91" w:rsidRPr="00541382" w:rsidRDefault="00A62B91" w:rsidP="00C77EFF">
            <w:pPr>
              <w:rPr>
                <w:rFonts w:asciiTheme="minorHAnsi" w:hAnsiTheme="minorHAnsi"/>
              </w:rPr>
            </w:pPr>
            <w:r w:rsidRPr="00541382">
              <w:rPr>
                <w:rFonts w:asciiTheme="minorHAnsi" w:hAnsiTheme="minorHAnsi"/>
              </w:rPr>
              <w:t>(wall)mud, brick</w:t>
            </w:r>
          </w:p>
        </w:tc>
        <w:tc>
          <w:tcPr>
            <w:tcW w:w="4132" w:type="dxa"/>
            <w:tcBorders>
              <w:top w:val="nil"/>
              <w:left w:val="nil"/>
              <w:bottom w:val="nil"/>
              <w:right w:val="nil"/>
            </w:tcBorders>
          </w:tcPr>
          <w:p w14:paraId="285E4F59"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wall is made of mud and brick, 0 if else</w:t>
            </w:r>
          </w:p>
        </w:tc>
        <w:tc>
          <w:tcPr>
            <w:tcW w:w="992" w:type="dxa"/>
            <w:tcBorders>
              <w:top w:val="nil"/>
              <w:left w:val="nil"/>
              <w:bottom w:val="nil"/>
              <w:right w:val="nil"/>
            </w:tcBorders>
          </w:tcPr>
          <w:p w14:paraId="4516E0C6" w14:textId="77777777" w:rsidR="00A62B91" w:rsidRPr="00541382" w:rsidRDefault="00A62B91" w:rsidP="00C77EFF">
            <w:pPr>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19B9E4CC" w14:textId="77777777" w:rsidR="00A62B91" w:rsidRPr="00541382" w:rsidRDefault="00A62B91" w:rsidP="00C77EFF">
            <w:pPr>
              <w:rPr>
                <w:rFonts w:asciiTheme="minorHAnsi" w:hAnsiTheme="minorHAnsi"/>
              </w:rPr>
            </w:pPr>
            <w:r w:rsidRPr="00541382">
              <w:rPr>
                <w:rFonts w:asciiTheme="minorHAnsi" w:hAnsiTheme="minorHAnsi"/>
              </w:rPr>
              <w:t>0,667</w:t>
            </w:r>
          </w:p>
        </w:tc>
      </w:tr>
      <w:tr w:rsidR="00A62B91" w:rsidRPr="00F47D26" w14:paraId="771859C4" w14:textId="77777777" w:rsidTr="00A62B91">
        <w:trPr>
          <w:trHeight w:val="60"/>
        </w:trPr>
        <w:tc>
          <w:tcPr>
            <w:tcW w:w="2113" w:type="dxa"/>
            <w:tcBorders>
              <w:top w:val="nil"/>
              <w:left w:val="nil"/>
              <w:bottom w:val="nil"/>
              <w:right w:val="nil"/>
            </w:tcBorders>
          </w:tcPr>
          <w:p w14:paraId="74D404F8"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04CF8DD1" w14:textId="77777777" w:rsidR="00A62B91" w:rsidRPr="00541382" w:rsidRDefault="00A62B91" w:rsidP="00C77EFF">
            <w:pPr>
              <w:rPr>
                <w:rFonts w:asciiTheme="minorHAnsi" w:hAnsiTheme="minorHAnsi"/>
              </w:rPr>
            </w:pPr>
            <w:r w:rsidRPr="00541382">
              <w:rPr>
                <w:rFonts w:asciiTheme="minorHAnsi" w:hAnsiTheme="minorHAnsi"/>
              </w:rPr>
              <w:t>(wall)brick</w:t>
            </w:r>
          </w:p>
        </w:tc>
        <w:tc>
          <w:tcPr>
            <w:tcW w:w="4132" w:type="dxa"/>
            <w:tcBorders>
              <w:top w:val="nil"/>
              <w:left w:val="nil"/>
              <w:bottom w:val="nil"/>
              <w:right w:val="nil"/>
            </w:tcBorders>
          </w:tcPr>
          <w:p w14:paraId="298037CF"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wall is made of brick, 0 if else</w:t>
            </w:r>
          </w:p>
        </w:tc>
        <w:tc>
          <w:tcPr>
            <w:tcW w:w="992" w:type="dxa"/>
            <w:tcBorders>
              <w:top w:val="nil"/>
              <w:left w:val="nil"/>
              <w:bottom w:val="nil"/>
              <w:right w:val="nil"/>
            </w:tcBorders>
          </w:tcPr>
          <w:p w14:paraId="36E9D279" w14:textId="77777777" w:rsidR="00A62B91" w:rsidRPr="00541382" w:rsidRDefault="00A62B91" w:rsidP="00C77EFF">
            <w:pPr>
              <w:rPr>
                <w:rFonts w:asciiTheme="minorHAnsi" w:hAnsiTheme="minorHAnsi"/>
              </w:rPr>
            </w:pPr>
            <w:r w:rsidRPr="00541382">
              <w:rPr>
                <w:rFonts w:asciiTheme="minorHAnsi" w:hAnsiTheme="minorHAnsi"/>
              </w:rPr>
              <w:t>5</w:t>
            </w:r>
          </w:p>
        </w:tc>
        <w:tc>
          <w:tcPr>
            <w:tcW w:w="992" w:type="dxa"/>
            <w:tcBorders>
              <w:top w:val="nil"/>
              <w:left w:val="nil"/>
              <w:bottom w:val="nil"/>
              <w:right w:val="nil"/>
            </w:tcBorders>
          </w:tcPr>
          <w:p w14:paraId="433C305E" w14:textId="77777777" w:rsidR="00A62B91" w:rsidRPr="00541382" w:rsidRDefault="00A62B91" w:rsidP="00C77EFF">
            <w:pPr>
              <w:rPr>
                <w:rFonts w:asciiTheme="minorHAnsi" w:hAnsiTheme="minorHAnsi"/>
              </w:rPr>
            </w:pPr>
            <w:r w:rsidRPr="00541382">
              <w:rPr>
                <w:rFonts w:asciiTheme="minorHAnsi" w:hAnsiTheme="minorHAnsi"/>
              </w:rPr>
              <w:t>0,833</w:t>
            </w:r>
          </w:p>
        </w:tc>
      </w:tr>
      <w:tr w:rsidR="00A62B91" w:rsidRPr="00F47D26" w14:paraId="37D5D2B5" w14:textId="77777777" w:rsidTr="00A62B91">
        <w:trPr>
          <w:trHeight w:val="60"/>
        </w:trPr>
        <w:tc>
          <w:tcPr>
            <w:tcW w:w="2113" w:type="dxa"/>
            <w:tcBorders>
              <w:top w:val="nil"/>
              <w:left w:val="nil"/>
              <w:bottom w:val="nil"/>
              <w:right w:val="nil"/>
            </w:tcBorders>
          </w:tcPr>
          <w:p w14:paraId="7C38A950"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24C45EAC" w14:textId="77777777" w:rsidR="00A62B91" w:rsidRPr="00541382" w:rsidRDefault="00A62B91" w:rsidP="00C77EFF">
            <w:pPr>
              <w:rPr>
                <w:rFonts w:asciiTheme="minorHAnsi" w:hAnsiTheme="minorHAnsi"/>
              </w:rPr>
            </w:pPr>
            <w:r w:rsidRPr="00541382">
              <w:rPr>
                <w:rFonts w:asciiTheme="minorHAnsi" w:hAnsiTheme="minorHAnsi"/>
              </w:rPr>
              <w:t>(wall)concrete</w:t>
            </w:r>
          </w:p>
        </w:tc>
        <w:tc>
          <w:tcPr>
            <w:tcW w:w="4132" w:type="dxa"/>
            <w:tcBorders>
              <w:top w:val="nil"/>
              <w:left w:val="nil"/>
              <w:bottom w:val="nil"/>
              <w:right w:val="nil"/>
            </w:tcBorders>
          </w:tcPr>
          <w:p w14:paraId="1C70A2A9"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wall is made of concrete, 0 if else</w:t>
            </w:r>
          </w:p>
        </w:tc>
        <w:tc>
          <w:tcPr>
            <w:tcW w:w="992" w:type="dxa"/>
            <w:tcBorders>
              <w:top w:val="nil"/>
              <w:left w:val="nil"/>
              <w:bottom w:val="nil"/>
              <w:right w:val="nil"/>
            </w:tcBorders>
          </w:tcPr>
          <w:p w14:paraId="281CED63" w14:textId="77777777" w:rsidR="00A62B91" w:rsidRPr="00541382" w:rsidRDefault="00A62B91" w:rsidP="00C77EFF">
            <w:pPr>
              <w:rPr>
                <w:rFonts w:asciiTheme="minorHAnsi" w:hAnsiTheme="minorHAnsi"/>
              </w:rPr>
            </w:pPr>
            <w:r w:rsidRPr="00541382">
              <w:rPr>
                <w:rFonts w:asciiTheme="minorHAnsi" w:hAnsiTheme="minorHAnsi"/>
              </w:rPr>
              <w:t>6</w:t>
            </w:r>
          </w:p>
        </w:tc>
        <w:tc>
          <w:tcPr>
            <w:tcW w:w="992" w:type="dxa"/>
            <w:tcBorders>
              <w:top w:val="nil"/>
              <w:left w:val="nil"/>
              <w:bottom w:val="nil"/>
              <w:right w:val="nil"/>
            </w:tcBorders>
          </w:tcPr>
          <w:p w14:paraId="78CBA715" w14:textId="77777777" w:rsidR="00A62B91" w:rsidRPr="00541382" w:rsidRDefault="00A62B91" w:rsidP="00C77EFF">
            <w:pPr>
              <w:rPr>
                <w:rFonts w:asciiTheme="minorHAnsi" w:hAnsiTheme="minorHAnsi"/>
              </w:rPr>
            </w:pPr>
            <w:r w:rsidRPr="00541382">
              <w:rPr>
                <w:rFonts w:asciiTheme="minorHAnsi" w:hAnsiTheme="minorHAnsi"/>
              </w:rPr>
              <w:t>1,000</w:t>
            </w:r>
          </w:p>
        </w:tc>
      </w:tr>
      <w:tr w:rsidR="00A62B91" w:rsidRPr="00F47D26" w14:paraId="191140E9" w14:textId="77777777" w:rsidTr="00A62B91">
        <w:trPr>
          <w:trHeight w:val="60"/>
        </w:trPr>
        <w:tc>
          <w:tcPr>
            <w:tcW w:w="2113" w:type="dxa"/>
            <w:tcBorders>
              <w:top w:val="nil"/>
              <w:left w:val="nil"/>
              <w:bottom w:val="nil"/>
              <w:right w:val="nil"/>
            </w:tcBorders>
          </w:tcPr>
          <w:p w14:paraId="210129D2"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44AE1C61" w14:textId="77777777" w:rsidR="00A62B91" w:rsidRPr="00541382" w:rsidRDefault="00A62B91" w:rsidP="00C77EFF">
            <w:pPr>
              <w:rPr>
                <w:rFonts w:asciiTheme="minorHAnsi" w:hAnsiTheme="minorHAnsi"/>
              </w:rPr>
            </w:pPr>
            <w:r w:rsidRPr="00541382">
              <w:rPr>
                <w:rFonts w:asciiTheme="minorHAnsi" w:hAnsiTheme="minorHAnsi"/>
              </w:rPr>
              <w:t>(wall)other</w:t>
            </w:r>
          </w:p>
        </w:tc>
        <w:tc>
          <w:tcPr>
            <w:tcW w:w="4132" w:type="dxa"/>
            <w:tcBorders>
              <w:top w:val="nil"/>
              <w:left w:val="nil"/>
              <w:bottom w:val="nil"/>
              <w:right w:val="nil"/>
            </w:tcBorders>
          </w:tcPr>
          <w:p w14:paraId="66838CD4"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wall is made of mud of none of the above, 0 if else</w:t>
            </w:r>
          </w:p>
        </w:tc>
        <w:tc>
          <w:tcPr>
            <w:tcW w:w="992" w:type="dxa"/>
            <w:tcBorders>
              <w:top w:val="nil"/>
              <w:left w:val="nil"/>
              <w:bottom w:val="nil"/>
              <w:right w:val="nil"/>
            </w:tcBorders>
          </w:tcPr>
          <w:p w14:paraId="5FBE87D1" w14:textId="77777777" w:rsidR="00A62B91" w:rsidRPr="00541382" w:rsidRDefault="00A62B91" w:rsidP="00C77EFF">
            <w:pPr>
              <w:rPr>
                <w:rFonts w:asciiTheme="minorHAnsi" w:eastAsia="Calibri" w:hAnsiTheme="minorHAnsi" w:cs="Calibri"/>
                <w:sz w:val="20"/>
                <w:szCs w:val="20"/>
              </w:rPr>
            </w:pPr>
            <w:r w:rsidRPr="00541382">
              <w:rPr>
                <w:rFonts w:asciiTheme="minorHAnsi" w:eastAsia="Calibri" w:hAnsiTheme="minorHAnsi" w:cs="Calibri"/>
                <w:sz w:val="20"/>
                <w:szCs w:val="20"/>
              </w:rPr>
              <w:t>3</w:t>
            </w:r>
          </w:p>
        </w:tc>
        <w:tc>
          <w:tcPr>
            <w:tcW w:w="992" w:type="dxa"/>
            <w:tcBorders>
              <w:top w:val="nil"/>
              <w:left w:val="nil"/>
              <w:bottom w:val="nil"/>
              <w:right w:val="nil"/>
            </w:tcBorders>
          </w:tcPr>
          <w:p w14:paraId="2B6D3EDC" w14:textId="77777777" w:rsidR="00A62B91" w:rsidRPr="00541382" w:rsidRDefault="00A62B91" w:rsidP="00C77EFF">
            <w:pPr>
              <w:rPr>
                <w:rFonts w:asciiTheme="minorHAnsi" w:hAnsiTheme="minorHAnsi"/>
              </w:rPr>
            </w:pPr>
            <w:r w:rsidRPr="00541382">
              <w:rPr>
                <w:rFonts w:asciiTheme="minorHAnsi" w:hAnsiTheme="minorHAnsi"/>
              </w:rPr>
              <w:t>0,500</w:t>
            </w:r>
          </w:p>
        </w:tc>
      </w:tr>
      <w:tr w:rsidR="00A62B91" w:rsidRPr="00F47D26" w14:paraId="0E6EDAEC" w14:textId="77777777" w:rsidTr="00A62B91">
        <w:trPr>
          <w:trHeight w:val="60"/>
        </w:trPr>
        <w:tc>
          <w:tcPr>
            <w:tcW w:w="2113" w:type="dxa"/>
            <w:tcBorders>
              <w:top w:val="nil"/>
              <w:left w:val="nil"/>
              <w:bottom w:val="nil"/>
              <w:right w:val="nil"/>
            </w:tcBorders>
          </w:tcPr>
          <w:p w14:paraId="45F3ECF5" w14:textId="77777777" w:rsidR="00A62B91" w:rsidRPr="00541382" w:rsidRDefault="00A62B91" w:rsidP="00C77EFF">
            <w:pPr>
              <w:rPr>
                <w:rFonts w:asciiTheme="minorHAnsi" w:hAnsiTheme="minorHAnsi"/>
              </w:rPr>
            </w:pPr>
            <w:r w:rsidRPr="00541382">
              <w:rPr>
                <w:rFonts w:asciiTheme="minorHAnsi" w:hAnsiTheme="minorHAnsi"/>
              </w:rPr>
              <w:t>Sewage facilities</w:t>
            </w:r>
          </w:p>
        </w:tc>
        <w:tc>
          <w:tcPr>
            <w:tcW w:w="2113" w:type="dxa"/>
            <w:tcBorders>
              <w:top w:val="nil"/>
              <w:left w:val="nil"/>
              <w:bottom w:val="nil"/>
              <w:right w:val="nil"/>
            </w:tcBorders>
          </w:tcPr>
          <w:p w14:paraId="39D64354" w14:textId="77777777" w:rsidR="00A62B91" w:rsidRPr="00541382" w:rsidRDefault="00A62B91" w:rsidP="00C77EFF">
            <w:pPr>
              <w:rPr>
                <w:rFonts w:asciiTheme="minorHAnsi" w:hAnsiTheme="minorHAnsi"/>
              </w:rPr>
            </w:pPr>
            <w:r w:rsidRPr="00541382">
              <w:rPr>
                <w:rFonts w:asciiTheme="minorHAnsi" w:hAnsiTheme="minorHAnsi"/>
              </w:rPr>
              <w:t>(sew) no toilet</w:t>
            </w:r>
          </w:p>
        </w:tc>
        <w:tc>
          <w:tcPr>
            <w:tcW w:w="4132" w:type="dxa"/>
            <w:tcBorders>
              <w:top w:val="nil"/>
              <w:left w:val="nil"/>
              <w:bottom w:val="nil"/>
              <w:right w:val="nil"/>
            </w:tcBorders>
          </w:tcPr>
          <w:p w14:paraId="6BE1BC90"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the house has no toilet, 0 if else</w:t>
            </w:r>
          </w:p>
        </w:tc>
        <w:tc>
          <w:tcPr>
            <w:tcW w:w="992" w:type="dxa"/>
            <w:tcBorders>
              <w:top w:val="nil"/>
              <w:left w:val="nil"/>
              <w:bottom w:val="nil"/>
              <w:right w:val="nil"/>
            </w:tcBorders>
          </w:tcPr>
          <w:p w14:paraId="4E0BD25A" w14:textId="77777777" w:rsidR="00A62B91" w:rsidRPr="00541382" w:rsidRDefault="00A62B91" w:rsidP="00C77EFF">
            <w:pPr>
              <w:rPr>
                <w:rFonts w:asciiTheme="minorHAnsi" w:hAnsiTheme="minorHAnsi"/>
              </w:rPr>
            </w:pPr>
            <w:r w:rsidRPr="00541382">
              <w:rPr>
                <w:rFonts w:asciiTheme="minorHAnsi" w:hAnsiTheme="minorHAnsi"/>
              </w:rPr>
              <w:t>1</w:t>
            </w:r>
          </w:p>
        </w:tc>
        <w:tc>
          <w:tcPr>
            <w:tcW w:w="992" w:type="dxa"/>
            <w:tcBorders>
              <w:top w:val="nil"/>
              <w:left w:val="nil"/>
              <w:bottom w:val="nil"/>
              <w:right w:val="nil"/>
            </w:tcBorders>
          </w:tcPr>
          <w:p w14:paraId="3691B238" w14:textId="77777777" w:rsidR="00A62B91" w:rsidRPr="00541382" w:rsidRDefault="00A62B91" w:rsidP="00C77EFF">
            <w:pPr>
              <w:rPr>
                <w:rFonts w:asciiTheme="minorHAnsi" w:hAnsiTheme="minorHAnsi"/>
              </w:rPr>
            </w:pPr>
            <w:r w:rsidRPr="00541382">
              <w:rPr>
                <w:rFonts w:asciiTheme="minorHAnsi" w:hAnsiTheme="minorHAnsi"/>
              </w:rPr>
              <w:t>0,250</w:t>
            </w:r>
          </w:p>
        </w:tc>
      </w:tr>
      <w:tr w:rsidR="00A62B91" w:rsidRPr="00F47D26" w14:paraId="1AA6738A" w14:textId="77777777" w:rsidTr="00A62B91">
        <w:trPr>
          <w:trHeight w:val="60"/>
        </w:trPr>
        <w:tc>
          <w:tcPr>
            <w:tcW w:w="2113" w:type="dxa"/>
            <w:tcBorders>
              <w:top w:val="nil"/>
              <w:left w:val="nil"/>
              <w:bottom w:val="nil"/>
              <w:right w:val="nil"/>
            </w:tcBorders>
          </w:tcPr>
          <w:p w14:paraId="4DD15BA3"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73B55620" w14:textId="77777777" w:rsidR="00A62B91" w:rsidRPr="00541382" w:rsidRDefault="00A62B91" w:rsidP="00C77EFF">
            <w:pPr>
              <w:rPr>
                <w:rFonts w:asciiTheme="minorHAnsi" w:hAnsiTheme="minorHAnsi"/>
              </w:rPr>
            </w:pPr>
            <w:r w:rsidRPr="00541382">
              <w:rPr>
                <w:rFonts w:asciiTheme="minorHAnsi" w:hAnsiTheme="minorHAnsi"/>
              </w:rPr>
              <w:t>(sew)flush toilet</w:t>
            </w:r>
          </w:p>
        </w:tc>
        <w:tc>
          <w:tcPr>
            <w:tcW w:w="4132" w:type="dxa"/>
            <w:tcBorders>
              <w:top w:val="nil"/>
              <w:left w:val="nil"/>
              <w:bottom w:val="nil"/>
              <w:right w:val="nil"/>
            </w:tcBorders>
          </w:tcPr>
          <w:p w14:paraId="0EB608A2"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house has a flush toilet, 0 if else</w:t>
            </w:r>
          </w:p>
        </w:tc>
        <w:tc>
          <w:tcPr>
            <w:tcW w:w="992" w:type="dxa"/>
            <w:tcBorders>
              <w:top w:val="nil"/>
              <w:left w:val="nil"/>
              <w:bottom w:val="nil"/>
              <w:right w:val="nil"/>
            </w:tcBorders>
          </w:tcPr>
          <w:p w14:paraId="7875DDD4" w14:textId="77777777" w:rsidR="00A62B91" w:rsidRPr="00541382" w:rsidRDefault="00A62B91" w:rsidP="00C77EFF">
            <w:pPr>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5CCC09F2" w14:textId="77777777" w:rsidR="00A62B91" w:rsidRPr="00541382" w:rsidRDefault="00A62B91" w:rsidP="00C77EFF">
            <w:pPr>
              <w:rPr>
                <w:rFonts w:asciiTheme="minorHAnsi" w:hAnsiTheme="minorHAnsi"/>
              </w:rPr>
            </w:pPr>
            <w:r w:rsidRPr="00541382">
              <w:rPr>
                <w:rFonts w:asciiTheme="minorHAnsi" w:hAnsiTheme="minorHAnsi"/>
              </w:rPr>
              <w:t>1,000</w:t>
            </w:r>
          </w:p>
        </w:tc>
      </w:tr>
      <w:tr w:rsidR="00A62B91" w:rsidRPr="00F47D26" w14:paraId="4608EFF8" w14:textId="77777777" w:rsidTr="00A62B91">
        <w:trPr>
          <w:trHeight w:val="60"/>
        </w:trPr>
        <w:tc>
          <w:tcPr>
            <w:tcW w:w="2113" w:type="dxa"/>
            <w:tcBorders>
              <w:top w:val="nil"/>
              <w:left w:val="nil"/>
              <w:bottom w:val="nil"/>
              <w:right w:val="nil"/>
            </w:tcBorders>
          </w:tcPr>
          <w:p w14:paraId="7EAB3AD0"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09FC3AEC" w14:textId="77777777" w:rsidR="00A62B91" w:rsidRPr="00541382" w:rsidRDefault="00A62B91" w:rsidP="00C77EFF">
            <w:pPr>
              <w:rPr>
                <w:rFonts w:asciiTheme="minorHAnsi" w:hAnsiTheme="minorHAnsi"/>
              </w:rPr>
            </w:pPr>
            <w:r w:rsidRPr="00541382">
              <w:rPr>
                <w:rFonts w:asciiTheme="minorHAnsi" w:hAnsiTheme="minorHAnsi"/>
              </w:rPr>
              <w:t>(sew)pit latrine</w:t>
            </w:r>
          </w:p>
        </w:tc>
        <w:tc>
          <w:tcPr>
            <w:tcW w:w="4132" w:type="dxa"/>
            <w:tcBorders>
              <w:top w:val="nil"/>
              <w:left w:val="nil"/>
              <w:bottom w:val="nil"/>
              <w:right w:val="nil"/>
            </w:tcBorders>
          </w:tcPr>
          <w:p w14:paraId="2C6D1EDE"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house has a pit latrine, 0 if else</w:t>
            </w:r>
          </w:p>
        </w:tc>
        <w:tc>
          <w:tcPr>
            <w:tcW w:w="992" w:type="dxa"/>
            <w:tcBorders>
              <w:top w:val="nil"/>
              <w:left w:val="nil"/>
              <w:bottom w:val="nil"/>
              <w:right w:val="nil"/>
            </w:tcBorders>
          </w:tcPr>
          <w:p w14:paraId="7145E7CA" w14:textId="77777777" w:rsidR="00A62B91" w:rsidRPr="00541382" w:rsidRDefault="00A62B91" w:rsidP="00C77EFF">
            <w:pPr>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21DA129E" w14:textId="77777777" w:rsidR="00A62B91" w:rsidRPr="00541382" w:rsidRDefault="00A62B91" w:rsidP="00C77EFF">
            <w:pPr>
              <w:rPr>
                <w:rFonts w:asciiTheme="minorHAnsi" w:hAnsiTheme="minorHAnsi"/>
              </w:rPr>
            </w:pPr>
            <w:r w:rsidRPr="00541382">
              <w:rPr>
                <w:rFonts w:asciiTheme="minorHAnsi" w:hAnsiTheme="minorHAnsi"/>
              </w:rPr>
              <w:t>0,500</w:t>
            </w:r>
          </w:p>
        </w:tc>
      </w:tr>
      <w:tr w:rsidR="00A62B91" w:rsidRPr="00F47D26" w14:paraId="796B02C5" w14:textId="77777777" w:rsidTr="00A62B91">
        <w:trPr>
          <w:trHeight w:val="60"/>
        </w:trPr>
        <w:tc>
          <w:tcPr>
            <w:tcW w:w="2113" w:type="dxa"/>
            <w:tcBorders>
              <w:top w:val="nil"/>
              <w:left w:val="nil"/>
              <w:bottom w:val="nil"/>
              <w:right w:val="nil"/>
            </w:tcBorders>
          </w:tcPr>
          <w:p w14:paraId="5FEADC40"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50107750" w14:textId="77777777" w:rsidR="00A62B91" w:rsidRPr="00541382" w:rsidRDefault="00A62B91" w:rsidP="00C77EFF">
            <w:pPr>
              <w:rPr>
                <w:rFonts w:asciiTheme="minorHAnsi" w:hAnsiTheme="minorHAnsi"/>
              </w:rPr>
            </w:pPr>
            <w:r w:rsidRPr="00541382">
              <w:rPr>
                <w:rFonts w:asciiTheme="minorHAnsi" w:hAnsiTheme="minorHAnsi"/>
              </w:rPr>
              <w:t>(sew) ventilated improved pit latrine</w:t>
            </w:r>
          </w:p>
        </w:tc>
        <w:tc>
          <w:tcPr>
            <w:tcW w:w="4132" w:type="dxa"/>
            <w:tcBorders>
              <w:top w:val="nil"/>
              <w:left w:val="nil"/>
              <w:bottom w:val="nil"/>
              <w:right w:val="nil"/>
            </w:tcBorders>
          </w:tcPr>
          <w:p w14:paraId="22BE1FC4"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house has a ventilated improved pit latrine (VIP), 0 if else</w:t>
            </w:r>
          </w:p>
        </w:tc>
        <w:tc>
          <w:tcPr>
            <w:tcW w:w="992" w:type="dxa"/>
            <w:tcBorders>
              <w:top w:val="nil"/>
              <w:left w:val="nil"/>
              <w:bottom w:val="nil"/>
              <w:right w:val="nil"/>
            </w:tcBorders>
          </w:tcPr>
          <w:p w14:paraId="72D564A9" w14:textId="77777777" w:rsidR="00A62B91" w:rsidRPr="00541382" w:rsidRDefault="00A62B91" w:rsidP="00C77EFF">
            <w:pPr>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7F83AC04" w14:textId="77777777" w:rsidR="00A62B91" w:rsidRPr="00541382" w:rsidRDefault="00A62B91" w:rsidP="00C77EFF">
            <w:pPr>
              <w:rPr>
                <w:rFonts w:asciiTheme="minorHAnsi" w:hAnsiTheme="minorHAnsi"/>
              </w:rPr>
            </w:pPr>
            <w:r w:rsidRPr="00541382">
              <w:rPr>
                <w:rFonts w:asciiTheme="minorHAnsi" w:hAnsiTheme="minorHAnsi"/>
              </w:rPr>
              <w:t>0,750</w:t>
            </w:r>
          </w:p>
        </w:tc>
      </w:tr>
      <w:tr w:rsidR="00A62B91" w:rsidRPr="00F47D26" w14:paraId="4FC29901" w14:textId="77777777" w:rsidTr="00A62B91">
        <w:trPr>
          <w:trHeight w:val="60"/>
        </w:trPr>
        <w:tc>
          <w:tcPr>
            <w:tcW w:w="2113" w:type="dxa"/>
            <w:tcBorders>
              <w:top w:val="nil"/>
              <w:left w:val="nil"/>
              <w:bottom w:val="nil"/>
              <w:right w:val="nil"/>
            </w:tcBorders>
          </w:tcPr>
          <w:p w14:paraId="1956405F"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1CF03948" w14:textId="77777777" w:rsidR="00A62B91" w:rsidRPr="00541382" w:rsidRDefault="00A62B91" w:rsidP="00C77EFF">
            <w:pPr>
              <w:rPr>
                <w:rFonts w:asciiTheme="minorHAnsi" w:hAnsiTheme="minorHAnsi"/>
              </w:rPr>
            </w:pPr>
            <w:r w:rsidRPr="00541382">
              <w:rPr>
                <w:rFonts w:asciiTheme="minorHAnsi" w:hAnsiTheme="minorHAnsi"/>
              </w:rPr>
              <w:t>(sew)other</w:t>
            </w:r>
          </w:p>
        </w:tc>
        <w:tc>
          <w:tcPr>
            <w:tcW w:w="4132" w:type="dxa"/>
            <w:tcBorders>
              <w:top w:val="nil"/>
              <w:left w:val="nil"/>
              <w:bottom w:val="nil"/>
              <w:right w:val="nil"/>
            </w:tcBorders>
          </w:tcPr>
          <w:p w14:paraId="46D23E8C"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house has another kind of toilet, 0 if else</w:t>
            </w:r>
          </w:p>
        </w:tc>
        <w:tc>
          <w:tcPr>
            <w:tcW w:w="992" w:type="dxa"/>
            <w:tcBorders>
              <w:top w:val="nil"/>
              <w:left w:val="nil"/>
              <w:bottom w:val="nil"/>
              <w:right w:val="nil"/>
            </w:tcBorders>
          </w:tcPr>
          <w:p w14:paraId="0AB64DF7" w14:textId="77777777" w:rsidR="00A62B91" w:rsidRPr="00541382" w:rsidRDefault="00A62B91" w:rsidP="00C77EFF">
            <w:pPr>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0ED9ACB0" w14:textId="77777777" w:rsidR="00A62B91" w:rsidRPr="00541382" w:rsidRDefault="00A62B91" w:rsidP="00C77EFF">
            <w:pPr>
              <w:rPr>
                <w:rFonts w:asciiTheme="minorHAnsi" w:hAnsiTheme="minorHAnsi"/>
              </w:rPr>
            </w:pPr>
            <w:r w:rsidRPr="00541382">
              <w:rPr>
                <w:rFonts w:asciiTheme="minorHAnsi" w:hAnsiTheme="minorHAnsi"/>
              </w:rPr>
              <w:t>0,500</w:t>
            </w:r>
          </w:p>
        </w:tc>
      </w:tr>
      <w:tr w:rsidR="00A62B91" w:rsidRPr="00F47D26" w14:paraId="12178D93" w14:textId="77777777" w:rsidTr="00A62B91">
        <w:trPr>
          <w:trHeight w:val="60"/>
        </w:trPr>
        <w:tc>
          <w:tcPr>
            <w:tcW w:w="2113" w:type="dxa"/>
            <w:tcBorders>
              <w:top w:val="nil"/>
              <w:left w:val="nil"/>
              <w:bottom w:val="nil"/>
              <w:right w:val="nil"/>
            </w:tcBorders>
          </w:tcPr>
          <w:p w14:paraId="7774969F" w14:textId="77777777" w:rsidR="00A62B91" w:rsidRPr="00541382" w:rsidRDefault="00A62B91" w:rsidP="00C77EFF">
            <w:pPr>
              <w:rPr>
                <w:rFonts w:asciiTheme="minorHAnsi" w:hAnsiTheme="minorHAnsi"/>
              </w:rPr>
            </w:pPr>
            <w:r w:rsidRPr="00541382">
              <w:rPr>
                <w:rFonts w:asciiTheme="minorHAnsi" w:hAnsiTheme="minorHAnsi"/>
              </w:rPr>
              <w:t>Tenure status</w:t>
            </w:r>
          </w:p>
        </w:tc>
        <w:tc>
          <w:tcPr>
            <w:tcW w:w="2113" w:type="dxa"/>
            <w:tcBorders>
              <w:top w:val="nil"/>
              <w:left w:val="nil"/>
              <w:bottom w:val="nil"/>
              <w:right w:val="nil"/>
            </w:tcBorders>
          </w:tcPr>
          <w:p w14:paraId="4EC35B1B" w14:textId="77777777" w:rsidR="00A62B91" w:rsidRPr="00541382" w:rsidRDefault="00A62B91" w:rsidP="00C77EFF">
            <w:pPr>
              <w:rPr>
                <w:rFonts w:asciiTheme="minorHAnsi" w:hAnsiTheme="minorHAnsi"/>
              </w:rPr>
            </w:pPr>
            <w:r w:rsidRPr="00541382">
              <w:rPr>
                <w:rFonts w:asciiTheme="minorHAnsi" w:hAnsiTheme="minorHAnsi"/>
              </w:rPr>
              <w:t>(tenure)owner occupied</w:t>
            </w:r>
          </w:p>
        </w:tc>
        <w:tc>
          <w:tcPr>
            <w:tcW w:w="4132" w:type="dxa"/>
            <w:tcBorders>
              <w:top w:val="nil"/>
              <w:left w:val="nil"/>
              <w:bottom w:val="nil"/>
              <w:right w:val="nil"/>
            </w:tcBorders>
          </w:tcPr>
          <w:p w14:paraId="378AF2B3"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house is owner occupied, 0 if else</w:t>
            </w:r>
          </w:p>
        </w:tc>
        <w:tc>
          <w:tcPr>
            <w:tcW w:w="992" w:type="dxa"/>
            <w:tcBorders>
              <w:top w:val="nil"/>
              <w:left w:val="nil"/>
              <w:bottom w:val="nil"/>
              <w:right w:val="nil"/>
            </w:tcBorders>
          </w:tcPr>
          <w:p w14:paraId="688D9956" w14:textId="77777777" w:rsidR="00A62B91" w:rsidRPr="00541382" w:rsidRDefault="00A62B91" w:rsidP="00C77EFF">
            <w:pPr>
              <w:pStyle w:val="Geenafstand"/>
              <w:rPr>
                <w:rFonts w:asciiTheme="minorHAnsi" w:eastAsia="Times New Roman" w:hAnsiTheme="minorHAnsi" w:cs="Times New Roman"/>
              </w:rPr>
            </w:pPr>
            <w:r w:rsidRPr="00541382">
              <w:rPr>
                <w:rFonts w:asciiTheme="minorHAnsi" w:hAnsiTheme="minorHAnsi"/>
              </w:rPr>
              <w:t>3</w:t>
            </w:r>
          </w:p>
        </w:tc>
        <w:tc>
          <w:tcPr>
            <w:tcW w:w="992" w:type="dxa"/>
            <w:tcBorders>
              <w:top w:val="nil"/>
              <w:left w:val="nil"/>
              <w:bottom w:val="nil"/>
              <w:right w:val="nil"/>
            </w:tcBorders>
          </w:tcPr>
          <w:p w14:paraId="1B40700E" w14:textId="77777777" w:rsidR="00A62B91" w:rsidRPr="00541382" w:rsidRDefault="00A62B91" w:rsidP="00C77EFF">
            <w:pPr>
              <w:rPr>
                <w:rFonts w:asciiTheme="minorHAnsi" w:hAnsiTheme="minorHAnsi"/>
              </w:rPr>
            </w:pPr>
            <w:r w:rsidRPr="00541382">
              <w:rPr>
                <w:rFonts w:asciiTheme="minorHAnsi" w:hAnsiTheme="minorHAnsi"/>
              </w:rPr>
              <w:t>1,000</w:t>
            </w:r>
          </w:p>
        </w:tc>
      </w:tr>
      <w:tr w:rsidR="00A62B91" w:rsidRPr="00F47D26" w14:paraId="1F89955F" w14:textId="77777777" w:rsidTr="00A62B91">
        <w:trPr>
          <w:trHeight w:val="60"/>
        </w:trPr>
        <w:tc>
          <w:tcPr>
            <w:tcW w:w="2113" w:type="dxa"/>
            <w:tcBorders>
              <w:top w:val="nil"/>
              <w:left w:val="nil"/>
              <w:bottom w:val="nil"/>
              <w:right w:val="nil"/>
            </w:tcBorders>
          </w:tcPr>
          <w:p w14:paraId="2C9EF4A1"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691B8F1D" w14:textId="77777777" w:rsidR="00A62B91" w:rsidRPr="00541382" w:rsidRDefault="00A62B91" w:rsidP="00C77EFF">
            <w:pPr>
              <w:rPr>
                <w:rFonts w:asciiTheme="minorHAnsi" w:hAnsiTheme="minorHAnsi"/>
              </w:rPr>
            </w:pPr>
            <w:r w:rsidRPr="00541382">
              <w:rPr>
                <w:rFonts w:asciiTheme="minorHAnsi" w:hAnsiTheme="minorHAnsi"/>
              </w:rPr>
              <w:t>(tenure)employer provided subsidised</w:t>
            </w:r>
          </w:p>
        </w:tc>
        <w:tc>
          <w:tcPr>
            <w:tcW w:w="4132" w:type="dxa"/>
            <w:tcBorders>
              <w:top w:val="nil"/>
              <w:left w:val="nil"/>
              <w:bottom w:val="nil"/>
              <w:right w:val="nil"/>
            </w:tcBorders>
          </w:tcPr>
          <w:p w14:paraId="614E4870"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house is employer provided-subsidised, 0 if else</w:t>
            </w:r>
          </w:p>
        </w:tc>
        <w:tc>
          <w:tcPr>
            <w:tcW w:w="992" w:type="dxa"/>
            <w:tcBorders>
              <w:top w:val="nil"/>
              <w:left w:val="nil"/>
              <w:bottom w:val="nil"/>
              <w:right w:val="nil"/>
            </w:tcBorders>
          </w:tcPr>
          <w:p w14:paraId="133DE907" w14:textId="77777777" w:rsidR="00A62B91" w:rsidRPr="00541382" w:rsidRDefault="00A62B91" w:rsidP="00C77EFF">
            <w:pPr>
              <w:pStyle w:val="Geenafstand"/>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49215A14" w14:textId="77777777" w:rsidR="00A62B91" w:rsidRPr="00541382" w:rsidRDefault="00A62B91" w:rsidP="00C77EFF">
            <w:pPr>
              <w:rPr>
                <w:rFonts w:asciiTheme="minorHAnsi" w:hAnsiTheme="minorHAnsi"/>
              </w:rPr>
            </w:pPr>
            <w:r w:rsidRPr="00541382">
              <w:rPr>
                <w:rFonts w:asciiTheme="minorHAnsi" w:hAnsiTheme="minorHAnsi"/>
              </w:rPr>
              <w:t>0,667</w:t>
            </w:r>
          </w:p>
        </w:tc>
      </w:tr>
      <w:tr w:rsidR="00A62B91" w:rsidRPr="00F47D26" w14:paraId="1D486D57" w14:textId="77777777" w:rsidTr="00A62B91">
        <w:trPr>
          <w:trHeight w:val="60"/>
        </w:trPr>
        <w:tc>
          <w:tcPr>
            <w:tcW w:w="2113" w:type="dxa"/>
            <w:tcBorders>
              <w:top w:val="nil"/>
              <w:left w:val="nil"/>
              <w:bottom w:val="nil"/>
              <w:right w:val="nil"/>
            </w:tcBorders>
          </w:tcPr>
          <w:p w14:paraId="7C342AC2"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78595F17" w14:textId="77777777" w:rsidR="00A62B91" w:rsidRPr="00541382" w:rsidRDefault="00A62B91" w:rsidP="00C77EFF">
            <w:pPr>
              <w:rPr>
                <w:rFonts w:asciiTheme="minorHAnsi" w:hAnsiTheme="minorHAnsi"/>
              </w:rPr>
            </w:pPr>
            <w:r w:rsidRPr="00541382">
              <w:rPr>
                <w:rFonts w:asciiTheme="minorHAnsi" w:hAnsiTheme="minorHAnsi"/>
              </w:rPr>
              <w:t>(tenure)employer provided free</w:t>
            </w:r>
          </w:p>
        </w:tc>
        <w:tc>
          <w:tcPr>
            <w:tcW w:w="4132" w:type="dxa"/>
            <w:tcBorders>
              <w:top w:val="nil"/>
              <w:left w:val="nil"/>
              <w:bottom w:val="nil"/>
              <w:right w:val="nil"/>
            </w:tcBorders>
          </w:tcPr>
          <w:p w14:paraId="17A1F70F"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house is employer provided-free, 0 if else</w:t>
            </w:r>
          </w:p>
        </w:tc>
        <w:tc>
          <w:tcPr>
            <w:tcW w:w="992" w:type="dxa"/>
            <w:tcBorders>
              <w:top w:val="nil"/>
              <w:left w:val="nil"/>
              <w:bottom w:val="nil"/>
              <w:right w:val="nil"/>
            </w:tcBorders>
          </w:tcPr>
          <w:p w14:paraId="3B8FBE1C" w14:textId="77777777" w:rsidR="00A62B91" w:rsidRPr="00541382" w:rsidRDefault="00A62B91" w:rsidP="00C77EFF">
            <w:pPr>
              <w:pStyle w:val="Geenafstand"/>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147D12D7" w14:textId="77777777" w:rsidR="00A62B91" w:rsidRPr="00541382" w:rsidRDefault="00A62B91" w:rsidP="00C77EFF">
            <w:pPr>
              <w:rPr>
                <w:rFonts w:asciiTheme="minorHAnsi" w:hAnsiTheme="minorHAnsi"/>
              </w:rPr>
            </w:pPr>
            <w:r w:rsidRPr="00541382">
              <w:rPr>
                <w:rFonts w:asciiTheme="minorHAnsi" w:hAnsiTheme="minorHAnsi"/>
              </w:rPr>
              <w:t>0,667</w:t>
            </w:r>
          </w:p>
        </w:tc>
      </w:tr>
      <w:tr w:rsidR="00A62B91" w:rsidRPr="00F47D26" w14:paraId="5A4012C0" w14:textId="77777777" w:rsidTr="00A62B91">
        <w:trPr>
          <w:trHeight w:val="60"/>
        </w:trPr>
        <w:tc>
          <w:tcPr>
            <w:tcW w:w="2113" w:type="dxa"/>
            <w:tcBorders>
              <w:top w:val="nil"/>
              <w:left w:val="nil"/>
              <w:bottom w:val="nil"/>
              <w:right w:val="nil"/>
            </w:tcBorders>
          </w:tcPr>
          <w:p w14:paraId="7E977506"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13715FE4" w14:textId="77777777" w:rsidR="00A62B91" w:rsidRPr="00541382" w:rsidRDefault="00A62B91" w:rsidP="00C77EFF">
            <w:pPr>
              <w:rPr>
                <w:rFonts w:asciiTheme="minorHAnsi" w:hAnsiTheme="minorHAnsi"/>
              </w:rPr>
            </w:pPr>
            <w:r w:rsidRPr="00541382">
              <w:rPr>
                <w:rFonts w:asciiTheme="minorHAnsi" w:hAnsiTheme="minorHAnsi"/>
              </w:rPr>
              <w:t>(tenure)rent</w:t>
            </w:r>
          </w:p>
        </w:tc>
        <w:tc>
          <w:tcPr>
            <w:tcW w:w="4132" w:type="dxa"/>
            <w:tcBorders>
              <w:top w:val="nil"/>
              <w:left w:val="nil"/>
              <w:bottom w:val="nil"/>
              <w:right w:val="nil"/>
            </w:tcBorders>
          </w:tcPr>
          <w:p w14:paraId="7F787947"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house is rented, 0 if else</w:t>
            </w:r>
          </w:p>
        </w:tc>
        <w:tc>
          <w:tcPr>
            <w:tcW w:w="992" w:type="dxa"/>
            <w:tcBorders>
              <w:top w:val="nil"/>
              <w:left w:val="nil"/>
              <w:bottom w:val="nil"/>
              <w:right w:val="nil"/>
            </w:tcBorders>
          </w:tcPr>
          <w:p w14:paraId="4BD195A0" w14:textId="77777777" w:rsidR="00A62B91" w:rsidRPr="00541382" w:rsidRDefault="00A62B91" w:rsidP="00C77EFF">
            <w:pPr>
              <w:pStyle w:val="Geenafstand"/>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4265E647" w14:textId="77777777" w:rsidR="00A62B91" w:rsidRPr="00541382" w:rsidRDefault="00A62B91" w:rsidP="00C77EFF">
            <w:pPr>
              <w:rPr>
                <w:rFonts w:asciiTheme="minorHAnsi" w:hAnsiTheme="minorHAnsi"/>
              </w:rPr>
            </w:pPr>
            <w:r w:rsidRPr="00541382">
              <w:rPr>
                <w:rFonts w:asciiTheme="minorHAnsi" w:hAnsiTheme="minorHAnsi"/>
              </w:rPr>
              <w:t>0,667</w:t>
            </w:r>
          </w:p>
        </w:tc>
      </w:tr>
      <w:tr w:rsidR="00A62B91" w:rsidRPr="00F47D26" w14:paraId="556519D0" w14:textId="77777777" w:rsidTr="00A62B91">
        <w:trPr>
          <w:trHeight w:val="60"/>
        </w:trPr>
        <w:tc>
          <w:tcPr>
            <w:tcW w:w="2113" w:type="dxa"/>
            <w:tcBorders>
              <w:top w:val="nil"/>
              <w:left w:val="nil"/>
              <w:bottom w:val="nil"/>
              <w:right w:val="nil"/>
            </w:tcBorders>
          </w:tcPr>
          <w:p w14:paraId="671C2B3C"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3EB394AF" w14:textId="77777777" w:rsidR="00A62B91" w:rsidRPr="00541382" w:rsidRDefault="00A62B91" w:rsidP="00C77EFF">
            <w:pPr>
              <w:rPr>
                <w:rFonts w:asciiTheme="minorHAnsi" w:hAnsiTheme="minorHAnsi"/>
              </w:rPr>
            </w:pPr>
            <w:r w:rsidRPr="00541382">
              <w:rPr>
                <w:rFonts w:asciiTheme="minorHAnsi" w:hAnsiTheme="minorHAnsi"/>
              </w:rPr>
              <w:t>(tenure)free</w:t>
            </w:r>
          </w:p>
        </w:tc>
        <w:tc>
          <w:tcPr>
            <w:tcW w:w="4132" w:type="dxa"/>
            <w:tcBorders>
              <w:top w:val="nil"/>
              <w:left w:val="nil"/>
              <w:bottom w:val="nil"/>
              <w:right w:val="nil"/>
            </w:tcBorders>
          </w:tcPr>
          <w:p w14:paraId="0A5BC908"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house is free, 0 if else</w:t>
            </w:r>
          </w:p>
        </w:tc>
        <w:tc>
          <w:tcPr>
            <w:tcW w:w="992" w:type="dxa"/>
            <w:tcBorders>
              <w:top w:val="nil"/>
              <w:left w:val="nil"/>
              <w:bottom w:val="nil"/>
              <w:right w:val="nil"/>
            </w:tcBorders>
          </w:tcPr>
          <w:p w14:paraId="7E3BE802" w14:textId="77777777" w:rsidR="00A62B91" w:rsidRPr="00541382" w:rsidRDefault="00A62B91" w:rsidP="00C77EFF">
            <w:pPr>
              <w:pStyle w:val="Geenafstand"/>
              <w:rPr>
                <w:rFonts w:asciiTheme="minorHAnsi" w:hAnsiTheme="minorHAnsi"/>
              </w:rPr>
            </w:pPr>
            <w:r w:rsidRPr="00541382">
              <w:rPr>
                <w:rFonts w:asciiTheme="minorHAnsi" w:hAnsiTheme="minorHAnsi"/>
              </w:rPr>
              <w:t>1</w:t>
            </w:r>
          </w:p>
        </w:tc>
        <w:tc>
          <w:tcPr>
            <w:tcW w:w="992" w:type="dxa"/>
            <w:tcBorders>
              <w:top w:val="nil"/>
              <w:left w:val="nil"/>
              <w:bottom w:val="nil"/>
              <w:right w:val="nil"/>
            </w:tcBorders>
          </w:tcPr>
          <w:p w14:paraId="5B408617" w14:textId="77777777" w:rsidR="00A62B91" w:rsidRPr="00541382" w:rsidRDefault="00A62B91" w:rsidP="00C77EFF">
            <w:pPr>
              <w:rPr>
                <w:rFonts w:asciiTheme="minorHAnsi" w:hAnsiTheme="minorHAnsi"/>
              </w:rPr>
            </w:pPr>
            <w:r w:rsidRPr="00541382">
              <w:rPr>
                <w:rFonts w:asciiTheme="minorHAnsi" w:hAnsiTheme="minorHAnsi"/>
              </w:rPr>
              <w:t>0,333</w:t>
            </w:r>
          </w:p>
        </w:tc>
      </w:tr>
      <w:tr w:rsidR="00A62B91" w:rsidRPr="00F47D26" w14:paraId="4626D84F" w14:textId="77777777" w:rsidTr="00A62B91">
        <w:trPr>
          <w:trHeight w:val="60"/>
        </w:trPr>
        <w:tc>
          <w:tcPr>
            <w:tcW w:w="2113" w:type="dxa"/>
            <w:tcBorders>
              <w:top w:val="nil"/>
              <w:left w:val="nil"/>
              <w:bottom w:val="nil"/>
              <w:right w:val="nil"/>
            </w:tcBorders>
          </w:tcPr>
          <w:p w14:paraId="229C2B43" w14:textId="77777777" w:rsidR="00A62B91" w:rsidRPr="00541382" w:rsidRDefault="00A62B91" w:rsidP="00C77EFF">
            <w:pPr>
              <w:rPr>
                <w:rFonts w:asciiTheme="minorHAnsi" w:hAnsiTheme="minorHAnsi"/>
              </w:rPr>
            </w:pPr>
            <w:r w:rsidRPr="00541382">
              <w:rPr>
                <w:rFonts w:asciiTheme="minorHAnsi" w:hAnsiTheme="minorHAnsi"/>
              </w:rPr>
              <w:t>Source of drinking water</w:t>
            </w:r>
          </w:p>
        </w:tc>
        <w:tc>
          <w:tcPr>
            <w:tcW w:w="2113" w:type="dxa"/>
            <w:tcBorders>
              <w:top w:val="nil"/>
              <w:left w:val="nil"/>
              <w:bottom w:val="nil"/>
              <w:right w:val="nil"/>
            </w:tcBorders>
          </w:tcPr>
          <w:p w14:paraId="5C3475FD" w14:textId="77777777" w:rsidR="00A62B91" w:rsidRPr="00541382" w:rsidRDefault="00A62B91" w:rsidP="00C77EFF">
            <w:pPr>
              <w:rPr>
                <w:rFonts w:asciiTheme="minorHAnsi" w:hAnsiTheme="minorHAnsi"/>
              </w:rPr>
            </w:pPr>
            <w:r w:rsidRPr="00541382">
              <w:rPr>
                <w:rFonts w:asciiTheme="minorHAnsi" w:hAnsiTheme="minorHAnsi"/>
              </w:rPr>
              <w:t>(drink1)pipe inside</w:t>
            </w:r>
          </w:p>
        </w:tc>
        <w:tc>
          <w:tcPr>
            <w:tcW w:w="4132" w:type="dxa"/>
            <w:tcBorders>
              <w:top w:val="nil"/>
              <w:left w:val="nil"/>
              <w:bottom w:val="nil"/>
              <w:right w:val="nil"/>
            </w:tcBorders>
          </w:tcPr>
          <w:p w14:paraId="639F6424"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provided by a pipe inside the house, 0 if else</w:t>
            </w:r>
          </w:p>
        </w:tc>
        <w:tc>
          <w:tcPr>
            <w:tcW w:w="992" w:type="dxa"/>
            <w:tcBorders>
              <w:top w:val="nil"/>
              <w:left w:val="nil"/>
              <w:bottom w:val="nil"/>
              <w:right w:val="nil"/>
            </w:tcBorders>
          </w:tcPr>
          <w:p w14:paraId="74D1B53B" w14:textId="77777777" w:rsidR="00A62B91" w:rsidRPr="00541382" w:rsidRDefault="00A62B91" w:rsidP="00C77EFF">
            <w:pPr>
              <w:pStyle w:val="Geenafstand"/>
              <w:rPr>
                <w:rFonts w:asciiTheme="minorHAnsi" w:eastAsia="Times New Roman" w:hAnsiTheme="minorHAnsi" w:cs="Times New Roman"/>
              </w:rPr>
            </w:pPr>
            <w:r w:rsidRPr="00541382">
              <w:rPr>
                <w:rFonts w:asciiTheme="minorHAnsi" w:hAnsiTheme="minorHAnsi"/>
              </w:rPr>
              <w:t>7</w:t>
            </w:r>
          </w:p>
        </w:tc>
        <w:tc>
          <w:tcPr>
            <w:tcW w:w="992" w:type="dxa"/>
            <w:tcBorders>
              <w:top w:val="nil"/>
              <w:left w:val="nil"/>
              <w:bottom w:val="nil"/>
              <w:right w:val="nil"/>
            </w:tcBorders>
          </w:tcPr>
          <w:p w14:paraId="2C2297D0" w14:textId="77777777" w:rsidR="00A62B91" w:rsidRPr="00541382" w:rsidRDefault="00A62B91" w:rsidP="00C77EFF">
            <w:pPr>
              <w:rPr>
                <w:rFonts w:asciiTheme="minorHAnsi" w:hAnsiTheme="minorHAnsi"/>
              </w:rPr>
            </w:pPr>
            <w:r w:rsidRPr="00541382">
              <w:rPr>
                <w:rFonts w:asciiTheme="minorHAnsi" w:hAnsiTheme="minorHAnsi"/>
              </w:rPr>
              <w:t>1,000</w:t>
            </w:r>
          </w:p>
        </w:tc>
      </w:tr>
      <w:tr w:rsidR="00A62B91" w:rsidRPr="00F47D26" w14:paraId="58B7717E" w14:textId="77777777" w:rsidTr="00A62B91">
        <w:trPr>
          <w:trHeight w:val="60"/>
        </w:trPr>
        <w:tc>
          <w:tcPr>
            <w:tcW w:w="2113" w:type="dxa"/>
            <w:tcBorders>
              <w:top w:val="nil"/>
              <w:left w:val="nil"/>
              <w:bottom w:val="nil"/>
              <w:right w:val="nil"/>
            </w:tcBorders>
          </w:tcPr>
          <w:p w14:paraId="5B452F0E"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082B1C8F" w14:textId="77777777" w:rsidR="00A62B91" w:rsidRPr="00541382" w:rsidRDefault="00A62B91" w:rsidP="00C77EFF">
            <w:pPr>
              <w:rPr>
                <w:rFonts w:asciiTheme="minorHAnsi" w:hAnsiTheme="minorHAnsi"/>
              </w:rPr>
            </w:pPr>
            <w:r w:rsidRPr="00541382">
              <w:rPr>
                <w:rFonts w:asciiTheme="minorHAnsi" w:hAnsiTheme="minorHAnsi"/>
              </w:rPr>
              <w:t>(drink1)pipe outside</w:t>
            </w:r>
          </w:p>
        </w:tc>
        <w:tc>
          <w:tcPr>
            <w:tcW w:w="4132" w:type="dxa"/>
            <w:tcBorders>
              <w:top w:val="nil"/>
              <w:left w:val="nil"/>
              <w:bottom w:val="nil"/>
              <w:right w:val="nil"/>
            </w:tcBorders>
          </w:tcPr>
          <w:p w14:paraId="78F33FB6"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provided by a pipe outside the house, 0 if else</w:t>
            </w:r>
          </w:p>
        </w:tc>
        <w:tc>
          <w:tcPr>
            <w:tcW w:w="992" w:type="dxa"/>
            <w:tcBorders>
              <w:top w:val="nil"/>
              <w:left w:val="nil"/>
              <w:bottom w:val="nil"/>
              <w:right w:val="nil"/>
            </w:tcBorders>
          </w:tcPr>
          <w:p w14:paraId="26E017F0" w14:textId="77777777" w:rsidR="00A62B91" w:rsidRPr="00541382" w:rsidRDefault="00A62B91" w:rsidP="00C77EFF">
            <w:pPr>
              <w:pStyle w:val="Geenafstand"/>
              <w:rPr>
                <w:rFonts w:asciiTheme="minorHAnsi" w:hAnsiTheme="minorHAnsi"/>
              </w:rPr>
            </w:pPr>
            <w:r w:rsidRPr="00541382">
              <w:rPr>
                <w:rFonts w:asciiTheme="minorHAnsi" w:hAnsiTheme="minorHAnsi"/>
              </w:rPr>
              <w:t>6</w:t>
            </w:r>
          </w:p>
        </w:tc>
        <w:tc>
          <w:tcPr>
            <w:tcW w:w="992" w:type="dxa"/>
            <w:tcBorders>
              <w:top w:val="nil"/>
              <w:left w:val="nil"/>
              <w:bottom w:val="nil"/>
              <w:right w:val="nil"/>
            </w:tcBorders>
          </w:tcPr>
          <w:p w14:paraId="7E031E89" w14:textId="77777777" w:rsidR="00A62B91" w:rsidRPr="00541382" w:rsidRDefault="00A62B91" w:rsidP="00C77EFF">
            <w:pPr>
              <w:rPr>
                <w:rFonts w:asciiTheme="minorHAnsi" w:hAnsiTheme="minorHAnsi"/>
              </w:rPr>
            </w:pPr>
            <w:r w:rsidRPr="00541382">
              <w:rPr>
                <w:rFonts w:asciiTheme="minorHAnsi" w:hAnsiTheme="minorHAnsi"/>
              </w:rPr>
              <w:t>0,857</w:t>
            </w:r>
          </w:p>
        </w:tc>
      </w:tr>
      <w:tr w:rsidR="00A62B91" w:rsidRPr="00F47D26" w14:paraId="170FE2A3" w14:textId="77777777" w:rsidTr="00A62B91">
        <w:trPr>
          <w:trHeight w:val="60"/>
        </w:trPr>
        <w:tc>
          <w:tcPr>
            <w:tcW w:w="2113" w:type="dxa"/>
            <w:tcBorders>
              <w:top w:val="nil"/>
              <w:left w:val="nil"/>
              <w:bottom w:val="nil"/>
              <w:right w:val="nil"/>
            </w:tcBorders>
          </w:tcPr>
          <w:p w14:paraId="1089D534"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12C4EAFC" w14:textId="77777777" w:rsidR="00A62B91" w:rsidRPr="00541382" w:rsidRDefault="00A62B91" w:rsidP="00C77EFF">
            <w:pPr>
              <w:rPr>
                <w:rFonts w:asciiTheme="minorHAnsi" w:hAnsiTheme="minorHAnsi"/>
              </w:rPr>
            </w:pPr>
            <w:r w:rsidRPr="00541382">
              <w:rPr>
                <w:rFonts w:asciiTheme="minorHAnsi" w:hAnsiTheme="minorHAnsi"/>
              </w:rPr>
              <w:t>(drink1)tap public</w:t>
            </w:r>
          </w:p>
        </w:tc>
        <w:tc>
          <w:tcPr>
            <w:tcW w:w="4132" w:type="dxa"/>
            <w:tcBorders>
              <w:top w:val="nil"/>
              <w:left w:val="nil"/>
              <w:bottom w:val="nil"/>
              <w:right w:val="nil"/>
            </w:tcBorders>
          </w:tcPr>
          <w:p w14:paraId="277776C7"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provided by a public standpipe or tap, 0 if else</w:t>
            </w:r>
          </w:p>
        </w:tc>
        <w:tc>
          <w:tcPr>
            <w:tcW w:w="992" w:type="dxa"/>
            <w:tcBorders>
              <w:top w:val="nil"/>
              <w:left w:val="nil"/>
              <w:bottom w:val="nil"/>
              <w:right w:val="nil"/>
            </w:tcBorders>
          </w:tcPr>
          <w:p w14:paraId="2D1470BC" w14:textId="77777777" w:rsidR="00A62B91" w:rsidRPr="00541382" w:rsidRDefault="00A62B91" w:rsidP="00C77EFF">
            <w:pPr>
              <w:pStyle w:val="Geenafstand"/>
              <w:rPr>
                <w:rFonts w:asciiTheme="minorHAnsi" w:hAnsiTheme="minorHAnsi"/>
              </w:rPr>
            </w:pPr>
            <w:r w:rsidRPr="00541382">
              <w:rPr>
                <w:rFonts w:asciiTheme="minorHAnsi" w:hAnsiTheme="minorHAnsi"/>
              </w:rPr>
              <w:t>5</w:t>
            </w:r>
          </w:p>
        </w:tc>
        <w:tc>
          <w:tcPr>
            <w:tcW w:w="992" w:type="dxa"/>
            <w:tcBorders>
              <w:top w:val="nil"/>
              <w:left w:val="nil"/>
              <w:bottom w:val="nil"/>
              <w:right w:val="nil"/>
            </w:tcBorders>
          </w:tcPr>
          <w:p w14:paraId="043597DE" w14:textId="77777777" w:rsidR="00A62B91" w:rsidRPr="00541382" w:rsidRDefault="00A62B91" w:rsidP="00C77EFF">
            <w:pPr>
              <w:rPr>
                <w:rFonts w:asciiTheme="minorHAnsi" w:hAnsiTheme="minorHAnsi"/>
              </w:rPr>
            </w:pPr>
            <w:r w:rsidRPr="00541382">
              <w:rPr>
                <w:rFonts w:asciiTheme="minorHAnsi" w:hAnsiTheme="minorHAnsi"/>
              </w:rPr>
              <w:t>0,714</w:t>
            </w:r>
          </w:p>
        </w:tc>
      </w:tr>
      <w:tr w:rsidR="00A62B91" w:rsidRPr="00F47D26" w14:paraId="6B96703B" w14:textId="77777777" w:rsidTr="00A62B91">
        <w:trPr>
          <w:trHeight w:val="60"/>
        </w:trPr>
        <w:tc>
          <w:tcPr>
            <w:tcW w:w="2113" w:type="dxa"/>
            <w:tcBorders>
              <w:top w:val="nil"/>
              <w:left w:val="nil"/>
              <w:bottom w:val="nil"/>
              <w:right w:val="nil"/>
            </w:tcBorders>
          </w:tcPr>
          <w:p w14:paraId="57764986"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6FEF905D" w14:textId="77777777" w:rsidR="00A62B91" w:rsidRPr="00541382" w:rsidRDefault="00A62B91" w:rsidP="00C77EFF">
            <w:pPr>
              <w:rPr>
                <w:rFonts w:asciiTheme="minorHAnsi" w:hAnsiTheme="minorHAnsi"/>
              </w:rPr>
            </w:pPr>
            <w:r w:rsidRPr="00541382">
              <w:rPr>
                <w:rFonts w:asciiTheme="minorHAnsi" w:hAnsiTheme="minorHAnsi"/>
              </w:rPr>
              <w:t>(drink1)neighbour</w:t>
            </w:r>
          </w:p>
        </w:tc>
        <w:tc>
          <w:tcPr>
            <w:tcW w:w="4132" w:type="dxa"/>
            <w:tcBorders>
              <w:top w:val="nil"/>
              <w:left w:val="nil"/>
              <w:bottom w:val="nil"/>
              <w:right w:val="nil"/>
            </w:tcBorders>
          </w:tcPr>
          <w:p w14:paraId="54823532"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comes from a neighbouring household, 0 if else</w:t>
            </w:r>
          </w:p>
        </w:tc>
        <w:tc>
          <w:tcPr>
            <w:tcW w:w="992" w:type="dxa"/>
            <w:tcBorders>
              <w:top w:val="nil"/>
              <w:left w:val="nil"/>
              <w:bottom w:val="nil"/>
              <w:right w:val="nil"/>
            </w:tcBorders>
          </w:tcPr>
          <w:p w14:paraId="223FB148" w14:textId="77777777" w:rsidR="00A62B91" w:rsidRPr="00541382" w:rsidRDefault="00A62B91" w:rsidP="00C77EFF">
            <w:pPr>
              <w:pStyle w:val="Geenafstand"/>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0080E323" w14:textId="77777777" w:rsidR="00A62B91" w:rsidRPr="00541382" w:rsidRDefault="00A62B91" w:rsidP="00C77EFF">
            <w:pPr>
              <w:rPr>
                <w:rFonts w:asciiTheme="minorHAnsi" w:hAnsiTheme="minorHAnsi"/>
              </w:rPr>
            </w:pPr>
            <w:r w:rsidRPr="00541382">
              <w:rPr>
                <w:rFonts w:asciiTheme="minorHAnsi" w:hAnsiTheme="minorHAnsi"/>
              </w:rPr>
              <w:t>0,286</w:t>
            </w:r>
          </w:p>
        </w:tc>
      </w:tr>
      <w:tr w:rsidR="00A62B91" w:rsidRPr="00F47D26" w14:paraId="43D03B60" w14:textId="77777777" w:rsidTr="00A62B91">
        <w:trPr>
          <w:trHeight w:val="60"/>
        </w:trPr>
        <w:tc>
          <w:tcPr>
            <w:tcW w:w="2113" w:type="dxa"/>
            <w:tcBorders>
              <w:top w:val="nil"/>
              <w:left w:val="nil"/>
              <w:bottom w:val="nil"/>
              <w:right w:val="nil"/>
            </w:tcBorders>
          </w:tcPr>
          <w:p w14:paraId="055C8252"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49003E9C" w14:textId="77777777" w:rsidR="00A62B91" w:rsidRPr="00541382" w:rsidRDefault="00A62B91" w:rsidP="00C77EFF">
            <w:pPr>
              <w:rPr>
                <w:rFonts w:asciiTheme="minorHAnsi" w:hAnsiTheme="minorHAnsi"/>
              </w:rPr>
            </w:pPr>
            <w:r w:rsidRPr="00541382">
              <w:rPr>
                <w:rFonts w:asciiTheme="minorHAnsi" w:hAnsiTheme="minorHAnsi"/>
              </w:rPr>
              <w:t>(drink1)vendor</w:t>
            </w:r>
          </w:p>
        </w:tc>
        <w:tc>
          <w:tcPr>
            <w:tcW w:w="4132" w:type="dxa"/>
            <w:tcBorders>
              <w:top w:val="nil"/>
              <w:left w:val="nil"/>
              <w:bottom w:val="nil"/>
              <w:right w:val="nil"/>
            </w:tcBorders>
          </w:tcPr>
          <w:p w14:paraId="296EB0B4"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provided by a water vendor, 0 if else</w:t>
            </w:r>
          </w:p>
        </w:tc>
        <w:tc>
          <w:tcPr>
            <w:tcW w:w="992" w:type="dxa"/>
            <w:tcBorders>
              <w:top w:val="nil"/>
              <w:left w:val="nil"/>
              <w:bottom w:val="nil"/>
              <w:right w:val="nil"/>
            </w:tcBorders>
          </w:tcPr>
          <w:p w14:paraId="167DAE8D" w14:textId="77777777" w:rsidR="00A62B91" w:rsidRPr="00541382" w:rsidRDefault="00A62B91" w:rsidP="00C77EFF">
            <w:pPr>
              <w:pStyle w:val="Geenafstand"/>
              <w:rPr>
                <w:rFonts w:asciiTheme="minorHAnsi" w:hAnsiTheme="minorHAnsi"/>
              </w:rPr>
            </w:pPr>
            <w:r w:rsidRPr="00541382">
              <w:rPr>
                <w:rFonts w:asciiTheme="minorHAnsi" w:hAnsiTheme="minorHAnsi"/>
              </w:rPr>
              <w:t>1</w:t>
            </w:r>
          </w:p>
        </w:tc>
        <w:tc>
          <w:tcPr>
            <w:tcW w:w="992" w:type="dxa"/>
            <w:tcBorders>
              <w:top w:val="nil"/>
              <w:left w:val="nil"/>
              <w:bottom w:val="nil"/>
              <w:right w:val="nil"/>
            </w:tcBorders>
          </w:tcPr>
          <w:p w14:paraId="6E9E23CC" w14:textId="77777777" w:rsidR="00A62B91" w:rsidRPr="00541382" w:rsidRDefault="00A62B91" w:rsidP="00C77EFF">
            <w:pPr>
              <w:rPr>
                <w:rFonts w:asciiTheme="minorHAnsi" w:hAnsiTheme="minorHAnsi"/>
              </w:rPr>
            </w:pPr>
            <w:r w:rsidRPr="00541382">
              <w:rPr>
                <w:rFonts w:asciiTheme="minorHAnsi" w:hAnsiTheme="minorHAnsi"/>
              </w:rPr>
              <w:t>0,143</w:t>
            </w:r>
          </w:p>
        </w:tc>
      </w:tr>
      <w:tr w:rsidR="00A62B91" w:rsidRPr="00F47D26" w14:paraId="26E44121" w14:textId="77777777" w:rsidTr="00A62B91">
        <w:trPr>
          <w:trHeight w:val="60"/>
        </w:trPr>
        <w:tc>
          <w:tcPr>
            <w:tcW w:w="2113" w:type="dxa"/>
            <w:tcBorders>
              <w:top w:val="nil"/>
              <w:left w:val="nil"/>
              <w:bottom w:val="nil"/>
              <w:right w:val="nil"/>
            </w:tcBorders>
          </w:tcPr>
          <w:p w14:paraId="2682ABDE"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7E081CE4" w14:textId="77777777" w:rsidR="00A62B91" w:rsidRPr="00541382" w:rsidRDefault="00A62B91" w:rsidP="00C77EFF">
            <w:pPr>
              <w:rPr>
                <w:rFonts w:asciiTheme="minorHAnsi" w:hAnsiTheme="minorHAnsi"/>
              </w:rPr>
            </w:pPr>
            <w:r w:rsidRPr="00541382">
              <w:rPr>
                <w:rFonts w:asciiTheme="minorHAnsi" w:hAnsiTheme="minorHAnsi"/>
              </w:rPr>
              <w:t>(drink1)water truck/tanker service</w:t>
            </w:r>
          </w:p>
        </w:tc>
        <w:tc>
          <w:tcPr>
            <w:tcW w:w="4132" w:type="dxa"/>
            <w:tcBorders>
              <w:top w:val="nil"/>
              <w:left w:val="nil"/>
              <w:bottom w:val="nil"/>
              <w:right w:val="nil"/>
            </w:tcBorders>
          </w:tcPr>
          <w:p w14:paraId="18494E57"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provided by a water vendor, 0 if else</w:t>
            </w:r>
          </w:p>
        </w:tc>
        <w:tc>
          <w:tcPr>
            <w:tcW w:w="992" w:type="dxa"/>
            <w:tcBorders>
              <w:top w:val="nil"/>
              <w:left w:val="nil"/>
              <w:bottom w:val="nil"/>
              <w:right w:val="nil"/>
            </w:tcBorders>
          </w:tcPr>
          <w:p w14:paraId="4F4F2EA7" w14:textId="77777777" w:rsidR="00A62B91" w:rsidRPr="00541382" w:rsidRDefault="00A62B91" w:rsidP="00C77EFF">
            <w:pPr>
              <w:pStyle w:val="Geenafstand"/>
              <w:rPr>
                <w:rFonts w:asciiTheme="minorHAnsi" w:hAnsiTheme="minorHAnsi"/>
              </w:rPr>
            </w:pPr>
            <w:r w:rsidRPr="00541382">
              <w:rPr>
                <w:rFonts w:asciiTheme="minorHAnsi" w:hAnsiTheme="minorHAnsi"/>
              </w:rPr>
              <w:t>1</w:t>
            </w:r>
          </w:p>
        </w:tc>
        <w:tc>
          <w:tcPr>
            <w:tcW w:w="992" w:type="dxa"/>
            <w:tcBorders>
              <w:top w:val="nil"/>
              <w:left w:val="nil"/>
              <w:bottom w:val="nil"/>
              <w:right w:val="nil"/>
            </w:tcBorders>
          </w:tcPr>
          <w:p w14:paraId="2BBDAEB6" w14:textId="77777777" w:rsidR="00A62B91" w:rsidRPr="00541382" w:rsidRDefault="00A62B91" w:rsidP="00C77EFF">
            <w:pPr>
              <w:rPr>
                <w:rFonts w:asciiTheme="minorHAnsi" w:hAnsiTheme="minorHAnsi"/>
              </w:rPr>
            </w:pPr>
            <w:r w:rsidRPr="00541382">
              <w:rPr>
                <w:rFonts w:asciiTheme="minorHAnsi" w:hAnsiTheme="minorHAnsi"/>
              </w:rPr>
              <w:t>0,143</w:t>
            </w:r>
          </w:p>
        </w:tc>
      </w:tr>
      <w:tr w:rsidR="00A62B91" w:rsidRPr="00F47D26" w14:paraId="39B6D23C" w14:textId="77777777" w:rsidTr="00A62B91">
        <w:trPr>
          <w:trHeight w:val="60"/>
        </w:trPr>
        <w:tc>
          <w:tcPr>
            <w:tcW w:w="2113" w:type="dxa"/>
            <w:tcBorders>
              <w:top w:val="nil"/>
              <w:left w:val="nil"/>
              <w:bottom w:val="nil"/>
              <w:right w:val="nil"/>
            </w:tcBorders>
          </w:tcPr>
          <w:p w14:paraId="1DA34DA1"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1CE5EDA3" w14:textId="77777777" w:rsidR="00A62B91" w:rsidRPr="00541382" w:rsidRDefault="00A62B91" w:rsidP="00C77EFF">
            <w:pPr>
              <w:rPr>
                <w:rFonts w:asciiTheme="minorHAnsi" w:hAnsiTheme="minorHAnsi"/>
              </w:rPr>
            </w:pPr>
            <w:r w:rsidRPr="00541382">
              <w:rPr>
                <w:rFonts w:asciiTheme="minorHAnsi" w:hAnsiTheme="minorHAnsi"/>
              </w:rPr>
              <w:t>(drink1)well with pump</w:t>
            </w:r>
          </w:p>
        </w:tc>
        <w:tc>
          <w:tcPr>
            <w:tcW w:w="4132" w:type="dxa"/>
            <w:tcBorders>
              <w:top w:val="nil"/>
              <w:left w:val="nil"/>
              <w:bottom w:val="nil"/>
              <w:right w:val="nil"/>
            </w:tcBorders>
          </w:tcPr>
          <w:p w14:paraId="3BDA3904"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a well with a pump, 0 if else</w:t>
            </w:r>
          </w:p>
        </w:tc>
        <w:tc>
          <w:tcPr>
            <w:tcW w:w="992" w:type="dxa"/>
            <w:tcBorders>
              <w:top w:val="nil"/>
              <w:left w:val="nil"/>
              <w:bottom w:val="nil"/>
              <w:right w:val="nil"/>
            </w:tcBorders>
          </w:tcPr>
          <w:p w14:paraId="3DCA2E23" w14:textId="77777777" w:rsidR="00A62B91" w:rsidRPr="00541382" w:rsidRDefault="00A62B91" w:rsidP="00C77EFF">
            <w:pPr>
              <w:pStyle w:val="Geenafstand"/>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1058CCD5" w14:textId="77777777" w:rsidR="00A62B91" w:rsidRPr="00541382" w:rsidRDefault="00A62B91" w:rsidP="00C77EFF">
            <w:pPr>
              <w:rPr>
                <w:rFonts w:asciiTheme="minorHAnsi" w:hAnsiTheme="minorHAnsi"/>
              </w:rPr>
            </w:pPr>
            <w:r w:rsidRPr="00541382">
              <w:rPr>
                <w:rFonts w:asciiTheme="minorHAnsi" w:hAnsiTheme="minorHAnsi"/>
              </w:rPr>
              <w:t>0,571</w:t>
            </w:r>
          </w:p>
        </w:tc>
      </w:tr>
      <w:tr w:rsidR="00A62B91" w:rsidRPr="00F47D26" w14:paraId="5F8E67D2" w14:textId="77777777" w:rsidTr="00A62B91">
        <w:trPr>
          <w:trHeight w:val="60"/>
        </w:trPr>
        <w:tc>
          <w:tcPr>
            <w:tcW w:w="2113" w:type="dxa"/>
            <w:tcBorders>
              <w:top w:val="nil"/>
              <w:left w:val="nil"/>
              <w:bottom w:val="nil"/>
              <w:right w:val="nil"/>
            </w:tcBorders>
          </w:tcPr>
          <w:p w14:paraId="35AC0CE2"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2476FFB6" w14:textId="77777777" w:rsidR="00A62B91" w:rsidRPr="00541382" w:rsidRDefault="00A62B91" w:rsidP="00C77EFF">
            <w:pPr>
              <w:rPr>
                <w:rFonts w:asciiTheme="minorHAnsi" w:hAnsiTheme="minorHAnsi"/>
              </w:rPr>
            </w:pPr>
            <w:r w:rsidRPr="00541382">
              <w:rPr>
                <w:rFonts w:asciiTheme="minorHAnsi" w:hAnsiTheme="minorHAnsi"/>
              </w:rPr>
              <w:t>(drink1)well without pump</w:t>
            </w:r>
          </w:p>
        </w:tc>
        <w:tc>
          <w:tcPr>
            <w:tcW w:w="4132" w:type="dxa"/>
            <w:tcBorders>
              <w:top w:val="nil"/>
              <w:left w:val="nil"/>
              <w:bottom w:val="nil"/>
              <w:right w:val="nil"/>
            </w:tcBorders>
          </w:tcPr>
          <w:p w14:paraId="043CB925"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a well witout pump, 0 if else</w:t>
            </w:r>
          </w:p>
        </w:tc>
        <w:tc>
          <w:tcPr>
            <w:tcW w:w="992" w:type="dxa"/>
            <w:tcBorders>
              <w:top w:val="nil"/>
              <w:left w:val="nil"/>
              <w:bottom w:val="nil"/>
              <w:right w:val="nil"/>
            </w:tcBorders>
          </w:tcPr>
          <w:p w14:paraId="2897739F" w14:textId="77777777" w:rsidR="00A62B91" w:rsidRPr="00541382" w:rsidRDefault="00A62B91" w:rsidP="00C77EFF">
            <w:pPr>
              <w:pStyle w:val="Geenafstand"/>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553B508F" w14:textId="77777777" w:rsidR="00A62B91" w:rsidRPr="00541382" w:rsidRDefault="00A62B91" w:rsidP="00C77EFF">
            <w:pPr>
              <w:rPr>
                <w:rFonts w:asciiTheme="minorHAnsi" w:hAnsiTheme="minorHAnsi"/>
              </w:rPr>
            </w:pPr>
            <w:r w:rsidRPr="00541382">
              <w:rPr>
                <w:rFonts w:asciiTheme="minorHAnsi" w:hAnsiTheme="minorHAnsi"/>
              </w:rPr>
              <w:t>0,429</w:t>
            </w:r>
          </w:p>
        </w:tc>
      </w:tr>
      <w:tr w:rsidR="00A62B91" w:rsidRPr="00F47D26" w14:paraId="22AA6BF9" w14:textId="77777777" w:rsidTr="00A62B91">
        <w:trPr>
          <w:trHeight w:val="60"/>
        </w:trPr>
        <w:tc>
          <w:tcPr>
            <w:tcW w:w="2113" w:type="dxa"/>
            <w:tcBorders>
              <w:top w:val="nil"/>
              <w:left w:val="nil"/>
              <w:bottom w:val="nil"/>
              <w:right w:val="nil"/>
            </w:tcBorders>
          </w:tcPr>
          <w:p w14:paraId="7531D660"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13FA2115" w14:textId="77777777" w:rsidR="00A62B91" w:rsidRPr="00541382" w:rsidRDefault="00A62B91" w:rsidP="00C77EFF">
            <w:pPr>
              <w:rPr>
                <w:rFonts w:asciiTheme="minorHAnsi" w:hAnsiTheme="minorHAnsi"/>
              </w:rPr>
            </w:pPr>
            <w:r w:rsidRPr="00541382">
              <w:rPr>
                <w:rFonts w:asciiTheme="minorHAnsi" w:hAnsiTheme="minorHAnsi"/>
              </w:rPr>
              <w:t>(drink1)river, lake, spring or pond</w:t>
            </w:r>
          </w:p>
        </w:tc>
        <w:tc>
          <w:tcPr>
            <w:tcW w:w="4132" w:type="dxa"/>
            <w:tcBorders>
              <w:top w:val="nil"/>
              <w:left w:val="nil"/>
              <w:bottom w:val="nil"/>
              <w:right w:val="nil"/>
            </w:tcBorders>
          </w:tcPr>
          <w:p w14:paraId="7DD3CE02"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a river, lake, spring or pond, 0 if else</w:t>
            </w:r>
          </w:p>
        </w:tc>
        <w:tc>
          <w:tcPr>
            <w:tcW w:w="992" w:type="dxa"/>
            <w:tcBorders>
              <w:top w:val="nil"/>
              <w:left w:val="nil"/>
              <w:bottom w:val="nil"/>
              <w:right w:val="nil"/>
            </w:tcBorders>
          </w:tcPr>
          <w:p w14:paraId="41932973" w14:textId="77777777" w:rsidR="00A62B91" w:rsidRPr="00541382" w:rsidRDefault="00A62B91" w:rsidP="00C77EFF">
            <w:pPr>
              <w:pStyle w:val="Geenafstand"/>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45A9EB08" w14:textId="77777777" w:rsidR="00A62B91" w:rsidRPr="00541382" w:rsidRDefault="00A62B91" w:rsidP="00C77EFF">
            <w:pPr>
              <w:rPr>
                <w:rFonts w:asciiTheme="minorHAnsi" w:hAnsiTheme="minorHAnsi"/>
              </w:rPr>
            </w:pPr>
            <w:r w:rsidRPr="00541382">
              <w:rPr>
                <w:rFonts w:asciiTheme="minorHAnsi" w:hAnsiTheme="minorHAnsi"/>
              </w:rPr>
              <w:t>0,286</w:t>
            </w:r>
          </w:p>
        </w:tc>
      </w:tr>
      <w:tr w:rsidR="00A62B91" w:rsidRPr="00F47D26" w14:paraId="2581BE1B" w14:textId="77777777" w:rsidTr="00A62B91">
        <w:trPr>
          <w:trHeight w:val="60"/>
        </w:trPr>
        <w:tc>
          <w:tcPr>
            <w:tcW w:w="2113" w:type="dxa"/>
            <w:tcBorders>
              <w:top w:val="nil"/>
              <w:left w:val="nil"/>
              <w:bottom w:val="nil"/>
              <w:right w:val="nil"/>
            </w:tcBorders>
          </w:tcPr>
          <w:p w14:paraId="7EFCEFAB"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48836683" w14:textId="77777777" w:rsidR="00A62B91" w:rsidRPr="00541382" w:rsidRDefault="00A62B91" w:rsidP="00C77EFF">
            <w:pPr>
              <w:rPr>
                <w:rFonts w:asciiTheme="minorHAnsi" w:hAnsiTheme="minorHAnsi"/>
              </w:rPr>
            </w:pPr>
            <w:r w:rsidRPr="00541382">
              <w:rPr>
                <w:rFonts w:asciiTheme="minorHAnsi" w:hAnsiTheme="minorHAnsi"/>
              </w:rPr>
              <w:t>(drink1)rain</w:t>
            </w:r>
          </w:p>
        </w:tc>
        <w:tc>
          <w:tcPr>
            <w:tcW w:w="4132" w:type="dxa"/>
            <w:tcBorders>
              <w:top w:val="nil"/>
              <w:left w:val="nil"/>
              <w:bottom w:val="nil"/>
              <w:right w:val="nil"/>
            </w:tcBorders>
          </w:tcPr>
          <w:p w14:paraId="74007EF0"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rainwater, 0 if else</w:t>
            </w:r>
          </w:p>
        </w:tc>
        <w:tc>
          <w:tcPr>
            <w:tcW w:w="992" w:type="dxa"/>
            <w:tcBorders>
              <w:top w:val="nil"/>
              <w:left w:val="nil"/>
              <w:bottom w:val="nil"/>
              <w:right w:val="nil"/>
            </w:tcBorders>
          </w:tcPr>
          <w:p w14:paraId="5212A4BD" w14:textId="77777777" w:rsidR="00A62B91" w:rsidRPr="00541382" w:rsidRDefault="00A62B91" w:rsidP="00C77EFF">
            <w:pPr>
              <w:pStyle w:val="Geenafstand"/>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3046C1B3" w14:textId="77777777" w:rsidR="00A62B91" w:rsidRPr="00541382" w:rsidRDefault="00A62B91" w:rsidP="00C77EFF">
            <w:pPr>
              <w:rPr>
                <w:rFonts w:asciiTheme="minorHAnsi" w:hAnsiTheme="minorHAnsi"/>
              </w:rPr>
            </w:pPr>
            <w:r w:rsidRPr="00541382">
              <w:rPr>
                <w:rFonts w:asciiTheme="minorHAnsi" w:hAnsiTheme="minorHAnsi"/>
              </w:rPr>
              <w:t>0,286</w:t>
            </w:r>
          </w:p>
        </w:tc>
      </w:tr>
      <w:tr w:rsidR="00A62B91" w:rsidRPr="00F47D26" w14:paraId="0466B092" w14:textId="77777777" w:rsidTr="00A62B91">
        <w:trPr>
          <w:trHeight w:val="60"/>
        </w:trPr>
        <w:tc>
          <w:tcPr>
            <w:tcW w:w="2113" w:type="dxa"/>
            <w:tcBorders>
              <w:top w:val="nil"/>
              <w:left w:val="nil"/>
              <w:bottom w:val="nil"/>
              <w:right w:val="nil"/>
            </w:tcBorders>
          </w:tcPr>
          <w:p w14:paraId="7D66CF9F"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6C380158" w14:textId="77777777" w:rsidR="00A62B91" w:rsidRPr="00541382" w:rsidRDefault="00A62B91" w:rsidP="00C77EFF">
            <w:pPr>
              <w:rPr>
                <w:rFonts w:asciiTheme="minorHAnsi" w:hAnsiTheme="minorHAnsi"/>
              </w:rPr>
            </w:pPr>
            <w:r w:rsidRPr="00541382">
              <w:rPr>
                <w:rFonts w:asciiTheme="minorHAnsi" w:hAnsiTheme="minorHAnsi"/>
              </w:rPr>
              <w:t>(drink1)other</w:t>
            </w:r>
          </w:p>
        </w:tc>
        <w:tc>
          <w:tcPr>
            <w:tcW w:w="4132" w:type="dxa"/>
            <w:tcBorders>
              <w:top w:val="nil"/>
              <w:left w:val="nil"/>
              <w:bottom w:val="nil"/>
              <w:right w:val="nil"/>
            </w:tcBorders>
          </w:tcPr>
          <w:p w14:paraId="3B986D1A"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source of drinking water in the long rainy season is none of the above, 0 if else</w:t>
            </w:r>
          </w:p>
        </w:tc>
        <w:tc>
          <w:tcPr>
            <w:tcW w:w="992" w:type="dxa"/>
            <w:tcBorders>
              <w:top w:val="nil"/>
              <w:left w:val="nil"/>
              <w:bottom w:val="nil"/>
              <w:right w:val="nil"/>
            </w:tcBorders>
          </w:tcPr>
          <w:p w14:paraId="619E5A15" w14:textId="77777777" w:rsidR="00A62B91" w:rsidRPr="00541382" w:rsidRDefault="00A62B91" w:rsidP="00C77EFF">
            <w:pPr>
              <w:pStyle w:val="Geenafstand"/>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12F2B717" w14:textId="77777777" w:rsidR="00A62B91" w:rsidRPr="00541382" w:rsidRDefault="00A62B91" w:rsidP="00C77EFF">
            <w:pPr>
              <w:rPr>
                <w:rFonts w:asciiTheme="minorHAnsi" w:hAnsiTheme="minorHAnsi"/>
              </w:rPr>
            </w:pPr>
            <w:r w:rsidRPr="00541382">
              <w:rPr>
                <w:rFonts w:asciiTheme="minorHAnsi" w:hAnsiTheme="minorHAnsi"/>
              </w:rPr>
              <w:t>0,571</w:t>
            </w:r>
          </w:p>
        </w:tc>
      </w:tr>
      <w:tr w:rsidR="00A62B91" w:rsidRPr="00F47D26" w14:paraId="4180BDC3" w14:textId="77777777" w:rsidTr="00A62B91">
        <w:trPr>
          <w:trHeight w:val="60"/>
        </w:trPr>
        <w:tc>
          <w:tcPr>
            <w:tcW w:w="2113" w:type="dxa"/>
            <w:tcBorders>
              <w:top w:val="nil"/>
              <w:left w:val="nil"/>
              <w:bottom w:val="nil"/>
              <w:right w:val="nil"/>
            </w:tcBorders>
          </w:tcPr>
          <w:p w14:paraId="729081E4" w14:textId="77777777" w:rsidR="00A62B91" w:rsidRPr="00541382" w:rsidRDefault="00A62B91" w:rsidP="00C77EFF">
            <w:pPr>
              <w:rPr>
                <w:rFonts w:asciiTheme="minorHAnsi" w:hAnsiTheme="minorHAnsi"/>
              </w:rPr>
            </w:pPr>
            <w:r w:rsidRPr="00541382">
              <w:rPr>
                <w:rFonts w:asciiTheme="minorHAnsi" w:hAnsiTheme="minorHAnsi"/>
              </w:rPr>
              <w:t>Fuel for cooking</w:t>
            </w:r>
          </w:p>
        </w:tc>
        <w:tc>
          <w:tcPr>
            <w:tcW w:w="2113" w:type="dxa"/>
            <w:tcBorders>
              <w:top w:val="nil"/>
              <w:left w:val="nil"/>
              <w:bottom w:val="nil"/>
              <w:right w:val="nil"/>
            </w:tcBorders>
          </w:tcPr>
          <w:p w14:paraId="2CD3F227" w14:textId="77777777" w:rsidR="00A62B91" w:rsidRPr="00541382" w:rsidRDefault="00A62B91" w:rsidP="00C77EFF">
            <w:pPr>
              <w:rPr>
                <w:rFonts w:asciiTheme="minorHAnsi" w:hAnsiTheme="minorHAnsi"/>
              </w:rPr>
            </w:pPr>
            <w:r w:rsidRPr="00541382">
              <w:rPr>
                <w:rFonts w:asciiTheme="minorHAnsi" w:hAnsiTheme="minorHAnsi"/>
              </w:rPr>
              <w:t>(cook) firewood</w:t>
            </w:r>
          </w:p>
        </w:tc>
        <w:tc>
          <w:tcPr>
            <w:tcW w:w="4132" w:type="dxa"/>
            <w:tcBorders>
              <w:top w:val="nil"/>
              <w:left w:val="nil"/>
              <w:bottom w:val="nil"/>
              <w:right w:val="nil"/>
            </w:tcBorders>
          </w:tcPr>
          <w:p w14:paraId="59FD926A"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cooking fuel used is firewood, 0 if else</w:t>
            </w:r>
          </w:p>
        </w:tc>
        <w:tc>
          <w:tcPr>
            <w:tcW w:w="992" w:type="dxa"/>
            <w:tcBorders>
              <w:top w:val="nil"/>
              <w:left w:val="nil"/>
              <w:bottom w:val="nil"/>
              <w:right w:val="nil"/>
            </w:tcBorders>
          </w:tcPr>
          <w:p w14:paraId="6FE6DAF3" w14:textId="77777777" w:rsidR="00A62B91" w:rsidRPr="00541382" w:rsidRDefault="00A62B91" w:rsidP="00C77EFF">
            <w:pPr>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066A9271" w14:textId="77777777" w:rsidR="00A62B91" w:rsidRPr="00541382" w:rsidRDefault="00A62B91" w:rsidP="00C77EFF">
            <w:pPr>
              <w:rPr>
                <w:rFonts w:asciiTheme="minorHAnsi" w:hAnsiTheme="minorHAnsi"/>
              </w:rPr>
            </w:pPr>
            <w:r w:rsidRPr="00541382">
              <w:rPr>
                <w:rFonts w:asciiTheme="minorHAnsi" w:hAnsiTheme="minorHAnsi"/>
              </w:rPr>
              <w:t>0,667</w:t>
            </w:r>
          </w:p>
        </w:tc>
      </w:tr>
      <w:tr w:rsidR="00A62B91" w:rsidRPr="00F47D26" w14:paraId="26CA3164" w14:textId="77777777" w:rsidTr="00A62B91">
        <w:trPr>
          <w:trHeight w:val="60"/>
        </w:trPr>
        <w:tc>
          <w:tcPr>
            <w:tcW w:w="2113" w:type="dxa"/>
            <w:tcBorders>
              <w:top w:val="nil"/>
              <w:left w:val="nil"/>
              <w:bottom w:val="nil"/>
              <w:right w:val="nil"/>
            </w:tcBorders>
          </w:tcPr>
          <w:p w14:paraId="02FCAAF9"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3237D0B9" w14:textId="77777777" w:rsidR="00A62B91" w:rsidRPr="00541382" w:rsidRDefault="00A62B91" w:rsidP="00C77EFF">
            <w:pPr>
              <w:rPr>
                <w:rFonts w:asciiTheme="minorHAnsi" w:hAnsiTheme="minorHAnsi"/>
              </w:rPr>
            </w:pPr>
            <w:r w:rsidRPr="00541382">
              <w:rPr>
                <w:rFonts w:asciiTheme="minorHAnsi" w:hAnsiTheme="minorHAnsi"/>
              </w:rPr>
              <w:t>(cook)paraffin</w:t>
            </w:r>
          </w:p>
        </w:tc>
        <w:tc>
          <w:tcPr>
            <w:tcW w:w="4132" w:type="dxa"/>
            <w:tcBorders>
              <w:top w:val="nil"/>
              <w:left w:val="nil"/>
              <w:bottom w:val="nil"/>
              <w:right w:val="nil"/>
            </w:tcBorders>
          </w:tcPr>
          <w:p w14:paraId="224F20E1"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cooking fuel used is paraffin, 0 if else</w:t>
            </w:r>
          </w:p>
        </w:tc>
        <w:tc>
          <w:tcPr>
            <w:tcW w:w="992" w:type="dxa"/>
            <w:tcBorders>
              <w:top w:val="nil"/>
              <w:left w:val="nil"/>
              <w:bottom w:val="nil"/>
              <w:right w:val="nil"/>
            </w:tcBorders>
          </w:tcPr>
          <w:p w14:paraId="50AD0FC9" w14:textId="77777777" w:rsidR="00A62B91" w:rsidRPr="00541382" w:rsidRDefault="00A62B91" w:rsidP="00C77EFF">
            <w:pPr>
              <w:rPr>
                <w:rFonts w:asciiTheme="minorHAnsi" w:hAnsiTheme="minorHAnsi"/>
              </w:rPr>
            </w:pPr>
            <w:r w:rsidRPr="00541382">
              <w:rPr>
                <w:rFonts w:asciiTheme="minorHAnsi" w:hAnsiTheme="minorHAnsi"/>
              </w:rPr>
              <w:t>6</w:t>
            </w:r>
          </w:p>
        </w:tc>
        <w:tc>
          <w:tcPr>
            <w:tcW w:w="992" w:type="dxa"/>
            <w:tcBorders>
              <w:top w:val="nil"/>
              <w:left w:val="nil"/>
              <w:bottom w:val="nil"/>
              <w:right w:val="nil"/>
            </w:tcBorders>
          </w:tcPr>
          <w:p w14:paraId="1A4366C4" w14:textId="77777777" w:rsidR="00A62B91" w:rsidRPr="00541382" w:rsidRDefault="00A62B91" w:rsidP="00C77EFF">
            <w:pPr>
              <w:rPr>
                <w:rFonts w:asciiTheme="minorHAnsi" w:hAnsiTheme="minorHAnsi"/>
              </w:rPr>
            </w:pPr>
            <w:r w:rsidRPr="00541382">
              <w:rPr>
                <w:rFonts w:asciiTheme="minorHAnsi" w:hAnsiTheme="minorHAnsi"/>
              </w:rPr>
              <w:t>1,000</w:t>
            </w:r>
          </w:p>
        </w:tc>
      </w:tr>
      <w:tr w:rsidR="00A62B91" w:rsidRPr="00F47D26" w14:paraId="099CBB6D" w14:textId="77777777" w:rsidTr="00A62B91">
        <w:trPr>
          <w:trHeight w:val="60"/>
        </w:trPr>
        <w:tc>
          <w:tcPr>
            <w:tcW w:w="2113" w:type="dxa"/>
            <w:tcBorders>
              <w:top w:val="nil"/>
              <w:left w:val="nil"/>
              <w:bottom w:val="nil"/>
              <w:right w:val="nil"/>
            </w:tcBorders>
          </w:tcPr>
          <w:p w14:paraId="35D5880B"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5BD0E91C" w14:textId="77777777" w:rsidR="00A62B91" w:rsidRPr="00541382" w:rsidRDefault="00A62B91" w:rsidP="00C77EFF">
            <w:pPr>
              <w:rPr>
                <w:rFonts w:asciiTheme="minorHAnsi" w:hAnsiTheme="minorHAnsi"/>
              </w:rPr>
            </w:pPr>
            <w:r w:rsidRPr="00541382">
              <w:rPr>
                <w:rFonts w:asciiTheme="minorHAnsi" w:hAnsiTheme="minorHAnsi"/>
              </w:rPr>
              <w:t>(cook)electricity</w:t>
            </w:r>
          </w:p>
        </w:tc>
        <w:tc>
          <w:tcPr>
            <w:tcW w:w="4132" w:type="dxa"/>
            <w:tcBorders>
              <w:top w:val="nil"/>
              <w:left w:val="nil"/>
              <w:bottom w:val="nil"/>
              <w:right w:val="nil"/>
            </w:tcBorders>
          </w:tcPr>
          <w:p w14:paraId="788BAC36"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cooking fuel used is electricity, 0 if else</w:t>
            </w:r>
          </w:p>
        </w:tc>
        <w:tc>
          <w:tcPr>
            <w:tcW w:w="992" w:type="dxa"/>
            <w:tcBorders>
              <w:top w:val="nil"/>
              <w:left w:val="nil"/>
              <w:bottom w:val="nil"/>
              <w:right w:val="nil"/>
            </w:tcBorders>
          </w:tcPr>
          <w:p w14:paraId="215A9A0A" w14:textId="77777777" w:rsidR="00A62B91" w:rsidRPr="00541382" w:rsidRDefault="00A62B91" w:rsidP="00C77EFF">
            <w:pPr>
              <w:rPr>
                <w:rFonts w:asciiTheme="minorHAnsi" w:hAnsiTheme="minorHAnsi"/>
              </w:rPr>
            </w:pPr>
            <w:r w:rsidRPr="00541382">
              <w:rPr>
                <w:rFonts w:asciiTheme="minorHAnsi" w:hAnsiTheme="minorHAnsi"/>
              </w:rPr>
              <w:t>5</w:t>
            </w:r>
          </w:p>
        </w:tc>
        <w:tc>
          <w:tcPr>
            <w:tcW w:w="992" w:type="dxa"/>
            <w:tcBorders>
              <w:top w:val="nil"/>
              <w:left w:val="nil"/>
              <w:bottom w:val="nil"/>
              <w:right w:val="nil"/>
            </w:tcBorders>
          </w:tcPr>
          <w:p w14:paraId="2BD44661" w14:textId="77777777" w:rsidR="00A62B91" w:rsidRPr="00541382" w:rsidRDefault="00A62B91" w:rsidP="00C77EFF">
            <w:pPr>
              <w:rPr>
                <w:rFonts w:asciiTheme="minorHAnsi" w:hAnsiTheme="minorHAnsi"/>
              </w:rPr>
            </w:pPr>
            <w:r w:rsidRPr="00541382">
              <w:rPr>
                <w:rFonts w:asciiTheme="minorHAnsi" w:hAnsiTheme="minorHAnsi"/>
              </w:rPr>
              <w:t>0,833</w:t>
            </w:r>
          </w:p>
        </w:tc>
      </w:tr>
      <w:tr w:rsidR="00A62B91" w:rsidRPr="00F47D26" w14:paraId="22FAC690" w14:textId="77777777" w:rsidTr="00A62B91">
        <w:trPr>
          <w:trHeight w:val="60"/>
        </w:trPr>
        <w:tc>
          <w:tcPr>
            <w:tcW w:w="2113" w:type="dxa"/>
            <w:tcBorders>
              <w:top w:val="nil"/>
              <w:left w:val="nil"/>
              <w:bottom w:val="nil"/>
              <w:right w:val="nil"/>
            </w:tcBorders>
          </w:tcPr>
          <w:p w14:paraId="5CCF0350"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0CBEEF2E" w14:textId="77777777" w:rsidR="00A62B91" w:rsidRPr="00541382" w:rsidRDefault="00A62B91" w:rsidP="00C77EFF">
            <w:pPr>
              <w:rPr>
                <w:rFonts w:asciiTheme="minorHAnsi" w:hAnsiTheme="minorHAnsi"/>
              </w:rPr>
            </w:pPr>
            <w:r w:rsidRPr="00541382">
              <w:rPr>
                <w:rFonts w:asciiTheme="minorHAnsi" w:hAnsiTheme="minorHAnsi"/>
              </w:rPr>
              <w:t>(cook)gas</w:t>
            </w:r>
          </w:p>
        </w:tc>
        <w:tc>
          <w:tcPr>
            <w:tcW w:w="4132" w:type="dxa"/>
            <w:tcBorders>
              <w:top w:val="nil"/>
              <w:left w:val="nil"/>
              <w:bottom w:val="nil"/>
              <w:right w:val="nil"/>
            </w:tcBorders>
          </w:tcPr>
          <w:p w14:paraId="13EA6665"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cooking fuel used is gas, 0 if else</w:t>
            </w:r>
          </w:p>
        </w:tc>
        <w:tc>
          <w:tcPr>
            <w:tcW w:w="992" w:type="dxa"/>
            <w:tcBorders>
              <w:top w:val="nil"/>
              <w:left w:val="nil"/>
              <w:bottom w:val="nil"/>
              <w:right w:val="nil"/>
            </w:tcBorders>
          </w:tcPr>
          <w:p w14:paraId="2266EA63" w14:textId="77777777" w:rsidR="00A62B91" w:rsidRPr="00541382" w:rsidRDefault="00A62B91" w:rsidP="00C77EFF">
            <w:pPr>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613AAC8F" w14:textId="77777777" w:rsidR="00A62B91" w:rsidRPr="00541382" w:rsidRDefault="00A62B91" w:rsidP="00C77EFF">
            <w:pPr>
              <w:rPr>
                <w:rFonts w:asciiTheme="minorHAnsi" w:hAnsiTheme="minorHAnsi"/>
              </w:rPr>
            </w:pPr>
            <w:r w:rsidRPr="00541382">
              <w:rPr>
                <w:rFonts w:asciiTheme="minorHAnsi" w:hAnsiTheme="minorHAnsi"/>
              </w:rPr>
              <w:t>0,500</w:t>
            </w:r>
          </w:p>
        </w:tc>
      </w:tr>
      <w:tr w:rsidR="00A62B91" w:rsidRPr="00F47D26" w14:paraId="4F560CB0" w14:textId="77777777" w:rsidTr="00A62B91">
        <w:trPr>
          <w:trHeight w:val="60"/>
        </w:trPr>
        <w:tc>
          <w:tcPr>
            <w:tcW w:w="2113" w:type="dxa"/>
            <w:tcBorders>
              <w:top w:val="nil"/>
              <w:left w:val="nil"/>
              <w:bottom w:val="nil"/>
              <w:right w:val="nil"/>
            </w:tcBorders>
          </w:tcPr>
          <w:p w14:paraId="09A04946"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6527B66E" w14:textId="77777777" w:rsidR="00A62B91" w:rsidRPr="00541382" w:rsidRDefault="00A62B91" w:rsidP="00C77EFF">
            <w:pPr>
              <w:rPr>
                <w:rFonts w:asciiTheme="minorHAnsi" w:hAnsiTheme="minorHAnsi"/>
              </w:rPr>
            </w:pPr>
            <w:r w:rsidRPr="00541382">
              <w:rPr>
                <w:rFonts w:asciiTheme="minorHAnsi" w:hAnsiTheme="minorHAnsi"/>
              </w:rPr>
              <w:t>(cook)charcoal</w:t>
            </w:r>
          </w:p>
        </w:tc>
        <w:tc>
          <w:tcPr>
            <w:tcW w:w="4132" w:type="dxa"/>
            <w:tcBorders>
              <w:top w:val="nil"/>
              <w:left w:val="nil"/>
              <w:bottom w:val="nil"/>
              <w:right w:val="nil"/>
            </w:tcBorders>
          </w:tcPr>
          <w:p w14:paraId="3F8E760C"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cooking fuel used is charcoal, 0 if else</w:t>
            </w:r>
          </w:p>
        </w:tc>
        <w:tc>
          <w:tcPr>
            <w:tcW w:w="992" w:type="dxa"/>
            <w:tcBorders>
              <w:top w:val="nil"/>
              <w:left w:val="nil"/>
              <w:bottom w:val="nil"/>
              <w:right w:val="nil"/>
            </w:tcBorders>
          </w:tcPr>
          <w:p w14:paraId="57538D43" w14:textId="77777777" w:rsidR="00A62B91" w:rsidRPr="00541382" w:rsidRDefault="00A62B91" w:rsidP="00C77EFF">
            <w:pPr>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3B5F3A8D" w14:textId="77777777" w:rsidR="00A62B91" w:rsidRPr="00541382" w:rsidRDefault="00A62B91" w:rsidP="00C77EFF">
            <w:pPr>
              <w:rPr>
                <w:rFonts w:asciiTheme="minorHAnsi" w:hAnsiTheme="minorHAnsi"/>
              </w:rPr>
            </w:pPr>
            <w:r w:rsidRPr="00541382">
              <w:rPr>
                <w:rFonts w:asciiTheme="minorHAnsi" w:hAnsiTheme="minorHAnsi"/>
              </w:rPr>
              <w:t>0,333</w:t>
            </w:r>
          </w:p>
        </w:tc>
      </w:tr>
      <w:tr w:rsidR="00A62B91" w:rsidRPr="00F47D26" w14:paraId="77BF8E08" w14:textId="77777777" w:rsidTr="00A62B91">
        <w:trPr>
          <w:trHeight w:val="60"/>
        </w:trPr>
        <w:tc>
          <w:tcPr>
            <w:tcW w:w="2113" w:type="dxa"/>
            <w:tcBorders>
              <w:top w:val="nil"/>
              <w:left w:val="nil"/>
              <w:bottom w:val="nil"/>
              <w:right w:val="nil"/>
            </w:tcBorders>
          </w:tcPr>
          <w:p w14:paraId="33319122"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0F998CFC" w14:textId="77777777" w:rsidR="00A62B91" w:rsidRPr="00541382" w:rsidRDefault="00A62B91" w:rsidP="00C77EFF">
            <w:pPr>
              <w:rPr>
                <w:rFonts w:asciiTheme="minorHAnsi" w:hAnsiTheme="minorHAnsi"/>
              </w:rPr>
            </w:pPr>
            <w:r w:rsidRPr="00541382">
              <w:rPr>
                <w:rFonts w:asciiTheme="minorHAnsi" w:hAnsiTheme="minorHAnsi"/>
              </w:rPr>
              <w:t>(cook)animal residue</w:t>
            </w:r>
          </w:p>
        </w:tc>
        <w:tc>
          <w:tcPr>
            <w:tcW w:w="4132" w:type="dxa"/>
            <w:tcBorders>
              <w:top w:val="nil"/>
              <w:left w:val="nil"/>
              <w:bottom w:val="nil"/>
              <w:right w:val="nil"/>
            </w:tcBorders>
          </w:tcPr>
          <w:p w14:paraId="10C26BE7"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cooking fuel used is animal residue, 0 if else</w:t>
            </w:r>
          </w:p>
        </w:tc>
        <w:tc>
          <w:tcPr>
            <w:tcW w:w="992" w:type="dxa"/>
            <w:tcBorders>
              <w:top w:val="nil"/>
              <w:left w:val="nil"/>
              <w:bottom w:val="nil"/>
              <w:right w:val="nil"/>
            </w:tcBorders>
          </w:tcPr>
          <w:p w14:paraId="0DB233EB" w14:textId="77777777" w:rsidR="00A62B91" w:rsidRPr="00541382" w:rsidRDefault="00A62B91" w:rsidP="00C77EFF">
            <w:pPr>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087E7E4A" w14:textId="77777777" w:rsidR="00A62B91" w:rsidRPr="00541382" w:rsidRDefault="00A62B91" w:rsidP="00C77EFF">
            <w:pPr>
              <w:rPr>
                <w:rFonts w:asciiTheme="minorHAnsi" w:hAnsiTheme="minorHAnsi"/>
              </w:rPr>
            </w:pPr>
            <w:r w:rsidRPr="00541382">
              <w:rPr>
                <w:rFonts w:asciiTheme="minorHAnsi" w:hAnsiTheme="minorHAnsi"/>
              </w:rPr>
              <w:t>0,667</w:t>
            </w:r>
          </w:p>
        </w:tc>
      </w:tr>
      <w:tr w:rsidR="00A62B91" w:rsidRPr="00F47D26" w14:paraId="4E4947BE" w14:textId="77777777" w:rsidTr="00A62B91">
        <w:trPr>
          <w:trHeight w:val="60"/>
        </w:trPr>
        <w:tc>
          <w:tcPr>
            <w:tcW w:w="2113" w:type="dxa"/>
            <w:tcBorders>
              <w:top w:val="nil"/>
              <w:left w:val="nil"/>
              <w:bottom w:val="nil"/>
              <w:right w:val="nil"/>
            </w:tcBorders>
          </w:tcPr>
          <w:p w14:paraId="0AB8CF1B"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6EEDFE92" w14:textId="77777777" w:rsidR="00A62B91" w:rsidRPr="00541382" w:rsidRDefault="00A62B91" w:rsidP="00C77EFF">
            <w:pPr>
              <w:rPr>
                <w:rFonts w:asciiTheme="minorHAnsi" w:hAnsiTheme="minorHAnsi"/>
              </w:rPr>
            </w:pPr>
            <w:r w:rsidRPr="00541382">
              <w:rPr>
                <w:rFonts w:asciiTheme="minorHAnsi" w:hAnsiTheme="minorHAnsi"/>
              </w:rPr>
              <w:t>(cook)other</w:t>
            </w:r>
          </w:p>
        </w:tc>
        <w:tc>
          <w:tcPr>
            <w:tcW w:w="4132" w:type="dxa"/>
            <w:tcBorders>
              <w:top w:val="nil"/>
              <w:left w:val="nil"/>
              <w:bottom w:val="nil"/>
              <w:right w:val="nil"/>
            </w:tcBorders>
          </w:tcPr>
          <w:p w14:paraId="3B4C16FC"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cooking fuel used is none of the above, 0 if else</w:t>
            </w:r>
          </w:p>
        </w:tc>
        <w:tc>
          <w:tcPr>
            <w:tcW w:w="992" w:type="dxa"/>
            <w:tcBorders>
              <w:top w:val="nil"/>
              <w:left w:val="nil"/>
              <w:bottom w:val="nil"/>
              <w:right w:val="nil"/>
            </w:tcBorders>
          </w:tcPr>
          <w:p w14:paraId="711A8368" w14:textId="77777777" w:rsidR="00A62B91" w:rsidRPr="00541382" w:rsidRDefault="00A62B91" w:rsidP="00C77EFF">
            <w:pPr>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21302006" w14:textId="77777777" w:rsidR="00A62B91" w:rsidRPr="00541382" w:rsidRDefault="00A62B91" w:rsidP="00C77EFF">
            <w:pPr>
              <w:rPr>
                <w:rFonts w:asciiTheme="minorHAnsi" w:hAnsiTheme="minorHAnsi"/>
              </w:rPr>
            </w:pPr>
            <w:r w:rsidRPr="00541382">
              <w:rPr>
                <w:rFonts w:asciiTheme="minorHAnsi" w:hAnsiTheme="minorHAnsi"/>
              </w:rPr>
              <w:t>0,500</w:t>
            </w:r>
          </w:p>
        </w:tc>
      </w:tr>
      <w:tr w:rsidR="00A62B91" w:rsidRPr="00F47D26" w14:paraId="0AA396E5" w14:textId="77777777" w:rsidTr="00A62B91">
        <w:trPr>
          <w:trHeight w:val="60"/>
        </w:trPr>
        <w:tc>
          <w:tcPr>
            <w:tcW w:w="2113" w:type="dxa"/>
            <w:tcBorders>
              <w:top w:val="nil"/>
              <w:left w:val="nil"/>
              <w:bottom w:val="nil"/>
              <w:right w:val="nil"/>
            </w:tcBorders>
          </w:tcPr>
          <w:p w14:paraId="6C521B63" w14:textId="77777777" w:rsidR="00A62B91" w:rsidRPr="00541382" w:rsidRDefault="00A62B91" w:rsidP="00C77EFF">
            <w:pPr>
              <w:rPr>
                <w:rFonts w:asciiTheme="minorHAnsi" w:hAnsiTheme="minorHAnsi"/>
              </w:rPr>
            </w:pPr>
            <w:r w:rsidRPr="00541382">
              <w:rPr>
                <w:rFonts w:asciiTheme="minorHAnsi" w:hAnsiTheme="minorHAnsi"/>
              </w:rPr>
              <w:t>Fuel for lighting</w:t>
            </w:r>
          </w:p>
        </w:tc>
        <w:tc>
          <w:tcPr>
            <w:tcW w:w="2113" w:type="dxa"/>
            <w:tcBorders>
              <w:top w:val="nil"/>
              <w:left w:val="nil"/>
              <w:bottom w:val="nil"/>
              <w:right w:val="nil"/>
            </w:tcBorders>
          </w:tcPr>
          <w:p w14:paraId="24F19D3A" w14:textId="77777777" w:rsidR="00A62B91" w:rsidRPr="00541382" w:rsidRDefault="00A62B91" w:rsidP="00C77EFF">
            <w:pPr>
              <w:rPr>
                <w:rFonts w:asciiTheme="minorHAnsi" w:hAnsiTheme="minorHAnsi"/>
              </w:rPr>
            </w:pPr>
            <w:r w:rsidRPr="00541382">
              <w:rPr>
                <w:rFonts w:asciiTheme="minorHAnsi" w:hAnsiTheme="minorHAnsi"/>
              </w:rPr>
              <w:t>(light) electricity</w:t>
            </w:r>
          </w:p>
        </w:tc>
        <w:tc>
          <w:tcPr>
            <w:tcW w:w="4132" w:type="dxa"/>
            <w:tcBorders>
              <w:top w:val="nil"/>
              <w:left w:val="nil"/>
              <w:bottom w:val="nil"/>
              <w:right w:val="nil"/>
            </w:tcBorders>
          </w:tcPr>
          <w:p w14:paraId="64298213"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electricity, 0 if else</w:t>
            </w:r>
          </w:p>
        </w:tc>
        <w:tc>
          <w:tcPr>
            <w:tcW w:w="992" w:type="dxa"/>
            <w:tcBorders>
              <w:top w:val="nil"/>
              <w:left w:val="nil"/>
              <w:bottom w:val="nil"/>
              <w:right w:val="nil"/>
            </w:tcBorders>
          </w:tcPr>
          <w:p w14:paraId="27700219" w14:textId="77777777" w:rsidR="00A62B91" w:rsidRPr="00541382" w:rsidRDefault="00A62B91" w:rsidP="00C77EFF">
            <w:pPr>
              <w:rPr>
                <w:rFonts w:asciiTheme="minorHAnsi" w:hAnsiTheme="minorHAnsi"/>
              </w:rPr>
            </w:pPr>
            <w:r w:rsidRPr="00541382">
              <w:rPr>
                <w:rFonts w:asciiTheme="minorHAnsi" w:hAnsiTheme="minorHAnsi"/>
              </w:rPr>
              <w:t>4</w:t>
            </w:r>
          </w:p>
        </w:tc>
        <w:tc>
          <w:tcPr>
            <w:tcW w:w="992" w:type="dxa"/>
            <w:tcBorders>
              <w:top w:val="nil"/>
              <w:left w:val="nil"/>
              <w:bottom w:val="nil"/>
              <w:right w:val="nil"/>
            </w:tcBorders>
          </w:tcPr>
          <w:p w14:paraId="0F0D41D7" w14:textId="77777777" w:rsidR="00A62B91" w:rsidRPr="00541382" w:rsidRDefault="00A62B91" w:rsidP="00C77EFF">
            <w:pPr>
              <w:rPr>
                <w:rFonts w:asciiTheme="minorHAnsi" w:hAnsiTheme="minorHAnsi"/>
              </w:rPr>
            </w:pPr>
            <w:r w:rsidRPr="00541382">
              <w:rPr>
                <w:rFonts w:asciiTheme="minorHAnsi" w:hAnsiTheme="minorHAnsi"/>
              </w:rPr>
              <w:t>1,000</w:t>
            </w:r>
          </w:p>
        </w:tc>
      </w:tr>
      <w:tr w:rsidR="00A62B91" w:rsidRPr="00F47D26" w14:paraId="1E1B4499" w14:textId="77777777" w:rsidTr="00A62B91">
        <w:trPr>
          <w:trHeight w:val="60"/>
        </w:trPr>
        <w:tc>
          <w:tcPr>
            <w:tcW w:w="2113" w:type="dxa"/>
            <w:tcBorders>
              <w:top w:val="nil"/>
              <w:left w:val="nil"/>
              <w:bottom w:val="nil"/>
              <w:right w:val="nil"/>
            </w:tcBorders>
          </w:tcPr>
          <w:p w14:paraId="40E0951A"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02C4CBFC" w14:textId="77777777" w:rsidR="00A62B91" w:rsidRPr="00541382" w:rsidRDefault="00A62B91" w:rsidP="00C77EFF">
            <w:pPr>
              <w:rPr>
                <w:rFonts w:asciiTheme="minorHAnsi" w:hAnsiTheme="minorHAnsi"/>
              </w:rPr>
            </w:pPr>
            <w:r w:rsidRPr="00541382">
              <w:rPr>
                <w:rFonts w:asciiTheme="minorHAnsi" w:hAnsiTheme="minorHAnsi"/>
              </w:rPr>
              <w:t>(light)solar</w:t>
            </w:r>
          </w:p>
        </w:tc>
        <w:tc>
          <w:tcPr>
            <w:tcW w:w="4132" w:type="dxa"/>
            <w:tcBorders>
              <w:top w:val="nil"/>
              <w:left w:val="nil"/>
              <w:bottom w:val="nil"/>
              <w:right w:val="nil"/>
            </w:tcBorders>
          </w:tcPr>
          <w:p w14:paraId="52D2253D"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solar energy, 0 if else</w:t>
            </w:r>
          </w:p>
        </w:tc>
        <w:tc>
          <w:tcPr>
            <w:tcW w:w="992" w:type="dxa"/>
            <w:tcBorders>
              <w:top w:val="nil"/>
              <w:left w:val="nil"/>
              <w:bottom w:val="nil"/>
              <w:right w:val="nil"/>
            </w:tcBorders>
          </w:tcPr>
          <w:p w14:paraId="62EB72D2" w14:textId="77777777" w:rsidR="00A62B91" w:rsidRPr="00541382" w:rsidRDefault="00A62B91" w:rsidP="00C77EFF">
            <w:pPr>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7DA0D513" w14:textId="77777777" w:rsidR="00A62B91" w:rsidRPr="00541382" w:rsidRDefault="00A62B91" w:rsidP="00C77EFF">
            <w:pPr>
              <w:rPr>
                <w:rFonts w:asciiTheme="minorHAnsi" w:hAnsiTheme="minorHAnsi"/>
              </w:rPr>
            </w:pPr>
            <w:r w:rsidRPr="00541382">
              <w:rPr>
                <w:rFonts w:asciiTheme="minorHAnsi" w:hAnsiTheme="minorHAnsi"/>
              </w:rPr>
              <w:t>0,750</w:t>
            </w:r>
          </w:p>
        </w:tc>
      </w:tr>
      <w:tr w:rsidR="00A62B91" w:rsidRPr="00F47D26" w14:paraId="0777FD6B" w14:textId="77777777" w:rsidTr="00A62B91">
        <w:trPr>
          <w:trHeight w:val="60"/>
        </w:trPr>
        <w:tc>
          <w:tcPr>
            <w:tcW w:w="2113" w:type="dxa"/>
            <w:tcBorders>
              <w:top w:val="nil"/>
              <w:left w:val="nil"/>
              <w:bottom w:val="nil"/>
              <w:right w:val="nil"/>
            </w:tcBorders>
          </w:tcPr>
          <w:p w14:paraId="17235D74"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42C4E3A3" w14:textId="77777777" w:rsidR="00A62B91" w:rsidRPr="00541382" w:rsidRDefault="00A62B91" w:rsidP="00C77EFF">
            <w:pPr>
              <w:rPr>
                <w:rFonts w:asciiTheme="minorHAnsi" w:hAnsiTheme="minorHAnsi"/>
              </w:rPr>
            </w:pPr>
            <w:r w:rsidRPr="00541382">
              <w:rPr>
                <w:rFonts w:asciiTheme="minorHAnsi" w:hAnsiTheme="minorHAnsi"/>
              </w:rPr>
              <w:t>(light)biogas</w:t>
            </w:r>
          </w:p>
        </w:tc>
        <w:tc>
          <w:tcPr>
            <w:tcW w:w="4132" w:type="dxa"/>
            <w:tcBorders>
              <w:top w:val="nil"/>
              <w:left w:val="nil"/>
              <w:bottom w:val="nil"/>
              <w:right w:val="nil"/>
            </w:tcBorders>
          </w:tcPr>
          <w:p w14:paraId="165DBC69"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biogas, 0 if else</w:t>
            </w:r>
          </w:p>
        </w:tc>
        <w:tc>
          <w:tcPr>
            <w:tcW w:w="992" w:type="dxa"/>
            <w:tcBorders>
              <w:top w:val="nil"/>
              <w:left w:val="nil"/>
              <w:bottom w:val="nil"/>
              <w:right w:val="nil"/>
            </w:tcBorders>
          </w:tcPr>
          <w:p w14:paraId="2511B39B" w14:textId="77777777" w:rsidR="00A62B91" w:rsidRPr="00541382" w:rsidRDefault="00A62B91" w:rsidP="00C77EFF">
            <w:pPr>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33240246" w14:textId="77777777" w:rsidR="00A62B91" w:rsidRPr="00541382" w:rsidRDefault="00A62B91" w:rsidP="00C77EFF">
            <w:pPr>
              <w:rPr>
                <w:rFonts w:asciiTheme="minorHAnsi" w:hAnsiTheme="minorHAnsi"/>
              </w:rPr>
            </w:pPr>
            <w:r w:rsidRPr="00541382">
              <w:rPr>
                <w:rFonts w:asciiTheme="minorHAnsi" w:hAnsiTheme="minorHAnsi"/>
              </w:rPr>
              <w:t>0,750</w:t>
            </w:r>
          </w:p>
        </w:tc>
      </w:tr>
      <w:tr w:rsidR="00A62B91" w:rsidRPr="00F47D26" w14:paraId="6F394917" w14:textId="77777777" w:rsidTr="00A62B91">
        <w:trPr>
          <w:trHeight w:val="60"/>
        </w:trPr>
        <w:tc>
          <w:tcPr>
            <w:tcW w:w="2113" w:type="dxa"/>
            <w:tcBorders>
              <w:top w:val="nil"/>
              <w:left w:val="nil"/>
              <w:bottom w:val="nil"/>
              <w:right w:val="nil"/>
            </w:tcBorders>
          </w:tcPr>
          <w:p w14:paraId="21419803"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6C717006" w14:textId="77777777" w:rsidR="00A62B91" w:rsidRPr="00541382" w:rsidRDefault="00A62B91" w:rsidP="00C77EFF">
            <w:pPr>
              <w:rPr>
                <w:rFonts w:asciiTheme="minorHAnsi" w:hAnsiTheme="minorHAnsi"/>
              </w:rPr>
            </w:pPr>
            <w:r w:rsidRPr="00541382">
              <w:rPr>
                <w:rFonts w:asciiTheme="minorHAnsi" w:hAnsiTheme="minorHAnsi"/>
              </w:rPr>
              <w:t>(light)gas</w:t>
            </w:r>
          </w:p>
        </w:tc>
        <w:tc>
          <w:tcPr>
            <w:tcW w:w="4132" w:type="dxa"/>
            <w:tcBorders>
              <w:top w:val="nil"/>
              <w:left w:val="nil"/>
              <w:bottom w:val="nil"/>
              <w:right w:val="nil"/>
            </w:tcBorders>
          </w:tcPr>
          <w:p w14:paraId="56E37437"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gas, 0 if else</w:t>
            </w:r>
          </w:p>
        </w:tc>
        <w:tc>
          <w:tcPr>
            <w:tcW w:w="992" w:type="dxa"/>
            <w:tcBorders>
              <w:top w:val="nil"/>
              <w:left w:val="nil"/>
              <w:bottom w:val="nil"/>
              <w:right w:val="nil"/>
            </w:tcBorders>
          </w:tcPr>
          <w:p w14:paraId="6EEE3A52" w14:textId="77777777" w:rsidR="00A62B91" w:rsidRPr="00541382" w:rsidRDefault="00A62B91" w:rsidP="00C77EFF">
            <w:pPr>
              <w:rPr>
                <w:rFonts w:asciiTheme="minorHAnsi" w:hAnsiTheme="minorHAnsi"/>
              </w:rPr>
            </w:pPr>
            <w:r w:rsidRPr="00541382">
              <w:rPr>
                <w:rFonts w:asciiTheme="minorHAnsi" w:hAnsiTheme="minorHAnsi"/>
              </w:rPr>
              <w:t>3</w:t>
            </w:r>
          </w:p>
        </w:tc>
        <w:tc>
          <w:tcPr>
            <w:tcW w:w="992" w:type="dxa"/>
            <w:tcBorders>
              <w:top w:val="nil"/>
              <w:left w:val="nil"/>
              <w:bottom w:val="nil"/>
              <w:right w:val="nil"/>
            </w:tcBorders>
          </w:tcPr>
          <w:p w14:paraId="44403B8C" w14:textId="77777777" w:rsidR="00A62B91" w:rsidRPr="00541382" w:rsidRDefault="00A62B91" w:rsidP="00C77EFF">
            <w:pPr>
              <w:rPr>
                <w:rFonts w:asciiTheme="minorHAnsi" w:hAnsiTheme="minorHAnsi"/>
              </w:rPr>
            </w:pPr>
            <w:r w:rsidRPr="00541382">
              <w:rPr>
                <w:rFonts w:asciiTheme="minorHAnsi" w:hAnsiTheme="minorHAnsi"/>
              </w:rPr>
              <w:t>0,750</w:t>
            </w:r>
          </w:p>
        </w:tc>
      </w:tr>
      <w:tr w:rsidR="00A62B91" w:rsidRPr="00F47D26" w14:paraId="670FA25D" w14:textId="77777777" w:rsidTr="00A62B91">
        <w:trPr>
          <w:trHeight w:val="60"/>
        </w:trPr>
        <w:tc>
          <w:tcPr>
            <w:tcW w:w="2113" w:type="dxa"/>
            <w:tcBorders>
              <w:top w:val="nil"/>
              <w:left w:val="nil"/>
              <w:bottom w:val="nil"/>
              <w:right w:val="nil"/>
            </w:tcBorders>
          </w:tcPr>
          <w:p w14:paraId="03B5F264"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7620A3B1" w14:textId="77777777" w:rsidR="00A62B91" w:rsidRPr="00541382" w:rsidRDefault="00A62B91" w:rsidP="00C77EFF">
            <w:pPr>
              <w:rPr>
                <w:rFonts w:asciiTheme="minorHAnsi" w:hAnsiTheme="minorHAnsi"/>
              </w:rPr>
            </w:pPr>
            <w:r w:rsidRPr="00541382">
              <w:rPr>
                <w:rFonts w:asciiTheme="minorHAnsi" w:hAnsiTheme="minorHAnsi"/>
              </w:rPr>
              <w:t>(light)lamp oil</w:t>
            </w:r>
          </w:p>
        </w:tc>
        <w:tc>
          <w:tcPr>
            <w:tcW w:w="4132" w:type="dxa"/>
            <w:tcBorders>
              <w:top w:val="nil"/>
              <w:left w:val="nil"/>
              <w:bottom w:val="nil"/>
              <w:right w:val="nil"/>
            </w:tcBorders>
          </w:tcPr>
          <w:p w14:paraId="5D34B46F"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lamp oil, 0 if else</w:t>
            </w:r>
          </w:p>
        </w:tc>
        <w:tc>
          <w:tcPr>
            <w:tcW w:w="992" w:type="dxa"/>
            <w:tcBorders>
              <w:top w:val="nil"/>
              <w:left w:val="nil"/>
              <w:bottom w:val="nil"/>
              <w:right w:val="nil"/>
            </w:tcBorders>
          </w:tcPr>
          <w:p w14:paraId="49FAFF55" w14:textId="77777777" w:rsidR="00A62B91" w:rsidRPr="00541382" w:rsidRDefault="00A62B91" w:rsidP="00C77EFF">
            <w:pPr>
              <w:rPr>
                <w:rFonts w:asciiTheme="minorHAnsi" w:hAnsiTheme="minorHAnsi"/>
              </w:rPr>
            </w:pPr>
            <w:r w:rsidRPr="00541382">
              <w:rPr>
                <w:rFonts w:asciiTheme="minorHAnsi" w:hAnsiTheme="minorHAnsi"/>
              </w:rPr>
              <w:t>2</w:t>
            </w:r>
          </w:p>
        </w:tc>
        <w:tc>
          <w:tcPr>
            <w:tcW w:w="992" w:type="dxa"/>
            <w:tcBorders>
              <w:top w:val="nil"/>
              <w:left w:val="nil"/>
              <w:bottom w:val="nil"/>
              <w:right w:val="nil"/>
            </w:tcBorders>
          </w:tcPr>
          <w:p w14:paraId="3D224721" w14:textId="77777777" w:rsidR="00A62B91" w:rsidRPr="00541382" w:rsidRDefault="00A62B91" w:rsidP="00C77EFF">
            <w:pPr>
              <w:rPr>
                <w:rFonts w:asciiTheme="minorHAnsi" w:hAnsiTheme="minorHAnsi"/>
              </w:rPr>
            </w:pPr>
            <w:r w:rsidRPr="00541382">
              <w:rPr>
                <w:rFonts w:asciiTheme="minorHAnsi" w:hAnsiTheme="minorHAnsi"/>
              </w:rPr>
              <w:t>0,500</w:t>
            </w:r>
          </w:p>
        </w:tc>
      </w:tr>
      <w:tr w:rsidR="00A62B91" w:rsidRPr="00F47D26" w14:paraId="3D849ABC" w14:textId="77777777" w:rsidTr="00A62B91">
        <w:trPr>
          <w:trHeight w:val="60"/>
        </w:trPr>
        <w:tc>
          <w:tcPr>
            <w:tcW w:w="2113" w:type="dxa"/>
            <w:tcBorders>
              <w:top w:val="nil"/>
              <w:left w:val="nil"/>
              <w:bottom w:val="nil"/>
              <w:right w:val="nil"/>
            </w:tcBorders>
          </w:tcPr>
          <w:p w14:paraId="5DD4C0C5"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45F4307D" w14:textId="77777777" w:rsidR="00A62B91" w:rsidRPr="00541382" w:rsidRDefault="00A62B91" w:rsidP="00C77EFF">
            <w:pPr>
              <w:rPr>
                <w:rFonts w:asciiTheme="minorHAnsi" w:hAnsiTheme="minorHAnsi"/>
              </w:rPr>
            </w:pPr>
            <w:r w:rsidRPr="00541382">
              <w:rPr>
                <w:rFonts w:asciiTheme="minorHAnsi" w:hAnsiTheme="minorHAnsi"/>
              </w:rPr>
              <w:t>(light)candle</w:t>
            </w:r>
          </w:p>
        </w:tc>
        <w:tc>
          <w:tcPr>
            <w:tcW w:w="4132" w:type="dxa"/>
            <w:tcBorders>
              <w:top w:val="nil"/>
              <w:left w:val="nil"/>
              <w:bottom w:val="nil"/>
              <w:right w:val="nil"/>
            </w:tcBorders>
          </w:tcPr>
          <w:p w14:paraId="43F50CF8"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a candle 0 if else</w:t>
            </w:r>
          </w:p>
        </w:tc>
        <w:tc>
          <w:tcPr>
            <w:tcW w:w="992" w:type="dxa"/>
            <w:tcBorders>
              <w:top w:val="nil"/>
              <w:left w:val="nil"/>
              <w:bottom w:val="nil"/>
              <w:right w:val="nil"/>
            </w:tcBorders>
          </w:tcPr>
          <w:p w14:paraId="2AFF4C9A" w14:textId="77777777" w:rsidR="00A62B91" w:rsidRPr="00541382" w:rsidRDefault="00A62B91" w:rsidP="00C77EFF">
            <w:pPr>
              <w:rPr>
                <w:rFonts w:asciiTheme="minorHAnsi" w:hAnsiTheme="minorHAnsi"/>
              </w:rPr>
            </w:pPr>
            <w:r w:rsidRPr="00541382">
              <w:rPr>
                <w:rFonts w:asciiTheme="minorHAnsi" w:hAnsiTheme="minorHAnsi"/>
              </w:rPr>
              <w:t>1</w:t>
            </w:r>
          </w:p>
        </w:tc>
        <w:tc>
          <w:tcPr>
            <w:tcW w:w="992" w:type="dxa"/>
            <w:tcBorders>
              <w:top w:val="nil"/>
              <w:left w:val="nil"/>
              <w:bottom w:val="nil"/>
              <w:right w:val="nil"/>
            </w:tcBorders>
          </w:tcPr>
          <w:p w14:paraId="1F2A86DD" w14:textId="77777777" w:rsidR="00A62B91" w:rsidRPr="00541382" w:rsidRDefault="00A62B91" w:rsidP="00C77EFF">
            <w:pPr>
              <w:rPr>
                <w:rFonts w:asciiTheme="minorHAnsi" w:hAnsiTheme="minorHAnsi"/>
              </w:rPr>
            </w:pPr>
            <w:r w:rsidRPr="00541382">
              <w:rPr>
                <w:rFonts w:asciiTheme="minorHAnsi" w:hAnsiTheme="minorHAnsi"/>
              </w:rPr>
              <w:t>0,250</w:t>
            </w:r>
          </w:p>
        </w:tc>
      </w:tr>
      <w:tr w:rsidR="00A62B91" w:rsidRPr="00F47D26" w14:paraId="2F0F29E5" w14:textId="77777777" w:rsidTr="00A62B91">
        <w:trPr>
          <w:trHeight w:val="60"/>
        </w:trPr>
        <w:tc>
          <w:tcPr>
            <w:tcW w:w="2113" w:type="dxa"/>
            <w:tcBorders>
              <w:top w:val="nil"/>
              <w:left w:val="nil"/>
              <w:bottom w:val="nil"/>
              <w:right w:val="nil"/>
            </w:tcBorders>
          </w:tcPr>
          <w:p w14:paraId="2330FEF5"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29B1BC9F" w14:textId="77777777" w:rsidR="00A62B91" w:rsidRPr="00541382" w:rsidRDefault="00A62B91" w:rsidP="00C77EFF">
            <w:pPr>
              <w:rPr>
                <w:rFonts w:asciiTheme="minorHAnsi" w:hAnsiTheme="minorHAnsi"/>
              </w:rPr>
            </w:pPr>
            <w:r w:rsidRPr="00541382">
              <w:rPr>
                <w:rFonts w:asciiTheme="minorHAnsi" w:hAnsiTheme="minorHAnsi"/>
              </w:rPr>
              <w:t>(light)firewood</w:t>
            </w:r>
          </w:p>
        </w:tc>
        <w:tc>
          <w:tcPr>
            <w:tcW w:w="4132" w:type="dxa"/>
            <w:tcBorders>
              <w:top w:val="nil"/>
              <w:left w:val="nil"/>
              <w:bottom w:val="nil"/>
              <w:right w:val="nil"/>
            </w:tcBorders>
          </w:tcPr>
          <w:p w14:paraId="229DDB68"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firewook, 0 if else</w:t>
            </w:r>
          </w:p>
        </w:tc>
        <w:tc>
          <w:tcPr>
            <w:tcW w:w="992" w:type="dxa"/>
            <w:tcBorders>
              <w:top w:val="nil"/>
              <w:left w:val="nil"/>
              <w:bottom w:val="nil"/>
              <w:right w:val="nil"/>
            </w:tcBorders>
          </w:tcPr>
          <w:p w14:paraId="1CF6EEBD" w14:textId="77777777" w:rsidR="00A62B91" w:rsidRPr="00541382" w:rsidRDefault="00A62B91" w:rsidP="00C77EFF">
            <w:pPr>
              <w:rPr>
                <w:rFonts w:asciiTheme="minorHAnsi" w:hAnsiTheme="minorHAnsi"/>
              </w:rPr>
            </w:pPr>
            <w:r w:rsidRPr="00541382">
              <w:rPr>
                <w:rFonts w:asciiTheme="minorHAnsi" w:hAnsiTheme="minorHAnsi"/>
              </w:rPr>
              <w:t>1</w:t>
            </w:r>
          </w:p>
        </w:tc>
        <w:tc>
          <w:tcPr>
            <w:tcW w:w="992" w:type="dxa"/>
            <w:tcBorders>
              <w:top w:val="nil"/>
              <w:left w:val="nil"/>
              <w:bottom w:val="nil"/>
              <w:right w:val="nil"/>
            </w:tcBorders>
          </w:tcPr>
          <w:p w14:paraId="483186DA" w14:textId="77777777" w:rsidR="00A62B91" w:rsidRPr="00541382" w:rsidRDefault="00A62B91" w:rsidP="00C77EFF">
            <w:pPr>
              <w:rPr>
                <w:rFonts w:asciiTheme="minorHAnsi" w:hAnsiTheme="minorHAnsi"/>
              </w:rPr>
            </w:pPr>
            <w:r w:rsidRPr="00541382">
              <w:rPr>
                <w:rFonts w:asciiTheme="minorHAnsi" w:hAnsiTheme="minorHAnsi"/>
              </w:rPr>
              <w:t>0,250</w:t>
            </w:r>
          </w:p>
        </w:tc>
      </w:tr>
      <w:tr w:rsidR="00A62B91" w:rsidRPr="00F47D26" w14:paraId="28DC117C" w14:textId="77777777" w:rsidTr="00A62B91">
        <w:trPr>
          <w:trHeight w:val="60"/>
        </w:trPr>
        <w:tc>
          <w:tcPr>
            <w:tcW w:w="2113" w:type="dxa"/>
            <w:tcBorders>
              <w:top w:val="nil"/>
              <w:left w:val="nil"/>
              <w:bottom w:val="nil"/>
              <w:right w:val="nil"/>
            </w:tcBorders>
          </w:tcPr>
          <w:p w14:paraId="73C701B7"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3499CD48" w14:textId="77777777" w:rsidR="00A62B91" w:rsidRPr="00541382" w:rsidRDefault="00A62B91" w:rsidP="00C77EFF">
            <w:pPr>
              <w:rPr>
                <w:rFonts w:asciiTheme="minorHAnsi" w:hAnsiTheme="minorHAnsi"/>
              </w:rPr>
            </w:pPr>
            <w:r w:rsidRPr="00541382">
              <w:rPr>
                <w:rFonts w:asciiTheme="minorHAnsi" w:hAnsiTheme="minorHAnsi"/>
              </w:rPr>
              <w:t>(light)private generator</w:t>
            </w:r>
          </w:p>
        </w:tc>
        <w:tc>
          <w:tcPr>
            <w:tcW w:w="4132" w:type="dxa"/>
            <w:tcBorders>
              <w:top w:val="nil"/>
              <w:left w:val="nil"/>
              <w:bottom w:val="nil"/>
              <w:right w:val="nil"/>
            </w:tcBorders>
          </w:tcPr>
          <w:p w14:paraId="0B650A1E"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a private generator,  0 if else</w:t>
            </w:r>
          </w:p>
        </w:tc>
        <w:tc>
          <w:tcPr>
            <w:tcW w:w="992" w:type="dxa"/>
            <w:tcBorders>
              <w:top w:val="nil"/>
              <w:left w:val="nil"/>
              <w:bottom w:val="nil"/>
              <w:right w:val="nil"/>
            </w:tcBorders>
          </w:tcPr>
          <w:p w14:paraId="3E41D4E6" w14:textId="77777777" w:rsidR="00A62B91" w:rsidRPr="00541382" w:rsidRDefault="00A62B91" w:rsidP="00C77EFF">
            <w:pPr>
              <w:rPr>
                <w:rFonts w:asciiTheme="minorHAnsi" w:eastAsia="Calibri" w:hAnsiTheme="minorHAnsi" w:cs="Calibri"/>
                <w:sz w:val="20"/>
                <w:szCs w:val="20"/>
              </w:rPr>
            </w:pPr>
            <w:r w:rsidRPr="00541382">
              <w:rPr>
                <w:rFonts w:asciiTheme="minorHAnsi" w:eastAsia="Calibri" w:hAnsiTheme="minorHAnsi" w:cs="Calibri"/>
                <w:sz w:val="20"/>
                <w:szCs w:val="20"/>
              </w:rPr>
              <w:t>4</w:t>
            </w:r>
          </w:p>
        </w:tc>
        <w:tc>
          <w:tcPr>
            <w:tcW w:w="992" w:type="dxa"/>
            <w:tcBorders>
              <w:top w:val="nil"/>
              <w:left w:val="nil"/>
              <w:bottom w:val="nil"/>
              <w:right w:val="nil"/>
            </w:tcBorders>
          </w:tcPr>
          <w:p w14:paraId="7E9157A3" w14:textId="77777777" w:rsidR="00A62B91" w:rsidRPr="00541382" w:rsidRDefault="00A62B91" w:rsidP="00C77EFF">
            <w:pPr>
              <w:rPr>
                <w:rFonts w:asciiTheme="minorHAnsi" w:hAnsiTheme="minorHAnsi"/>
              </w:rPr>
            </w:pPr>
            <w:r w:rsidRPr="00541382">
              <w:rPr>
                <w:rFonts w:asciiTheme="minorHAnsi" w:hAnsiTheme="minorHAnsi"/>
              </w:rPr>
              <w:t>1,000</w:t>
            </w:r>
          </w:p>
        </w:tc>
      </w:tr>
      <w:tr w:rsidR="00A62B91" w:rsidRPr="00F47D26" w14:paraId="408C9D76" w14:textId="77777777" w:rsidTr="00A62B91">
        <w:trPr>
          <w:trHeight w:val="60"/>
        </w:trPr>
        <w:tc>
          <w:tcPr>
            <w:tcW w:w="2113" w:type="dxa"/>
            <w:tcBorders>
              <w:top w:val="nil"/>
              <w:left w:val="nil"/>
              <w:bottom w:val="nil"/>
              <w:right w:val="nil"/>
            </w:tcBorders>
          </w:tcPr>
          <w:p w14:paraId="1D9792E6" w14:textId="77777777" w:rsidR="00A62B91" w:rsidRPr="00541382" w:rsidRDefault="00A62B91" w:rsidP="00C77EFF">
            <w:pPr>
              <w:rPr>
                <w:rFonts w:asciiTheme="minorHAnsi" w:hAnsiTheme="minorHAnsi"/>
              </w:rPr>
            </w:pPr>
          </w:p>
        </w:tc>
        <w:tc>
          <w:tcPr>
            <w:tcW w:w="2113" w:type="dxa"/>
            <w:tcBorders>
              <w:top w:val="nil"/>
              <w:left w:val="nil"/>
              <w:bottom w:val="nil"/>
              <w:right w:val="nil"/>
            </w:tcBorders>
          </w:tcPr>
          <w:p w14:paraId="5AEB34A8" w14:textId="77777777" w:rsidR="00A62B91" w:rsidRPr="00541382" w:rsidRDefault="00A62B91" w:rsidP="00C77EFF">
            <w:pPr>
              <w:rPr>
                <w:rFonts w:asciiTheme="minorHAnsi" w:hAnsiTheme="minorHAnsi"/>
              </w:rPr>
            </w:pPr>
            <w:r w:rsidRPr="00541382">
              <w:rPr>
                <w:rFonts w:asciiTheme="minorHAnsi" w:hAnsiTheme="minorHAnsi"/>
              </w:rPr>
              <w:t>(light)other</w:t>
            </w:r>
          </w:p>
        </w:tc>
        <w:tc>
          <w:tcPr>
            <w:tcW w:w="4132" w:type="dxa"/>
            <w:tcBorders>
              <w:top w:val="nil"/>
              <w:left w:val="nil"/>
              <w:bottom w:val="nil"/>
              <w:right w:val="nil"/>
            </w:tcBorders>
          </w:tcPr>
          <w:p w14:paraId="0C4FE63A" w14:textId="77777777" w:rsidR="00A62B91" w:rsidRPr="00541382" w:rsidRDefault="00A62B91" w:rsidP="00C77EFF">
            <w:pPr>
              <w:rPr>
                <w:rFonts w:asciiTheme="minorHAnsi" w:hAnsiTheme="minorHAnsi"/>
              </w:rPr>
            </w:pPr>
            <w:r w:rsidRPr="00541382">
              <w:rPr>
                <w:rFonts w:asciiTheme="minorHAnsi" w:eastAsia="Calibri" w:hAnsiTheme="minorHAnsi" w:cs="Calibri"/>
                <w:sz w:val="20"/>
                <w:szCs w:val="20"/>
              </w:rPr>
              <w:t>1 if the main lighting fuel is none of the above, 0 if else</w:t>
            </w:r>
          </w:p>
        </w:tc>
        <w:tc>
          <w:tcPr>
            <w:tcW w:w="992" w:type="dxa"/>
            <w:tcBorders>
              <w:top w:val="nil"/>
              <w:left w:val="nil"/>
              <w:bottom w:val="nil"/>
              <w:right w:val="nil"/>
            </w:tcBorders>
          </w:tcPr>
          <w:p w14:paraId="704006B3" w14:textId="77777777" w:rsidR="00A62B91" w:rsidRPr="00541382" w:rsidRDefault="00A62B91" w:rsidP="00C77EFF">
            <w:pPr>
              <w:rPr>
                <w:rFonts w:asciiTheme="minorHAnsi" w:eastAsia="Calibri" w:hAnsiTheme="minorHAnsi" w:cs="Calibri"/>
                <w:sz w:val="20"/>
                <w:szCs w:val="20"/>
              </w:rPr>
            </w:pPr>
            <w:r w:rsidRPr="00541382">
              <w:rPr>
                <w:rFonts w:asciiTheme="minorHAnsi" w:eastAsia="Calibri" w:hAnsiTheme="minorHAnsi" w:cs="Calibri"/>
                <w:sz w:val="20"/>
                <w:szCs w:val="20"/>
              </w:rPr>
              <w:t>2</w:t>
            </w:r>
          </w:p>
        </w:tc>
        <w:tc>
          <w:tcPr>
            <w:tcW w:w="992" w:type="dxa"/>
            <w:tcBorders>
              <w:top w:val="nil"/>
              <w:left w:val="nil"/>
              <w:bottom w:val="nil"/>
              <w:right w:val="nil"/>
            </w:tcBorders>
          </w:tcPr>
          <w:p w14:paraId="634DF3BE" w14:textId="77777777" w:rsidR="00A62B91" w:rsidRPr="00541382" w:rsidRDefault="00A62B91" w:rsidP="00C77EFF">
            <w:pPr>
              <w:rPr>
                <w:rFonts w:asciiTheme="minorHAnsi" w:hAnsiTheme="minorHAnsi"/>
              </w:rPr>
            </w:pPr>
            <w:r w:rsidRPr="00541382">
              <w:rPr>
                <w:rFonts w:asciiTheme="minorHAnsi" w:hAnsiTheme="minorHAnsi"/>
              </w:rPr>
              <w:t>0,500</w:t>
            </w:r>
          </w:p>
        </w:tc>
      </w:tr>
    </w:tbl>
    <w:p w14:paraId="6D817EBF" w14:textId="77777777" w:rsidR="00C77EFF" w:rsidRDefault="00C77EFF" w:rsidP="00FC7B6D"/>
    <w:p w14:paraId="1BE85F26" w14:textId="102E4CA3" w:rsidR="00C77EFF" w:rsidRDefault="00492853" w:rsidP="00C77EFF">
      <w:pPr>
        <w:pStyle w:val="Kop1"/>
      </w:pPr>
      <w:bookmarkStart w:id="134" w:name="_Toc459598226"/>
      <w:r>
        <w:t xml:space="preserve">ANNEX 4 </w:t>
      </w:r>
      <w:bookmarkEnd w:id="134"/>
      <w:r w:rsidR="00F90410">
        <w:t xml:space="preserve">Endogeneity </w:t>
      </w:r>
      <w:commentRangeStart w:id="135"/>
      <w:r w:rsidR="00F90410">
        <w:t>test</w:t>
      </w:r>
      <w:commentRangeEnd w:id="135"/>
      <w:r w:rsidR="00F90410">
        <w:rPr>
          <w:rStyle w:val="Verwijzingopmerking"/>
          <w:caps w:val="0"/>
          <w:color w:val="auto"/>
          <w:spacing w:val="0"/>
        </w:rPr>
        <w:commentReference w:id="135"/>
      </w:r>
    </w:p>
    <w:p w14:paraId="473E5016" w14:textId="77777777" w:rsidR="00FC7B6D" w:rsidRDefault="00FC7B6D" w:rsidP="00FC7B6D">
      <w:pPr>
        <w:pStyle w:val="Eindnoottekst"/>
      </w:pPr>
    </w:p>
    <w:p w14:paraId="651DB3A3" w14:textId="77777777" w:rsidR="00F90410" w:rsidRDefault="00F90410" w:rsidP="00F90410">
      <w:pPr>
        <w:pStyle w:val="Kop2"/>
      </w:pPr>
      <w:r>
        <w:t>Dietary diversity score</w:t>
      </w:r>
    </w:p>
    <w:p w14:paraId="3F816296" w14:textId="77777777" w:rsidR="00F90410" w:rsidRDefault="00F90410" w:rsidP="00F90410">
      <w:pPr>
        <w:pStyle w:val="FirstParagraph"/>
      </w:pPr>
      <w:r>
        <w:t>First stage: Hybrid seed use</w:t>
      </w:r>
    </w:p>
    <w:p w14:paraId="61AFDD52" w14:textId="77777777" w:rsidR="00F90410" w:rsidRDefault="00F90410" w:rsidP="00F90410">
      <w:pPr>
        <w:pStyle w:val="SourceCode"/>
      </w:pPr>
      <w:r>
        <w:rPr>
          <w:rStyle w:val="CommentTok"/>
        </w:rPr>
        <w:lastRenderedPageBreak/>
        <w:t>#First Stage</w:t>
      </w:r>
      <w:r>
        <w:br/>
      </w:r>
      <w:r>
        <w:rPr>
          <w:rStyle w:val="NormalTok"/>
        </w:rPr>
        <w:t>DDS1 &lt;-</w:t>
      </w:r>
      <w:r>
        <w:rPr>
          <w:rStyle w:val="StringTok"/>
        </w:rPr>
        <w:t xml:space="preserve"> </w:t>
      </w:r>
      <w:r>
        <w:rPr>
          <w:rStyle w:val="KeywordTok"/>
        </w:rPr>
        <w:t>lm</w:t>
      </w:r>
      <w:r>
        <w:rPr>
          <w:rStyle w:val="NormalTok"/>
        </w:rPr>
        <w:t>(hybrd1 ~</w:t>
      </w:r>
      <w:r>
        <w:rPr>
          <w:rStyle w:val="StringTok"/>
        </w:rPr>
        <w:t xml:space="preserve"> </w:t>
      </w:r>
      <w:r>
        <w:rPr>
          <w:rStyle w:val="NormalTok"/>
        </w:rPr>
        <w:t>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disfert1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 xml:space="preserve">(surveyyear), </w:t>
      </w:r>
      <w:r>
        <w:rPr>
          <w:rStyle w:val="DataTypeTok"/>
        </w:rPr>
        <w:t>data=</w:t>
      </w:r>
      <w:r>
        <w:rPr>
          <w:rStyle w:val="NormalTok"/>
        </w:rPr>
        <w:t>Data2010_2012maize)</w:t>
      </w:r>
      <w:r>
        <w:br/>
      </w:r>
      <w:r>
        <w:br/>
      </w:r>
      <w:r>
        <w:br/>
      </w:r>
      <w:r>
        <w:rPr>
          <w:rStyle w:val="KeywordTok"/>
        </w:rPr>
        <w:t>summary</w:t>
      </w:r>
      <w:r>
        <w:rPr>
          <w:rStyle w:val="NormalTok"/>
        </w:rPr>
        <w:t>(DDS1)</w:t>
      </w:r>
    </w:p>
    <w:p w14:paraId="32CA81E9" w14:textId="77777777" w:rsidR="00F90410" w:rsidRDefault="00F90410" w:rsidP="00F90410">
      <w:pPr>
        <w:pStyle w:val="SourceCode"/>
      </w:pPr>
      <w:r>
        <w:rPr>
          <w:rStyle w:val="VerbatimChar"/>
        </w:rPr>
        <w:t xml:space="preserve">## </w:t>
      </w:r>
      <w:r>
        <w:br/>
      </w:r>
      <w:r>
        <w:rPr>
          <w:rStyle w:val="VerbatimChar"/>
        </w:rPr>
        <w:t>## Call:</w:t>
      </w:r>
      <w:r>
        <w:br/>
      </w:r>
      <w:r>
        <w:rPr>
          <w:rStyle w:val="VerbatimChar"/>
        </w:rPr>
        <w:t xml:space="preserve">## lm(formula = hybrd1 ~ subseed1 + dishybrd1 + subfert1 + disfert1 + </w:t>
      </w:r>
      <w:r>
        <w:br/>
      </w:r>
      <w:r>
        <w:rPr>
          <w:rStyle w:val="VerbatimChar"/>
        </w:rPr>
        <w:t xml:space="preserve">##     fem_head + ed_any + hhsize + dependency + log(income + 1) + </w:t>
      </w:r>
      <w:r>
        <w:br/>
      </w:r>
      <w:r>
        <w:rPr>
          <w:rStyle w:val="VerbatimChar"/>
        </w:rPr>
        <w:t xml:space="preserve">##     log(off_farm_income_hh + 1) + log(area_tot) + log(asset) + </w:t>
      </w:r>
      <w:r>
        <w:br/>
      </w:r>
      <w:r>
        <w:rPr>
          <w:rStyle w:val="VerbatimChar"/>
        </w:rPr>
        <w:t xml:space="preserve">##     log(TLU + 1) + hqi + SACCO + factor(ZONE) + avgpPrecip + </w:t>
      </w:r>
      <w:r>
        <w:br/>
      </w:r>
      <w:r>
        <w:rPr>
          <w:rStyle w:val="VerbatimChar"/>
        </w:rPr>
        <w:t>##     avgTemp + dist2town + dist2market + factor(surveyyear),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-0.92475 -0.23709 -0.05521  0.10945  1.06765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-7.443e-01  1.489e-01  -4.998 6.35e-07 ***</w:t>
      </w:r>
      <w:r>
        <w:br/>
      </w:r>
      <w:r>
        <w:rPr>
          <w:rStyle w:val="VerbatimChar"/>
        </w:rPr>
        <w:t>## subseed1                        4.253e-01  2.756e-02  15.432  &lt; 2e-16 ***</w:t>
      </w:r>
      <w:r>
        <w:br/>
      </w:r>
      <w:r>
        <w:rPr>
          <w:rStyle w:val="VerbatimChar"/>
        </w:rPr>
        <w:t>## dishybrd1                       2.700e-01  4.708e-02   5.734 1.14e-08 ***</w:t>
      </w:r>
      <w:r>
        <w:br/>
      </w:r>
      <w:r>
        <w:rPr>
          <w:rStyle w:val="VerbatimChar"/>
        </w:rPr>
        <w:t xml:space="preserve">## subfert1                        9.144e-02  8.509e-02   1.075   0.2827    </w:t>
      </w:r>
      <w:r>
        <w:br/>
      </w:r>
      <w:r>
        <w:rPr>
          <w:rStyle w:val="VerbatimChar"/>
        </w:rPr>
        <w:t xml:space="preserve">## disfert1                        1.740e-02  3.901e-02   0.446   0.6556    </w:t>
      </w:r>
      <w:r>
        <w:br/>
      </w:r>
      <w:r>
        <w:rPr>
          <w:rStyle w:val="VerbatimChar"/>
        </w:rPr>
        <w:t xml:space="preserve">## fem_head                        4.326e-03  2.073e-02   0.209   0.8347    </w:t>
      </w:r>
      <w:r>
        <w:br/>
      </w:r>
      <w:r>
        <w:rPr>
          <w:rStyle w:val="VerbatimChar"/>
        </w:rPr>
        <w:t xml:space="preserve">## ed_any                          2.958e-02  1.982e-02   1.492   0.1359    </w:t>
      </w:r>
      <w:r>
        <w:br/>
      </w:r>
      <w:r>
        <w:rPr>
          <w:rStyle w:val="VerbatimChar"/>
        </w:rPr>
        <w:t xml:space="preserve">## hhsize                          2.569e-03  3.103e-03   0.828   0.4079    </w:t>
      </w:r>
      <w:r>
        <w:br/>
      </w:r>
      <w:r>
        <w:rPr>
          <w:rStyle w:val="VerbatimChar"/>
        </w:rPr>
        <w:t xml:space="preserve">## dependency                      2.620e-04  3.816e-04   0.686   0.4925    </w:t>
      </w:r>
      <w:r>
        <w:br/>
      </w:r>
      <w:r>
        <w:rPr>
          <w:rStyle w:val="VerbatimChar"/>
        </w:rPr>
        <w:t xml:space="preserve">## log(income + 1)                 4.396e-03  2.714e-03   1.619   0.1055    </w:t>
      </w:r>
      <w:r>
        <w:br/>
      </w:r>
      <w:r>
        <w:rPr>
          <w:rStyle w:val="VerbatimChar"/>
        </w:rPr>
        <w:t xml:space="preserve">## log(off_farm_income_hh + 1)    -1.572e-03  1.433e-03  -1.097   0.2727    </w:t>
      </w:r>
      <w:r>
        <w:br/>
      </w:r>
      <w:r>
        <w:rPr>
          <w:rStyle w:val="VerbatimChar"/>
        </w:rPr>
        <w:t xml:space="preserve">## log(area_tot)                   1.709e-03  9.523e-03   0.179   0.8576    </w:t>
      </w:r>
      <w:r>
        <w:br/>
      </w:r>
      <w:r>
        <w:rPr>
          <w:rStyle w:val="VerbatimChar"/>
        </w:rPr>
        <w:t>## log(asset)                      2.043e-02  5.760e-03   3.547   0.0004 ***</w:t>
      </w:r>
      <w:r>
        <w:br/>
      </w:r>
      <w:r>
        <w:rPr>
          <w:rStyle w:val="VerbatimChar"/>
        </w:rPr>
        <w:t xml:space="preserve">## log(TLU + 1)                   -8.070e-05  1.201e-02  -0.007   0.9946    </w:t>
      </w:r>
      <w:r>
        <w:br/>
      </w:r>
      <w:r>
        <w:rPr>
          <w:rStyle w:val="VerbatimChar"/>
        </w:rPr>
        <w:t>## hqi                             1.024e-01  1.699e-02   6.027 2.01e-09 ***</w:t>
      </w:r>
      <w:r>
        <w:br/>
      </w:r>
      <w:r>
        <w:rPr>
          <w:rStyle w:val="VerbatimChar"/>
        </w:rPr>
        <w:t xml:space="preserve">## SACCO                           3.732e-02  3.365e-02   1.109   0.2676    </w:t>
      </w:r>
      <w:r>
        <w:br/>
      </w:r>
      <w:r>
        <w:rPr>
          <w:rStyle w:val="VerbatimChar"/>
        </w:rPr>
        <w:t xml:space="preserve">## factor(ZONE)EASTERN             9.161e-02  4.958e-02   1.847   0.0648 .  </w:t>
      </w:r>
      <w:r>
        <w:br/>
      </w:r>
      <w:r>
        <w:rPr>
          <w:rStyle w:val="VerbatimChar"/>
        </w:rPr>
        <w:t xml:space="preserve">## factor(ZONE)LAKE                9.635e-02  4.464e-02   2.159   0.0310 *  </w:t>
      </w:r>
      <w:r>
        <w:br/>
      </w:r>
      <w:r>
        <w:rPr>
          <w:rStyle w:val="VerbatimChar"/>
        </w:rPr>
        <w:t xml:space="preserve">## factor(ZONE)NORTHERN            9.788e-02  3.853e-02   2.540   0.0112 *  </w:t>
      </w:r>
      <w:r>
        <w:br/>
      </w:r>
      <w:r>
        <w:rPr>
          <w:rStyle w:val="VerbatimChar"/>
        </w:rPr>
        <w:t xml:space="preserve">## factor(ZONE)SOUTHERN            3.715e-02  4.211e-02   0.882   0.3778    </w:t>
      </w:r>
      <w:r>
        <w:br/>
      </w:r>
      <w:r>
        <w:rPr>
          <w:rStyle w:val="VerbatimChar"/>
        </w:rPr>
        <w:t xml:space="preserve">## factor(ZONE)SOUTHERN-HIGHLANDS  4.415e-02  4.129e-02   1.069   0.2851    </w:t>
      </w:r>
      <w:r>
        <w:br/>
      </w:r>
      <w:r>
        <w:rPr>
          <w:rStyle w:val="VerbatimChar"/>
        </w:rPr>
        <w:t xml:space="preserve">## factor(ZONE)WESTERN             9.020e-02  4.005e-02   2.252   0.0244 *  </w:t>
      </w:r>
      <w:r>
        <w:br/>
      </w:r>
      <w:r>
        <w:rPr>
          <w:rStyle w:val="VerbatimChar"/>
        </w:rPr>
        <w:t xml:space="preserve">## avgpPrecip                     -4.136e-05  3.265e-05  -1.267   0.2054    </w:t>
      </w:r>
      <w:r>
        <w:br/>
      </w:r>
      <w:r>
        <w:rPr>
          <w:rStyle w:val="VerbatimChar"/>
        </w:rPr>
        <w:t xml:space="preserve">## avgTemp                        -3.541e-04  4.206e-04  -0.842   0.3999    </w:t>
      </w:r>
      <w:r>
        <w:br/>
      </w:r>
      <w:r>
        <w:rPr>
          <w:rStyle w:val="VerbatimChar"/>
        </w:rPr>
        <w:t xml:space="preserve">## dist2town                      -3.424e-04  3.114e-04  -1.100   0.2716    </w:t>
      </w:r>
      <w:r>
        <w:br/>
      </w:r>
      <w:r>
        <w:rPr>
          <w:rStyle w:val="VerbatimChar"/>
        </w:rPr>
        <w:t xml:space="preserve">## dist2market                    -1.596e-04  2.181e-04  -0.732   0.4644    </w:t>
      </w:r>
      <w:r>
        <w:br/>
      </w:r>
      <w:r>
        <w:rPr>
          <w:rStyle w:val="VerbatimChar"/>
        </w:rPr>
        <w:t>## factor(surveyyear)2012          4.049e-01  3.220e-02  12.575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0.3415 on 1855 degrees of freedom</w:t>
      </w:r>
      <w:r>
        <w:br/>
      </w:r>
      <w:r>
        <w:rPr>
          <w:rStyle w:val="VerbatimChar"/>
        </w:rPr>
        <w:t>##   (1440 observations deleted due to missingness)</w:t>
      </w:r>
      <w:r>
        <w:br/>
      </w:r>
      <w:r>
        <w:rPr>
          <w:rStyle w:val="VerbatimChar"/>
        </w:rPr>
        <w:t xml:space="preserve">## Multiple R-squared:  0.3042, Adjusted R-squared:  0.2945 </w:t>
      </w:r>
      <w:r>
        <w:br/>
      </w:r>
      <w:r>
        <w:rPr>
          <w:rStyle w:val="VerbatimChar"/>
        </w:rPr>
        <w:t>## F-statistic: 31.19 on 26 and 1855 DF,  p-value: &lt; 2.2e-16</w:t>
      </w:r>
    </w:p>
    <w:p w14:paraId="1DE6896F" w14:textId="77777777" w:rsidR="00F90410" w:rsidRDefault="00F90410" w:rsidP="00F90410">
      <w:pPr>
        <w:pStyle w:val="FirstParagraph"/>
      </w:pPr>
      <w:r>
        <w:t>Dietary diversity score First stage: fertiliser use</w:t>
      </w:r>
    </w:p>
    <w:p w14:paraId="30332D3C" w14:textId="77777777" w:rsidR="00F90410" w:rsidRDefault="00F90410" w:rsidP="00F90410">
      <w:pPr>
        <w:pStyle w:val="SourceCode"/>
      </w:pPr>
      <w:r>
        <w:rPr>
          <w:rStyle w:val="NormalTok"/>
        </w:rPr>
        <w:t>DDS2 &lt;-</w:t>
      </w:r>
      <w:r>
        <w:rPr>
          <w:rStyle w:val="StringTok"/>
        </w:rPr>
        <w:t xml:space="preserve"> </w:t>
      </w:r>
      <w:r>
        <w:rPr>
          <w:rStyle w:val="KeywordTok"/>
        </w:rPr>
        <w:t>lm</w:t>
      </w:r>
      <w:r>
        <w:rPr>
          <w:rStyle w:val="NormalTok"/>
        </w:rPr>
        <w:t>(fert1 ~</w:t>
      </w:r>
      <w:r>
        <w:rPr>
          <w:rStyle w:val="StringTok"/>
        </w:rPr>
        <w:t xml:space="preserve"> </w:t>
      </w:r>
      <w:r>
        <w:rPr>
          <w:rStyle w:val="NormalTok"/>
        </w:rPr>
        <w:t>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disfert1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w:t>
      </w:r>
      <w:r>
        <w:rPr>
          <w:rStyle w:val="NormalTok"/>
        </w:rPr>
        <w:lastRenderedPageBreak/>
        <w:t>et+</w:t>
      </w:r>
      <w:r>
        <w:rPr>
          <w:rStyle w:val="KeywordTok"/>
        </w:rPr>
        <w:t>factor</w:t>
      </w:r>
      <w:r>
        <w:rPr>
          <w:rStyle w:val="NormalTok"/>
        </w:rPr>
        <w:t xml:space="preserve">(surveyyear), </w:t>
      </w:r>
      <w:r>
        <w:rPr>
          <w:rStyle w:val="DataTypeTok"/>
        </w:rPr>
        <w:t>data=</w:t>
      </w:r>
      <w:r>
        <w:rPr>
          <w:rStyle w:val="NormalTok"/>
        </w:rPr>
        <w:t>Data2010_2012maize)</w:t>
      </w:r>
      <w:r>
        <w:br/>
      </w:r>
      <w:r>
        <w:rPr>
          <w:rStyle w:val="KeywordTok"/>
        </w:rPr>
        <w:t>summary</w:t>
      </w:r>
      <w:r>
        <w:rPr>
          <w:rStyle w:val="NormalTok"/>
        </w:rPr>
        <w:t>(DDS2)</w:t>
      </w:r>
    </w:p>
    <w:p w14:paraId="365B1C55" w14:textId="77777777" w:rsidR="00F90410" w:rsidRDefault="00F90410" w:rsidP="00F90410">
      <w:pPr>
        <w:pStyle w:val="SourceCode"/>
      </w:pPr>
      <w:r>
        <w:rPr>
          <w:rStyle w:val="VerbatimChar"/>
        </w:rPr>
        <w:t xml:space="preserve">## </w:t>
      </w:r>
      <w:r>
        <w:br/>
      </w:r>
      <w:r>
        <w:rPr>
          <w:rStyle w:val="VerbatimChar"/>
        </w:rPr>
        <w:t>## Call:</w:t>
      </w:r>
      <w:r>
        <w:br/>
      </w:r>
      <w:r>
        <w:rPr>
          <w:rStyle w:val="VerbatimChar"/>
        </w:rPr>
        <w:t xml:space="preserve">## lm(formula = fert1 ~ subseed1 + dishybrd1 + subfert1 + disfert1 + </w:t>
      </w:r>
      <w:r>
        <w:br/>
      </w:r>
      <w:r>
        <w:rPr>
          <w:rStyle w:val="VerbatimChar"/>
        </w:rPr>
        <w:t xml:space="preserve">##     fem_head + ed_any + hhsize + dependency + log(income + 1) + </w:t>
      </w:r>
      <w:r>
        <w:br/>
      </w:r>
      <w:r>
        <w:rPr>
          <w:rStyle w:val="VerbatimChar"/>
        </w:rPr>
        <w:t xml:space="preserve">##     log(off_farm_income_hh + 1) + log(area_tot) + log(asset) + </w:t>
      </w:r>
      <w:r>
        <w:br/>
      </w:r>
      <w:r>
        <w:rPr>
          <w:rStyle w:val="VerbatimChar"/>
        </w:rPr>
        <w:t xml:space="preserve">##     log(TLU + 1) + hqi + SACCO + factor(ZONE) + avgpPrecip + </w:t>
      </w:r>
      <w:r>
        <w:br/>
      </w:r>
      <w:r>
        <w:rPr>
          <w:rStyle w:val="VerbatimChar"/>
        </w:rPr>
        <w:t>##     avgTemp + dist2town + dist2market + factor(surveyyear),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-0.84899 -0.15252 -0.04695  0.06643  1.01255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-1.470e-01  1.354e-01  -1.086 0.277793    </w:t>
      </w:r>
      <w:r>
        <w:br/>
      </w:r>
      <w:r>
        <w:rPr>
          <w:rStyle w:val="VerbatimChar"/>
        </w:rPr>
        <w:t xml:space="preserve">## subseed1                        2.626e-02  2.506e-02   1.048 0.294833    </w:t>
      </w:r>
      <w:r>
        <w:br/>
      </w:r>
      <w:r>
        <w:rPr>
          <w:rStyle w:val="VerbatimChar"/>
        </w:rPr>
        <w:t xml:space="preserve">## dishybrd1                      -2.155e-02  4.280e-02  -0.504 0.614645    </w:t>
      </w:r>
      <w:r>
        <w:br/>
      </w:r>
      <w:r>
        <w:rPr>
          <w:rStyle w:val="VerbatimChar"/>
        </w:rPr>
        <w:t>## subfert1                        4.198e-01  7.736e-02   5.427 6.50e-08 ***</w:t>
      </w:r>
      <w:r>
        <w:br/>
      </w:r>
      <w:r>
        <w:rPr>
          <w:rStyle w:val="VerbatimChar"/>
        </w:rPr>
        <w:t>## disfert1                        5.925e-01  3.547e-02  16.706  &lt; 2e-16 ***</w:t>
      </w:r>
      <w:r>
        <w:br/>
      </w:r>
      <w:r>
        <w:rPr>
          <w:rStyle w:val="VerbatimChar"/>
        </w:rPr>
        <w:t xml:space="preserve">## fem_head                        2.709e-02  1.884e-02   1.438 0.150718    </w:t>
      </w:r>
      <w:r>
        <w:br/>
      </w:r>
      <w:r>
        <w:rPr>
          <w:rStyle w:val="VerbatimChar"/>
        </w:rPr>
        <w:t xml:space="preserve">## ed_any                          3.978e-02  1.802e-02   2.207 0.027407 *  </w:t>
      </w:r>
      <w:r>
        <w:br/>
      </w:r>
      <w:r>
        <w:rPr>
          <w:rStyle w:val="VerbatimChar"/>
        </w:rPr>
        <w:t xml:space="preserve">## hhsize                         -3.986e-03  2.821e-03  -1.413 0.157846    </w:t>
      </w:r>
      <w:r>
        <w:br/>
      </w:r>
      <w:r>
        <w:rPr>
          <w:rStyle w:val="VerbatimChar"/>
        </w:rPr>
        <w:t xml:space="preserve">## dependency                      3.228e-04  3.470e-04   0.930 0.352286    </w:t>
      </w:r>
      <w:r>
        <w:br/>
      </w:r>
      <w:r>
        <w:rPr>
          <w:rStyle w:val="VerbatimChar"/>
        </w:rPr>
        <w:t>## log(income + 1)                 9.011e-03  2.468e-03   3.652 0.000268 ***</w:t>
      </w:r>
      <w:r>
        <w:br/>
      </w:r>
      <w:r>
        <w:rPr>
          <w:rStyle w:val="VerbatimChar"/>
        </w:rPr>
        <w:t xml:space="preserve">## log(off_farm_income_hh + 1)    -1.919e-03  1.303e-03  -1.474 0.140758    </w:t>
      </w:r>
      <w:r>
        <w:br/>
      </w:r>
      <w:r>
        <w:rPr>
          <w:rStyle w:val="VerbatimChar"/>
        </w:rPr>
        <w:t>## log(area_tot)                   4.621e-02  8.658e-03   5.338 1.06e-07 ***</w:t>
      </w:r>
      <w:r>
        <w:br/>
      </w:r>
      <w:r>
        <w:rPr>
          <w:rStyle w:val="VerbatimChar"/>
        </w:rPr>
        <w:t xml:space="preserve">## log(asset)                      1.030e-02  5.237e-03   1.966 0.049422 *  </w:t>
      </w:r>
      <w:r>
        <w:br/>
      </w:r>
      <w:r>
        <w:rPr>
          <w:rStyle w:val="VerbatimChar"/>
        </w:rPr>
        <w:t xml:space="preserve">## log(TLU + 1)                   -3.155e-02  1.092e-02  -2.890 0.003900 ** </w:t>
      </w:r>
      <w:r>
        <w:br/>
      </w:r>
      <w:r>
        <w:rPr>
          <w:rStyle w:val="VerbatimChar"/>
        </w:rPr>
        <w:t>## hqi                             9.671e-02  1.544e-02   6.262 4.71e-10 ***</w:t>
      </w:r>
      <w:r>
        <w:br/>
      </w:r>
      <w:r>
        <w:rPr>
          <w:rStyle w:val="VerbatimChar"/>
        </w:rPr>
        <w:t xml:space="preserve">## SACCO                           7.663e-02  3.059e-02   2.505 0.012336 *  </w:t>
      </w:r>
      <w:r>
        <w:br/>
      </w:r>
      <w:r>
        <w:rPr>
          <w:rStyle w:val="VerbatimChar"/>
        </w:rPr>
        <w:t xml:space="preserve">## factor(ZONE)EASTERN             2.430e-02  4.508e-02   0.539 0.589855    </w:t>
      </w:r>
      <w:r>
        <w:br/>
      </w:r>
      <w:r>
        <w:rPr>
          <w:rStyle w:val="VerbatimChar"/>
        </w:rPr>
        <w:t xml:space="preserve">## factor(ZONE)LAKE                2.624e-02  4.058e-02   0.647 0.517988    </w:t>
      </w:r>
      <w:r>
        <w:br/>
      </w:r>
      <w:r>
        <w:rPr>
          <w:rStyle w:val="VerbatimChar"/>
        </w:rPr>
        <w:t xml:space="preserve">## factor(ZONE)NORTHERN            1.284e-02  3.503e-02   0.366 0.714056    </w:t>
      </w:r>
      <w:r>
        <w:br/>
      </w:r>
      <w:r>
        <w:rPr>
          <w:rStyle w:val="VerbatimChar"/>
        </w:rPr>
        <w:t xml:space="preserve">## factor(ZONE)SOUTHERN            8.487e-02  3.829e-02   2.217 0.026762 *  </w:t>
      </w:r>
      <w:r>
        <w:br/>
      </w:r>
      <w:r>
        <w:rPr>
          <w:rStyle w:val="VerbatimChar"/>
        </w:rPr>
        <w:t xml:space="preserve">## factor(ZONE)SOUTHERN-HIGHLANDS  1.339e-02  3.754e-02   0.357 0.721290    </w:t>
      </w:r>
      <w:r>
        <w:br/>
      </w:r>
      <w:r>
        <w:rPr>
          <w:rStyle w:val="VerbatimChar"/>
        </w:rPr>
        <w:t xml:space="preserve">## factor(ZONE)WESTERN             1.856e-02  3.641e-02   0.510 0.610383    </w:t>
      </w:r>
      <w:r>
        <w:br/>
      </w:r>
      <w:r>
        <w:rPr>
          <w:rStyle w:val="VerbatimChar"/>
        </w:rPr>
        <w:t xml:space="preserve">## avgpPrecip                      4.412e-07  2.968e-05   0.015 0.988142    </w:t>
      </w:r>
      <w:r>
        <w:br/>
      </w:r>
      <w:r>
        <w:rPr>
          <w:rStyle w:val="VerbatimChar"/>
        </w:rPr>
        <w:t>## avgTemp                        -2.028e-03  3.824e-04  -5.304 1.27e-07 ***</w:t>
      </w:r>
      <w:r>
        <w:br/>
      </w:r>
      <w:r>
        <w:rPr>
          <w:rStyle w:val="VerbatimChar"/>
        </w:rPr>
        <w:t xml:space="preserve">## dist2town                      -2.411e-04  2.831e-04  -0.852 0.394480    </w:t>
      </w:r>
      <w:r>
        <w:br/>
      </w:r>
      <w:r>
        <w:rPr>
          <w:rStyle w:val="VerbatimChar"/>
        </w:rPr>
        <w:t xml:space="preserve">## dist2market                     5.842e-05  1.982e-04   0.295 0.768265    </w:t>
      </w:r>
      <w:r>
        <w:br/>
      </w:r>
      <w:r>
        <w:rPr>
          <w:rStyle w:val="VerbatimChar"/>
        </w:rPr>
        <w:t xml:space="preserve">## factor(surveyyear)2012          2.101e-02  2.928e-02   0.718 0.473105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0.3105 on 1855 degrees of freedom</w:t>
      </w:r>
      <w:r>
        <w:br/>
      </w:r>
      <w:r>
        <w:rPr>
          <w:rStyle w:val="VerbatimChar"/>
        </w:rPr>
        <w:t>##   (1440 observations deleted due to missingness)</w:t>
      </w:r>
      <w:r>
        <w:br/>
      </w:r>
      <w:r>
        <w:rPr>
          <w:rStyle w:val="VerbatimChar"/>
        </w:rPr>
        <w:t xml:space="preserve">## Multiple R-squared:  0.3639, Adjusted R-squared:  0.355 </w:t>
      </w:r>
      <w:r>
        <w:br/>
      </w:r>
      <w:r>
        <w:rPr>
          <w:rStyle w:val="VerbatimChar"/>
        </w:rPr>
        <w:t>## F-statistic: 40.81 on 26 and 1855 DF,  p-value: &lt; 2.2e-16</w:t>
      </w:r>
    </w:p>
    <w:p w14:paraId="605AB1EF" w14:textId="77777777" w:rsidR="00F90410" w:rsidRDefault="00F90410" w:rsidP="00F90410">
      <w:pPr>
        <w:pStyle w:val="FirstParagraph"/>
      </w:pPr>
      <w:r>
        <w:t>Dietary diversity score Second stage</w:t>
      </w:r>
    </w:p>
    <w:p w14:paraId="1268FB7D" w14:textId="77777777" w:rsidR="00F90410" w:rsidRDefault="00F90410" w:rsidP="00F90410">
      <w:pPr>
        <w:pStyle w:val="SourceCode"/>
      </w:pPr>
      <w:r>
        <w:rPr>
          <w:rStyle w:val="CommentTok"/>
        </w:rPr>
        <w:t># Second Stage</w:t>
      </w:r>
      <w:r>
        <w:br/>
      </w:r>
      <w:r>
        <w:rPr>
          <w:rStyle w:val="NormalTok"/>
        </w:rPr>
        <w:t>DDSi &lt;-</w:t>
      </w:r>
      <w:r>
        <w:rPr>
          <w:rStyle w:val="StringTok"/>
        </w:rPr>
        <w:t xml:space="preserve"> </w:t>
      </w:r>
      <w:r>
        <w:rPr>
          <w:rStyle w:val="KeywordTok"/>
        </w:rPr>
        <w:t>ivreg</w:t>
      </w:r>
      <w:r>
        <w:rPr>
          <w:rStyle w:val="NormalTok"/>
        </w:rPr>
        <w:t>(DDS ~</w:t>
      </w:r>
      <w:r>
        <w:rPr>
          <w:rStyle w:val="StringTok"/>
        </w:rPr>
        <w:t xml:space="preserve"> </w:t>
      </w:r>
      <w:r>
        <w:rPr>
          <w:rStyle w:val="NormalTok"/>
        </w:rPr>
        <w:t>hybrd1 +</w:t>
      </w:r>
      <w:r>
        <w:rPr>
          <w:rStyle w:val="StringTok"/>
        </w:rPr>
        <w:t xml:space="preserve"> </w:t>
      </w:r>
      <w:r>
        <w:rPr>
          <w:rStyle w:val="NormalTok"/>
        </w:rPr>
        <w:t>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(surveyyear)|</w:t>
      </w:r>
      <w:r>
        <w:br/>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w:t>
      </w:r>
      <w:r>
        <w:br/>
      </w:r>
      <w:r>
        <w:rPr>
          <w:rStyle w:val="NormalTok"/>
        </w:rPr>
        <w:t xml:space="preserve">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(surveyyear) +subseed1 +</w:t>
      </w:r>
      <w:r>
        <w:rPr>
          <w:rStyle w:val="StringTok"/>
        </w:rPr>
        <w:t xml:space="preserve"> </w:t>
      </w:r>
      <w:r>
        <w:rPr>
          <w:rStyle w:val="NormalTok"/>
        </w:rPr>
        <w:t>di</w:t>
      </w:r>
      <w:r>
        <w:rPr>
          <w:rStyle w:val="NormalTok"/>
        </w:rPr>
        <w:lastRenderedPageBreak/>
        <w:t>shybrd1+</w:t>
      </w:r>
      <w:r>
        <w:rPr>
          <w:rStyle w:val="StringTok"/>
        </w:rPr>
        <w:t xml:space="preserve"> </w:t>
      </w:r>
      <w:r>
        <w:rPr>
          <w:rStyle w:val="NormalTok"/>
        </w:rPr>
        <w:t>subfert1 +</w:t>
      </w:r>
      <w:r>
        <w:rPr>
          <w:rStyle w:val="StringTok"/>
        </w:rPr>
        <w:t xml:space="preserve"> </w:t>
      </w:r>
      <w:r>
        <w:rPr>
          <w:rStyle w:val="NormalTok"/>
        </w:rPr>
        <w:t xml:space="preserve">disfert1, </w:t>
      </w:r>
      <w:r>
        <w:rPr>
          <w:rStyle w:val="DataTypeTok"/>
        </w:rPr>
        <w:t>data=</w:t>
      </w:r>
      <w:r>
        <w:rPr>
          <w:rStyle w:val="NormalTok"/>
        </w:rPr>
        <w:t>Data2010_2012maize)</w:t>
      </w:r>
      <w:r>
        <w:br/>
      </w:r>
      <w:r>
        <w:br/>
      </w:r>
      <w:r>
        <w:rPr>
          <w:rStyle w:val="KeywordTok"/>
        </w:rPr>
        <w:t>summary</w:t>
      </w:r>
      <w:r>
        <w:rPr>
          <w:rStyle w:val="NormalTok"/>
        </w:rPr>
        <w:t xml:space="preserve">(DDSi, </w:t>
      </w:r>
      <w:r>
        <w:rPr>
          <w:rStyle w:val="DataTypeTok"/>
        </w:rPr>
        <w:t>diagnostics=</w:t>
      </w:r>
      <w:r>
        <w:rPr>
          <w:rStyle w:val="OtherTok"/>
        </w:rPr>
        <w:t>TRUE</w:t>
      </w:r>
      <w:r>
        <w:rPr>
          <w:rStyle w:val="NormalTok"/>
        </w:rPr>
        <w:t>)</w:t>
      </w:r>
    </w:p>
    <w:p w14:paraId="60849FD5" w14:textId="77777777" w:rsidR="00F90410" w:rsidRDefault="00F90410" w:rsidP="00F90410">
      <w:pPr>
        <w:pStyle w:val="SourceCode"/>
      </w:pPr>
      <w:r>
        <w:rPr>
          <w:rStyle w:val="VerbatimChar"/>
        </w:rPr>
        <w:t xml:space="preserve">## </w:t>
      </w:r>
      <w:r>
        <w:br/>
      </w:r>
      <w:r>
        <w:rPr>
          <w:rStyle w:val="VerbatimChar"/>
        </w:rPr>
        <w:t>## Call:</w:t>
      </w:r>
      <w:r>
        <w:br/>
      </w:r>
      <w:r>
        <w:rPr>
          <w:rStyle w:val="VerbatimChar"/>
        </w:rPr>
        <w:t xml:space="preserve">## ivreg(formula = DDS ~ hybrd1 + fert1 + fem_head + ed_any + hhsize + </w:t>
      </w:r>
      <w:r>
        <w:br/>
      </w:r>
      <w:r>
        <w:rPr>
          <w:rStyle w:val="VerbatimChar"/>
        </w:rPr>
        <w:t xml:space="preserve">##     dependency + log(income + 1) + log(off_farm_income_hh + 1) + </w:t>
      </w:r>
      <w:r>
        <w:br/>
      </w:r>
      <w:r>
        <w:rPr>
          <w:rStyle w:val="VerbatimChar"/>
        </w:rPr>
        <w:t xml:space="preserve">##     log(area_tot) + log(asset) + log(TLU + 1) + hqi + SACCO + </w:t>
      </w:r>
      <w:r>
        <w:br/>
      </w:r>
      <w:r>
        <w:rPr>
          <w:rStyle w:val="VerbatimChar"/>
        </w:rPr>
        <w:t xml:space="preserve">##     factor(ZONE) + avgpPrecip + avgTemp + dist2town + dist2market + </w:t>
      </w:r>
      <w:r>
        <w:br/>
      </w:r>
      <w:r>
        <w:rPr>
          <w:rStyle w:val="VerbatimChar"/>
        </w:rPr>
        <w:t xml:space="preserve">##     factor(surveyyear) | fem_head + ed_any + hhsize + dependency + </w:t>
      </w:r>
      <w:r>
        <w:br/>
      </w:r>
      <w:r>
        <w:rPr>
          <w:rStyle w:val="VerbatimChar"/>
        </w:rPr>
        <w:t xml:space="preserve">##     log(income + 1) + +log(off_farm_income_hh + 1) + log(area_tot) + </w:t>
      </w:r>
      <w:r>
        <w:br/>
      </w:r>
      <w:r>
        <w:rPr>
          <w:rStyle w:val="VerbatimChar"/>
        </w:rPr>
        <w:t xml:space="preserve">##     log(asset) + log(TLU + 1) + hqi + SACCO + factor(ZONE) + </w:t>
      </w:r>
      <w:r>
        <w:br/>
      </w:r>
      <w:r>
        <w:rPr>
          <w:rStyle w:val="VerbatimChar"/>
        </w:rPr>
        <w:t xml:space="preserve">##     avgpPrecip + avgTemp + dist2town + dist2market + factor(surveyyear) + </w:t>
      </w:r>
      <w:r>
        <w:br/>
      </w:r>
      <w:r>
        <w:rPr>
          <w:rStyle w:val="VerbatimChar"/>
        </w:rPr>
        <w:t>##     subseed1 + dishybrd1 + subfert1 + disfert1,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-8.69519 -1.04204  0.08301  1.12612  4.44061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1.9346217  0.7644432   2.531 0.011464 *  </w:t>
      </w:r>
      <w:r>
        <w:br/>
      </w:r>
      <w:r>
        <w:rPr>
          <w:rStyle w:val="VerbatimChar"/>
        </w:rPr>
        <w:t xml:space="preserve">## hybrd1                          0.0993569  0.2933405   0.339 0.734868    </w:t>
      </w:r>
      <w:r>
        <w:br/>
      </w:r>
      <w:r>
        <w:rPr>
          <w:rStyle w:val="VerbatimChar"/>
        </w:rPr>
        <w:t xml:space="preserve">## fert1                           0.3560570  0.2885500   1.234 0.217377    </w:t>
      </w:r>
      <w:r>
        <w:br/>
      </w:r>
      <w:r>
        <w:rPr>
          <w:rStyle w:val="VerbatimChar"/>
        </w:rPr>
        <w:t xml:space="preserve">## fem_head                       -0.0498148  0.1015271  -0.491 0.623728    </w:t>
      </w:r>
      <w:r>
        <w:br/>
      </w:r>
      <w:r>
        <w:rPr>
          <w:rStyle w:val="VerbatimChar"/>
        </w:rPr>
        <w:t>## ed_any                          0.6414573  0.0982587   6.528 8.56e-11 ***</w:t>
      </w:r>
      <w:r>
        <w:br/>
      </w:r>
      <w:r>
        <w:rPr>
          <w:rStyle w:val="VerbatimChar"/>
        </w:rPr>
        <w:t xml:space="preserve">## hhsize                         -0.0116072  0.0152742  -0.760 0.447397    </w:t>
      </w:r>
      <w:r>
        <w:br/>
      </w:r>
      <w:r>
        <w:rPr>
          <w:rStyle w:val="VerbatimChar"/>
        </w:rPr>
        <w:t xml:space="preserve">## dependency                     -0.0028065  0.0018695  -1.501 0.133476    </w:t>
      </w:r>
      <w:r>
        <w:br/>
      </w:r>
      <w:r>
        <w:rPr>
          <w:rStyle w:val="VerbatimChar"/>
        </w:rPr>
        <w:t>## log(income + 1)                 0.0705985  0.0135357   5.216 2.04e-07 ***</w:t>
      </w:r>
      <w:r>
        <w:br/>
      </w:r>
      <w:r>
        <w:rPr>
          <w:rStyle w:val="VerbatimChar"/>
        </w:rPr>
        <w:t xml:space="preserve">## log(off_farm_income_hh + 1)     0.0135412  0.0070166   1.930 0.053775 .  </w:t>
      </w:r>
      <w:r>
        <w:br/>
      </w:r>
      <w:r>
        <w:rPr>
          <w:rStyle w:val="VerbatimChar"/>
        </w:rPr>
        <w:t xml:space="preserve">## log(area_tot)                   0.0795682  0.0483469   1.646 0.099979 .  </w:t>
      </w:r>
      <w:r>
        <w:br/>
      </w:r>
      <w:r>
        <w:rPr>
          <w:rStyle w:val="VerbatimChar"/>
        </w:rPr>
        <w:t xml:space="preserve">## log(asset)                      0.0593595  0.0293511   2.022 0.043279 *  </w:t>
      </w:r>
      <w:r>
        <w:br/>
      </w:r>
      <w:r>
        <w:rPr>
          <w:rStyle w:val="VerbatimChar"/>
        </w:rPr>
        <w:t xml:space="preserve">## log(TLU + 1)                   -0.1271896  0.0595757  -2.135 0.032898 *  </w:t>
      </w:r>
      <w:r>
        <w:br/>
      </w:r>
      <w:r>
        <w:rPr>
          <w:rStyle w:val="VerbatimChar"/>
        </w:rPr>
        <w:t>## hqi                             0.6370344  0.0953324   6.682 3.10e-11 ***</w:t>
      </w:r>
      <w:r>
        <w:br/>
      </w:r>
      <w:r>
        <w:rPr>
          <w:rStyle w:val="VerbatimChar"/>
        </w:rPr>
        <w:t xml:space="preserve">## SACCO                           0.3288681  0.1663137   1.977 0.048145 *  </w:t>
      </w:r>
      <w:r>
        <w:br/>
      </w:r>
      <w:r>
        <w:rPr>
          <w:rStyle w:val="VerbatimChar"/>
        </w:rPr>
        <w:t>## factor(ZONE)EASTERN             0.9654858  0.2445650   3.948 8.18e-05 ***</w:t>
      </w:r>
      <w:r>
        <w:br/>
      </w:r>
      <w:r>
        <w:rPr>
          <w:rStyle w:val="VerbatimChar"/>
        </w:rPr>
        <w:t xml:space="preserve">## factor(ZONE)LAKE                0.4081902  0.2204709   1.851 0.064264 .  </w:t>
      </w:r>
      <w:r>
        <w:br/>
      </w:r>
      <w:r>
        <w:rPr>
          <w:rStyle w:val="VerbatimChar"/>
        </w:rPr>
        <w:t>## factor(ZONE)NORTHERN            0.8837635  0.1923109   4.595 4.61e-06 ***</w:t>
      </w:r>
      <w:r>
        <w:br/>
      </w:r>
      <w:r>
        <w:rPr>
          <w:rStyle w:val="VerbatimChar"/>
        </w:rPr>
        <w:t xml:space="preserve">## factor(ZONE)SOUTHERN           -0.1015789  0.2095781  -0.485 0.627959    </w:t>
      </w:r>
      <w:r>
        <w:br/>
      </w:r>
      <w:r>
        <w:rPr>
          <w:rStyle w:val="VerbatimChar"/>
        </w:rPr>
        <w:t xml:space="preserve">## factor(ZONE)SOUTHERN-HIGHLANDS -0.0548156  0.2009937  -0.273 0.785096    </w:t>
      </w:r>
      <w:r>
        <w:br/>
      </w:r>
      <w:r>
        <w:rPr>
          <w:rStyle w:val="VerbatimChar"/>
        </w:rPr>
        <w:t xml:space="preserve">## factor(ZONE)WESTERN             0.2319462  0.1982204   1.170 0.242094    </w:t>
      </w:r>
      <w:r>
        <w:br/>
      </w:r>
      <w:r>
        <w:rPr>
          <w:rStyle w:val="VerbatimChar"/>
        </w:rPr>
        <w:t>## avgpPrecip                      0.0005943  0.0001608   3.695 0.000226 ***</w:t>
      </w:r>
      <w:r>
        <w:br/>
      </w:r>
      <w:r>
        <w:rPr>
          <w:rStyle w:val="VerbatimChar"/>
        </w:rPr>
        <w:t xml:space="preserve">## avgTemp                         0.0024154  0.0023065   1.047 0.295131    </w:t>
      </w:r>
      <w:r>
        <w:br/>
      </w:r>
      <w:r>
        <w:rPr>
          <w:rStyle w:val="VerbatimChar"/>
        </w:rPr>
        <w:t>## dist2town                      -0.0054555  0.0015339  -3.557 0.000385 ***</w:t>
      </w:r>
      <w:r>
        <w:br/>
      </w:r>
      <w:r>
        <w:rPr>
          <w:rStyle w:val="VerbatimChar"/>
        </w:rPr>
        <w:t xml:space="preserve">## dist2market                     0.0017120  0.0010638   1.609 0.107706    </w:t>
      </w:r>
      <w:r>
        <w:br/>
      </w:r>
      <w:r>
        <w:rPr>
          <w:rStyle w:val="VerbatimChar"/>
        </w:rPr>
        <w:t>## factor(surveyyear)2012          1.0375170  0.1940150   5.348 1.00e-07 ***</w:t>
      </w:r>
      <w:r>
        <w:br/>
      </w:r>
      <w:r>
        <w:rPr>
          <w:rStyle w:val="VerbatimChar"/>
        </w:rPr>
        <w:t xml:space="preserve">## </w:t>
      </w:r>
      <w:r>
        <w:br/>
      </w:r>
      <w:r>
        <w:rPr>
          <w:rStyle w:val="VerbatimChar"/>
        </w:rPr>
        <w:t>## Diagnostic tests:</w:t>
      </w:r>
      <w:r>
        <w:br/>
      </w:r>
      <w:r>
        <w:rPr>
          <w:rStyle w:val="VerbatimChar"/>
        </w:rPr>
        <w:t xml:space="preserve">##                            df1  df2 statistic p-value    </w:t>
      </w:r>
      <w:r>
        <w:br/>
      </w:r>
      <w:r>
        <w:rPr>
          <w:rStyle w:val="VerbatimChar"/>
        </w:rPr>
        <w:t>## Weak instruments (hybrd1)    4 1855    72.873  &lt;2e-16 ***</w:t>
      </w:r>
      <w:r>
        <w:br/>
      </w:r>
      <w:r>
        <w:rPr>
          <w:rStyle w:val="VerbatimChar"/>
        </w:rPr>
        <w:t>## Weak instruments (fert1)     4 1855    91.114  &lt;2e-16 ***</w:t>
      </w:r>
      <w:r>
        <w:br/>
      </w:r>
      <w:r>
        <w:rPr>
          <w:rStyle w:val="VerbatimChar"/>
        </w:rPr>
        <w:t xml:space="preserve">## Wu-Hausman                   2 1855     0.069   0.933    </w:t>
      </w:r>
      <w:r>
        <w:br/>
      </w:r>
      <w:r>
        <w:rPr>
          <w:rStyle w:val="VerbatimChar"/>
        </w:rPr>
        <w:t xml:space="preserve">## Sargan                       2   NA     1.195   0.550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1.67 on 1857 degrees of freedom</w:t>
      </w:r>
      <w:r>
        <w:br/>
      </w:r>
      <w:r>
        <w:rPr>
          <w:rStyle w:val="VerbatimChar"/>
        </w:rPr>
        <w:t xml:space="preserve">## Multiple R-Squared: 0.2402,  Adjusted R-squared: 0.2304 </w:t>
      </w:r>
      <w:r>
        <w:br/>
      </w:r>
      <w:r>
        <w:rPr>
          <w:rStyle w:val="VerbatimChar"/>
        </w:rPr>
        <w:t>## Wald test: 24.05 on 24 and 1857 DF,  p-value: &lt; 2.2e-16</w:t>
      </w:r>
    </w:p>
    <w:p w14:paraId="5AF49BC6" w14:textId="77777777" w:rsidR="00F90410" w:rsidRDefault="00F90410" w:rsidP="00F90410">
      <w:pPr>
        <w:pStyle w:val="FirstParagraph"/>
      </w:pPr>
      <w:r>
        <w:t>Food Variety Score First stage: Hybrid seed use</w:t>
      </w:r>
    </w:p>
    <w:p w14:paraId="7508DC42" w14:textId="77777777" w:rsidR="00F90410" w:rsidRDefault="00F90410" w:rsidP="00F90410">
      <w:pPr>
        <w:pStyle w:val="SourceCode"/>
      </w:pPr>
      <w:r>
        <w:rPr>
          <w:rStyle w:val="CommentTok"/>
        </w:rPr>
        <w:t>#First Stage</w:t>
      </w:r>
      <w:r>
        <w:br/>
      </w:r>
      <w:r>
        <w:rPr>
          <w:rStyle w:val="NormalTok"/>
        </w:rPr>
        <w:t>FVS1 &lt;-</w:t>
      </w:r>
      <w:r>
        <w:rPr>
          <w:rStyle w:val="StringTok"/>
        </w:rPr>
        <w:t xml:space="preserve"> </w:t>
      </w:r>
      <w:r>
        <w:rPr>
          <w:rStyle w:val="KeywordTok"/>
        </w:rPr>
        <w:t>lm</w:t>
      </w:r>
      <w:r>
        <w:rPr>
          <w:rStyle w:val="NormalTok"/>
        </w:rPr>
        <w:t>(hybrd1 ~</w:t>
      </w:r>
      <w:r>
        <w:rPr>
          <w:rStyle w:val="StringTok"/>
        </w:rPr>
        <w:t xml:space="preserve"> </w:t>
      </w:r>
      <w:r>
        <w:rPr>
          <w:rStyle w:val="NormalTok"/>
        </w:rPr>
        <w:t>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disfert1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lastRenderedPageBreak/>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 xml:space="preserve">(surveyyear), </w:t>
      </w:r>
      <w:r>
        <w:rPr>
          <w:rStyle w:val="DataTypeTok"/>
        </w:rPr>
        <w:t>data=</w:t>
      </w:r>
      <w:r>
        <w:rPr>
          <w:rStyle w:val="NormalTok"/>
        </w:rPr>
        <w:t>Data2010_2012maize)</w:t>
      </w:r>
      <w:r>
        <w:br/>
      </w:r>
      <w:r>
        <w:br/>
      </w:r>
      <w:r>
        <w:br/>
      </w:r>
      <w:r>
        <w:rPr>
          <w:rStyle w:val="KeywordTok"/>
        </w:rPr>
        <w:t>summary</w:t>
      </w:r>
      <w:r>
        <w:rPr>
          <w:rStyle w:val="NormalTok"/>
        </w:rPr>
        <w:t>(FVS1)</w:t>
      </w:r>
    </w:p>
    <w:p w14:paraId="6FF6CE4E" w14:textId="77777777" w:rsidR="00F90410" w:rsidRDefault="00F90410" w:rsidP="00F90410">
      <w:pPr>
        <w:pStyle w:val="SourceCode"/>
      </w:pPr>
      <w:r>
        <w:rPr>
          <w:rStyle w:val="VerbatimChar"/>
        </w:rPr>
        <w:t xml:space="preserve">## </w:t>
      </w:r>
      <w:r>
        <w:br/>
      </w:r>
      <w:r>
        <w:rPr>
          <w:rStyle w:val="VerbatimChar"/>
        </w:rPr>
        <w:t>## Call:</w:t>
      </w:r>
      <w:r>
        <w:br/>
      </w:r>
      <w:r>
        <w:rPr>
          <w:rStyle w:val="VerbatimChar"/>
        </w:rPr>
        <w:t xml:space="preserve">## lm(formula = hybrd1 ~ subseed1 + dishybrd1 + subfert1 + disfert1 + </w:t>
      </w:r>
      <w:r>
        <w:br/>
      </w:r>
      <w:r>
        <w:rPr>
          <w:rStyle w:val="VerbatimChar"/>
        </w:rPr>
        <w:t xml:space="preserve">##     fem_head + ed_any + hhsize + dependency + log(income + 1) + </w:t>
      </w:r>
      <w:r>
        <w:br/>
      </w:r>
      <w:r>
        <w:rPr>
          <w:rStyle w:val="VerbatimChar"/>
        </w:rPr>
        <w:t xml:space="preserve">##     log(off_farm_income_hh + 1) + log(area_tot) + log(asset) + </w:t>
      </w:r>
      <w:r>
        <w:br/>
      </w:r>
      <w:r>
        <w:rPr>
          <w:rStyle w:val="VerbatimChar"/>
        </w:rPr>
        <w:t xml:space="preserve">##     log(TLU + 1) + hqi + SACCO + factor(ZONE) + avgpPrecip + </w:t>
      </w:r>
      <w:r>
        <w:br/>
      </w:r>
      <w:r>
        <w:rPr>
          <w:rStyle w:val="VerbatimChar"/>
        </w:rPr>
        <w:t>##     avgTemp + dist2town + dist2market + factor(surveyyear),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-0.92475 -0.23709 -0.05521  0.10945  1.06765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-7.443e-01  1.489e-01  -4.998 6.35e-07 ***</w:t>
      </w:r>
      <w:r>
        <w:br/>
      </w:r>
      <w:r>
        <w:rPr>
          <w:rStyle w:val="VerbatimChar"/>
        </w:rPr>
        <w:t>## subseed1                        4.253e-01  2.756e-02  15.432  &lt; 2e-16 ***</w:t>
      </w:r>
      <w:r>
        <w:br/>
      </w:r>
      <w:r>
        <w:rPr>
          <w:rStyle w:val="VerbatimChar"/>
        </w:rPr>
        <w:t>## dishybrd1                       2.700e-01  4.708e-02   5.734 1.14e-08 ***</w:t>
      </w:r>
      <w:r>
        <w:br/>
      </w:r>
      <w:r>
        <w:rPr>
          <w:rStyle w:val="VerbatimChar"/>
        </w:rPr>
        <w:t xml:space="preserve">## subfert1                        9.144e-02  8.509e-02   1.075   0.2827    </w:t>
      </w:r>
      <w:r>
        <w:br/>
      </w:r>
      <w:r>
        <w:rPr>
          <w:rStyle w:val="VerbatimChar"/>
        </w:rPr>
        <w:t xml:space="preserve">## disfert1                        1.740e-02  3.901e-02   0.446   0.6556    </w:t>
      </w:r>
      <w:r>
        <w:br/>
      </w:r>
      <w:r>
        <w:rPr>
          <w:rStyle w:val="VerbatimChar"/>
        </w:rPr>
        <w:t xml:space="preserve">## fem_head                        4.326e-03  2.073e-02   0.209   0.8347    </w:t>
      </w:r>
      <w:r>
        <w:br/>
      </w:r>
      <w:r>
        <w:rPr>
          <w:rStyle w:val="VerbatimChar"/>
        </w:rPr>
        <w:t xml:space="preserve">## ed_any                          2.958e-02  1.982e-02   1.492   0.1359    </w:t>
      </w:r>
      <w:r>
        <w:br/>
      </w:r>
      <w:r>
        <w:rPr>
          <w:rStyle w:val="VerbatimChar"/>
        </w:rPr>
        <w:t xml:space="preserve">## hhsize                          2.569e-03  3.103e-03   0.828   0.4079    </w:t>
      </w:r>
      <w:r>
        <w:br/>
      </w:r>
      <w:r>
        <w:rPr>
          <w:rStyle w:val="VerbatimChar"/>
        </w:rPr>
        <w:t xml:space="preserve">## dependency                      2.620e-04  3.816e-04   0.686   0.4925    </w:t>
      </w:r>
      <w:r>
        <w:br/>
      </w:r>
      <w:r>
        <w:rPr>
          <w:rStyle w:val="VerbatimChar"/>
        </w:rPr>
        <w:t xml:space="preserve">## log(income + 1)                 4.396e-03  2.714e-03   1.619   0.1055    </w:t>
      </w:r>
      <w:r>
        <w:br/>
      </w:r>
      <w:r>
        <w:rPr>
          <w:rStyle w:val="VerbatimChar"/>
        </w:rPr>
        <w:t xml:space="preserve">## log(off_farm_income_hh + 1)    -1.572e-03  1.433e-03  -1.097   0.2727    </w:t>
      </w:r>
      <w:r>
        <w:br/>
      </w:r>
      <w:r>
        <w:rPr>
          <w:rStyle w:val="VerbatimChar"/>
        </w:rPr>
        <w:t xml:space="preserve">## log(area_tot)                   1.709e-03  9.523e-03   0.179   0.8576    </w:t>
      </w:r>
      <w:r>
        <w:br/>
      </w:r>
      <w:r>
        <w:rPr>
          <w:rStyle w:val="VerbatimChar"/>
        </w:rPr>
        <w:t>## log(asset)                      2.043e-02  5.760e-03   3.547   0.0004 ***</w:t>
      </w:r>
      <w:r>
        <w:br/>
      </w:r>
      <w:r>
        <w:rPr>
          <w:rStyle w:val="VerbatimChar"/>
        </w:rPr>
        <w:t xml:space="preserve">## log(TLU + 1)                   -8.070e-05  1.201e-02  -0.007   0.9946    </w:t>
      </w:r>
      <w:r>
        <w:br/>
      </w:r>
      <w:r>
        <w:rPr>
          <w:rStyle w:val="VerbatimChar"/>
        </w:rPr>
        <w:t>## hqi                             1.024e-01  1.699e-02   6.027 2.01e-09 ***</w:t>
      </w:r>
      <w:r>
        <w:br/>
      </w:r>
      <w:r>
        <w:rPr>
          <w:rStyle w:val="VerbatimChar"/>
        </w:rPr>
        <w:t xml:space="preserve">## SACCO                           3.732e-02  3.365e-02   1.109   0.2676    </w:t>
      </w:r>
      <w:r>
        <w:br/>
      </w:r>
      <w:r>
        <w:rPr>
          <w:rStyle w:val="VerbatimChar"/>
        </w:rPr>
        <w:t xml:space="preserve">## factor(ZONE)EASTERN             9.161e-02  4.958e-02   1.847   0.0648 .  </w:t>
      </w:r>
      <w:r>
        <w:br/>
      </w:r>
      <w:r>
        <w:rPr>
          <w:rStyle w:val="VerbatimChar"/>
        </w:rPr>
        <w:t xml:space="preserve">## factor(ZONE)LAKE                9.635e-02  4.464e-02   2.159   0.0310 *  </w:t>
      </w:r>
      <w:r>
        <w:br/>
      </w:r>
      <w:r>
        <w:rPr>
          <w:rStyle w:val="VerbatimChar"/>
        </w:rPr>
        <w:t xml:space="preserve">## factor(ZONE)NORTHERN            9.788e-02  3.853e-02   2.540   0.0112 *  </w:t>
      </w:r>
      <w:r>
        <w:br/>
      </w:r>
      <w:r>
        <w:rPr>
          <w:rStyle w:val="VerbatimChar"/>
        </w:rPr>
        <w:t xml:space="preserve">## factor(ZONE)SOUTHERN            3.715e-02  4.211e-02   0.882   0.3778    </w:t>
      </w:r>
      <w:r>
        <w:br/>
      </w:r>
      <w:r>
        <w:rPr>
          <w:rStyle w:val="VerbatimChar"/>
        </w:rPr>
        <w:t xml:space="preserve">## factor(ZONE)SOUTHERN-HIGHLANDS  4.415e-02  4.129e-02   1.069   0.2851    </w:t>
      </w:r>
      <w:r>
        <w:br/>
      </w:r>
      <w:r>
        <w:rPr>
          <w:rStyle w:val="VerbatimChar"/>
        </w:rPr>
        <w:t xml:space="preserve">## factor(ZONE)WESTERN             9.020e-02  4.005e-02   2.252   0.0244 *  </w:t>
      </w:r>
      <w:r>
        <w:br/>
      </w:r>
      <w:r>
        <w:rPr>
          <w:rStyle w:val="VerbatimChar"/>
        </w:rPr>
        <w:t xml:space="preserve">## avgpPrecip                     -4.136e-05  3.265e-05  -1.267   0.2054    </w:t>
      </w:r>
      <w:r>
        <w:br/>
      </w:r>
      <w:r>
        <w:rPr>
          <w:rStyle w:val="VerbatimChar"/>
        </w:rPr>
        <w:t xml:space="preserve">## avgTemp                        -3.541e-04  4.206e-04  -0.842   0.3999    </w:t>
      </w:r>
      <w:r>
        <w:br/>
      </w:r>
      <w:r>
        <w:rPr>
          <w:rStyle w:val="VerbatimChar"/>
        </w:rPr>
        <w:t xml:space="preserve">## dist2town                      -3.424e-04  3.114e-04  -1.100   0.2716    </w:t>
      </w:r>
      <w:r>
        <w:br/>
      </w:r>
      <w:r>
        <w:rPr>
          <w:rStyle w:val="VerbatimChar"/>
        </w:rPr>
        <w:t xml:space="preserve">## dist2market                    -1.596e-04  2.181e-04  -0.732   0.4644    </w:t>
      </w:r>
      <w:r>
        <w:br/>
      </w:r>
      <w:r>
        <w:rPr>
          <w:rStyle w:val="VerbatimChar"/>
        </w:rPr>
        <w:t>## factor(surveyyear)2012          4.049e-01  3.220e-02  12.575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0.3415 on 1855 degrees of freedom</w:t>
      </w:r>
      <w:r>
        <w:br/>
      </w:r>
      <w:r>
        <w:rPr>
          <w:rStyle w:val="VerbatimChar"/>
        </w:rPr>
        <w:t>##   (1440 observations deleted due to missingness)</w:t>
      </w:r>
      <w:r>
        <w:br/>
      </w:r>
      <w:r>
        <w:rPr>
          <w:rStyle w:val="VerbatimChar"/>
        </w:rPr>
        <w:t xml:space="preserve">## Multiple R-squared:  0.3042, Adjusted R-squared:  0.2945 </w:t>
      </w:r>
      <w:r>
        <w:br/>
      </w:r>
      <w:r>
        <w:rPr>
          <w:rStyle w:val="VerbatimChar"/>
        </w:rPr>
        <w:t>## F-statistic: 31.19 on 26 and 1855 DF,  p-value: &lt; 2.2e-16</w:t>
      </w:r>
    </w:p>
    <w:p w14:paraId="6A5569C3" w14:textId="77777777" w:rsidR="00F90410" w:rsidRDefault="00F90410" w:rsidP="00F90410">
      <w:pPr>
        <w:pStyle w:val="FirstParagraph"/>
      </w:pPr>
      <w:r>
        <w:t>Food Variety Score First stage: fertiliser use</w:t>
      </w:r>
    </w:p>
    <w:p w14:paraId="69C75F8A" w14:textId="77777777" w:rsidR="00F90410" w:rsidRDefault="00F90410" w:rsidP="00F90410">
      <w:pPr>
        <w:pStyle w:val="SourceCode"/>
      </w:pPr>
      <w:r>
        <w:rPr>
          <w:rStyle w:val="NormalTok"/>
        </w:rPr>
        <w:t>FVS2 &lt;-</w:t>
      </w:r>
      <w:r>
        <w:rPr>
          <w:rStyle w:val="StringTok"/>
        </w:rPr>
        <w:t xml:space="preserve"> </w:t>
      </w:r>
      <w:r>
        <w:rPr>
          <w:rStyle w:val="KeywordTok"/>
        </w:rPr>
        <w:t>lm</w:t>
      </w:r>
      <w:r>
        <w:rPr>
          <w:rStyle w:val="NormalTok"/>
        </w:rPr>
        <w:t>(fert1 ~</w:t>
      </w:r>
      <w:r>
        <w:rPr>
          <w:rStyle w:val="StringTok"/>
        </w:rPr>
        <w:t xml:space="preserve"> </w:t>
      </w:r>
      <w:r>
        <w:rPr>
          <w:rStyle w:val="NormalTok"/>
        </w:rPr>
        <w:t>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disfert1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 xml:space="preserve">(surveyyear), </w:t>
      </w:r>
      <w:r>
        <w:rPr>
          <w:rStyle w:val="DataTypeTok"/>
        </w:rPr>
        <w:t>data=</w:t>
      </w:r>
      <w:r>
        <w:rPr>
          <w:rStyle w:val="NormalTok"/>
        </w:rPr>
        <w:t>Data2010_2012maize)</w:t>
      </w:r>
      <w:r>
        <w:br/>
      </w:r>
      <w:r>
        <w:rPr>
          <w:rStyle w:val="KeywordTok"/>
        </w:rPr>
        <w:t>summary</w:t>
      </w:r>
      <w:r>
        <w:rPr>
          <w:rStyle w:val="NormalTok"/>
        </w:rPr>
        <w:t>(FVS2)</w:t>
      </w:r>
    </w:p>
    <w:p w14:paraId="20A91B15" w14:textId="77777777" w:rsidR="00F90410" w:rsidRDefault="00F90410" w:rsidP="00F90410">
      <w:pPr>
        <w:pStyle w:val="SourceCode"/>
      </w:pPr>
      <w:r>
        <w:rPr>
          <w:rStyle w:val="VerbatimChar"/>
        </w:rPr>
        <w:lastRenderedPageBreak/>
        <w:t xml:space="preserve">## </w:t>
      </w:r>
      <w:r>
        <w:br/>
      </w:r>
      <w:r>
        <w:rPr>
          <w:rStyle w:val="VerbatimChar"/>
        </w:rPr>
        <w:t>## Call:</w:t>
      </w:r>
      <w:r>
        <w:br/>
      </w:r>
      <w:r>
        <w:rPr>
          <w:rStyle w:val="VerbatimChar"/>
        </w:rPr>
        <w:t xml:space="preserve">## lm(formula = fert1 ~ subseed1 + dishybrd1 + subfert1 + disfert1 + </w:t>
      </w:r>
      <w:r>
        <w:br/>
      </w:r>
      <w:r>
        <w:rPr>
          <w:rStyle w:val="VerbatimChar"/>
        </w:rPr>
        <w:t xml:space="preserve">##     fem_head + ed_any + hhsize + dependency + log(income + 1) + </w:t>
      </w:r>
      <w:r>
        <w:br/>
      </w:r>
      <w:r>
        <w:rPr>
          <w:rStyle w:val="VerbatimChar"/>
        </w:rPr>
        <w:t xml:space="preserve">##     log(off_farm_income_hh + 1) + log(area_tot) + log(asset) + </w:t>
      </w:r>
      <w:r>
        <w:br/>
      </w:r>
      <w:r>
        <w:rPr>
          <w:rStyle w:val="VerbatimChar"/>
        </w:rPr>
        <w:t xml:space="preserve">##     log(TLU + 1) + hqi + SACCO + factor(ZONE) + avgpPrecip + </w:t>
      </w:r>
      <w:r>
        <w:br/>
      </w:r>
      <w:r>
        <w:rPr>
          <w:rStyle w:val="VerbatimChar"/>
        </w:rPr>
        <w:t>##     avgTemp + dist2town + dist2market + factor(surveyyear),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-0.84899 -0.15252 -0.04695  0.06643  1.01255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-1.470e-01  1.354e-01  -1.086 0.277793    </w:t>
      </w:r>
      <w:r>
        <w:br/>
      </w:r>
      <w:r>
        <w:rPr>
          <w:rStyle w:val="VerbatimChar"/>
        </w:rPr>
        <w:t xml:space="preserve">## subseed1                        2.626e-02  2.506e-02   1.048 0.294833    </w:t>
      </w:r>
      <w:r>
        <w:br/>
      </w:r>
      <w:r>
        <w:rPr>
          <w:rStyle w:val="VerbatimChar"/>
        </w:rPr>
        <w:t xml:space="preserve">## dishybrd1                      -2.155e-02  4.280e-02  -0.504 0.614645    </w:t>
      </w:r>
      <w:r>
        <w:br/>
      </w:r>
      <w:r>
        <w:rPr>
          <w:rStyle w:val="VerbatimChar"/>
        </w:rPr>
        <w:t>## subfert1                        4.198e-01  7.736e-02   5.427 6.50e-08 ***</w:t>
      </w:r>
      <w:r>
        <w:br/>
      </w:r>
      <w:r>
        <w:rPr>
          <w:rStyle w:val="VerbatimChar"/>
        </w:rPr>
        <w:t>## disfert1                        5.925e-01  3.547e-02  16.706  &lt; 2e-16 ***</w:t>
      </w:r>
      <w:r>
        <w:br/>
      </w:r>
      <w:r>
        <w:rPr>
          <w:rStyle w:val="VerbatimChar"/>
        </w:rPr>
        <w:t xml:space="preserve">## fem_head                        2.709e-02  1.884e-02   1.438 0.150718    </w:t>
      </w:r>
      <w:r>
        <w:br/>
      </w:r>
      <w:r>
        <w:rPr>
          <w:rStyle w:val="VerbatimChar"/>
        </w:rPr>
        <w:t xml:space="preserve">## ed_any                          3.978e-02  1.802e-02   2.207 0.027407 *  </w:t>
      </w:r>
      <w:r>
        <w:br/>
      </w:r>
      <w:r>
        <w:rPr>
          <w:rStyle w:val="VerbatimChar"/>
        </w:rPr>
        <w:t xml:space="preserve">## hhsize                         -3.986e-03  2.821e-03  -1.413 0.157846    </w:t>
      </w:r>
      <w:r>
        <w:br/>
      </w:r>
      <w:r>
        <w:rPr>
          <w:rStyle w:val="VerbatimChar"/>
        </w:rPr>
        <w:t xml:space="preserve">## dependency                      3.228e-04  3.470e-04   0.930 0.352286    </w:t>
      </w:r>
      <w:r>
        <w:br/>
      </w:r>
      <w:r>
        <w:rPr>
          <w:rStyle w:val="VerbatimChar"/>
        </w:rPr>
        <w:t>## log(income + 1)                 9.011e-03  2.468e-03   3.652 0.000268 ***</w:t>
      </w:r>
      <w:r>
        <w:br/>
      </w:r>
      <w:r>
        <w:rPr>
          <w:rStyle w:val="VerbatimChar"/>
        </w:rPr>
        <w:t xml:space="preserve">## log(off_farm_income_hh + 1)    -1.919e-03  1.303e-03  -1.474 0.140758    </w:t>
      </w:r>
      <w:r>
        <w:br/>
      </w:r>
      <w:r>
        <w:rPr>
          <w:rStyle w:val="VerbatimChar"/>
        </w:rPr>
        <w:t>## log(area_tot)                   4.621e-02  8.658e-03   5.338 1.06e-07 ***</w:t>
      </w:r>
      <w:r>
        <w:br/>
      </w:r>
      <w:r>
        <w:rPr>
          <w:rStyle w:val="VerbatimChar"/>
        </w:rPr>
        <w:t xml:space="preserve">## log(asset)                      1.030e-02  5.237e-03   1.966 0.049422 *  </w:t>
      </w:r>
      <w:r>
        <w:br/>
      </w:r>
      <w:r>
        <w:rPr>
          <w:rStyle w:val="VerbatimChar"/>
        </w:rPr>
        <w:t xml:space="preserve">## log(TLU + 1)                   -3.155e-02  1.092e-02  -2.890 0.003900 ** </w:t>
      </w:r>
      <w:r>
        <w:br/>
      </w:r>
      <w:r>
        <w:rPr>
          <w:rStyle w:val="VerbatimChar"/>
        </w:rPr>
        <w:t>## hqi                             9.671e-02  1.544e-02   6.262 4.71e-10 ***</w:t>
      </w:r>
      <w:r>
        <w:br/>
      </w:r>
      <w:r>
        <w:rPr>
          <w:rStyle w:val="VerbatimChar"/>
        </w:rPr>
        <w:t xml:space="preserve">## SACCO                           7.663e-02  3.059e-02   2.505 0.012336 *  </w:t>
      </w:r>
      <w:r>
        <w:br/>
      </w:r>
      <w:r>
        <w:rPr>
          <w:rStyle w:val="VerbatimChar"/>
        </w:rPr>
        <w:t xml:space="preserve">## factor(ZONE)EASTERN             2.430e-02  4.508e-02   0.539 0.589855    </w:t>
      </w:r>
      <w:r>
        <w:br/>
      </w:r>
      <w:r>
        <w:rPr>
          <w:rStyle w:val="VerbatimChar"/>
        </w:rPr>
        <w:t xml:space="preserve">## factor(ZONE)LAKE                2.624e-02  4.058e-02   0.647 0.517988    </w:t>
      </w:r>
      <w:r>
        <w:br/>
      </w:r>
      <w:r>
        <w:rPr>
          <w:rStyle w:val="VerbatimChar"/>
        </w:rPr>
        <w:t xml:space="preserve">## factor(ZONE)NORTHERN            1.284e-02  3.503e-02   0.366 0.714056    </w:t>
      </w:r>
      <w:r>
        <w:br/>
      </w:r>
      <w:r>
        <w:rPr>
          <w:rStyle w:val="VerbatimChar"/>
        </w:rPr>
        <w:t xml:space="preserve">## factor(ZONE)SOUTHERN            8.487e-02  3.829e-02   2.217 0.026762 *  </w:t>
      </w:r>
      <w:r>
        <w:br/>
      </w:r>
      <w:r>
        <w:rPr>
          <w:rStyle w:val="VerbatimChar"/>
        </w:rPr>
        <w:t xml:space="preserve">## factor(ZONE)SOUTHERN-HIGHLANDS  1.339e-02  3.754e-02   0.357 0.721290    </w:t>
      </w:r>
      <w:r>
        <w:br/>
      </w:r>
      <w:r>
        <w:rPr>
          <w:rStyle w:val="VerbatimChar"/>
        </w:rPr>
        <w:t xml:space="preserve">## factor(ZONE)WESTERN             1.856e-02  3.641e-02   0.510 0.610383    </w:t>
      </w:r>
      <w:r>
        <w:br/>
      </w:r>
      <w:r>
        <w:rPr>
          <w:rStyle w:val="VerbatimChar"/>
        </w:rPr>
        <w:t xml:space="preserve">## avgpPrecip                      4.412e-07  2.968e-05   0.015 0.988142    </w:t>
      </w:r>
      <w:r>
        <w:br/>
      </w:r>
      <w:r>
        <w:rPr>
          <w:rStyle w:val="VerbatimChar"/>
        </w:rPr>
        <w:t>## avgTemp                        -2.028e-03  3.824e-04  -5.304 1.27e-07 ***</w:t>
      </w:r>
      <w:r>
        <w:br/>
      </w:r>
      <w:r>
        <w:rPr>
          <w:rStyle w:val="VerbatimChar"/>
        </w:rPr>
        <w:t xml:space="preserve">## dist2town                      -2.411e-04  2.831e-04  -0.852 0.394480    </w:t>
      </w:r>
      <w:r>
        <w:br/>
      </w:r>
      <w:r>
        <w:rPr>
          <w:rStyle w:val="VerbatimChar"/>
        </w:rPr>
        <w:t xml:space="preserve">## dist2market                     5.842e-05  1.982e-04   0.295 0.768265    </w:t>
      </w:r>
      <w:r>
        <w:br/>
      </w:r>
      <w:r>
        <w:rPr>
          <w:rStyle w:val="VerbatimChar"/>
        </w:rPr>
        <w:t xml:space="preserve">## factor(surveyyear)2012          2.101e-02  2.928e-02   0.718 0.473105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0.3105 on 1855 degrees of freedom</w:t>
      </w:r>
      <w:r>
        <w:br/>
      </w:r>
      <w:r>
        <w:rPr>
          <w:rStyle w:val="VerbatimChar"/>
        </w:rPr>
        <w:t>##   (1440 observations deleted due to missingness)</w:t>
      </w:r>
      <w:r>
        <w:br/>
      </w:r>
      <w:r>
        <w:rPr>
          <w:rStyle w:val="VerbatimChar"/>
        </w:rPr>
        <w:t xml:space="preserve">## Multiple R-squared:  0.3639, Adjusted R-squared:  0.355 </w:t>
      </w:r>
      <w:r>
        <w:br/>
      </w:r>
      <w:r>
        <w:rPr>
          <w:rStyle w:val="VerbatimChar"/>
        </w:rPr>
        <w:t>## F-statistic: 40.81 on 26 and 1855 DF,  p-value: &lt; 2.2e-16</w:t>
      </w:r>
    </w:p>
    <w:p w14:paraId="1280C854" w14:textId="77777777" w:rsidR="00F90410" w:rsidRDefault="00F90410" w:rsidP="00F90410">
      <w:pPr>
        <w:pStyle w:val="FirstParagraph"/>
      </w:pPr>
      <w:r>
        <w:t>Food variety score Second stage</w:t>
      </w:r>
    </w:p>
    <w:p w14:paraId="7191EDDE" w14:textId="77777777" w:rsidR="00F90410" w:rsidRDefault="00F90410" w:rsidP="00F90410">
      <w:pPr>
        <w:pStyle w:val="SourceCode"/>
      </w:pPr>
      <w:r>
        <w:rPr>
          <w:rStyle w:val="CommentTok"/>
        </w:rPr>
        <w:t># Second Stage</w:t>
      </w:r>
      <w:r>
        <w:br/>
      </w:r>
      <w:r>
        <w:rPr>
          <w:rStyle w:val="NormalTok"/>
        </w:rPr>
        <w:t>FVSi &lt;-</w:t>
      </w:r>
      <w:r>
        <w:rPr>
          <w:rStyle w:val="StringTok"/>
        </w:rPr>
        <w:t xml:space="preserve"> </w:t>
      </w:r>
      <w:r>
        <w:rPr>
          <w:rStyle w:val="KeywordTok"/>
        </w:rPr>
        <w:t>ivreg</w:t>
      </w:r>
      <w:r>
        <w:rPr>
          <w:rStyle w:val="NormalTok"/>
        </w:rPr>
        <w:t>(FVS ~</w:t>
      </w:r>
      <w:r>
        <w:rPr>
          <w:rStyle w:val="StringTok"/>
        </w:rPr>
        <w:t xml:space="preserve"> </w:t>
      </w:r>
      <w:r>
        <w:rPr>
          <w:rStyle w:val="NormalTok"/>
        </w:rPr>
        <w:t>hybrd1 +</w:t>
      </w:r>
      <w:r>
        <w:rPr>
          <w:rStyle w:val="StringTok"/>
        </w:rPr>
        <w:t xml:space="preserve"> </w:t>
      </w:r>
      <w:r>
        <w:rPr>
          <w:rStyle w:val="NormalTok"/>
        </w:rPr>
        <w:t>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(surveyyear)|</w:t>
      </w:r>
      <w:r>
        <w:br/>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w:t>
      </w:r>
      <w:r>
        <w:br/>
      </w:r>
      <w:r>
        <w:rPr>
          <w:rStyle w:val="NormalTok"/>
        </w:rPr>
        <w:t xml:space="preserve">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(surveyyear) +subseed1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 xml:space="preserve">disfert1, </w:t>
      </w:r>
      <w:r>
        <w:rPr>
          <w:rStyle w:val="DataTypeTok"/>
        </w:rPr>
        <w:t>data=</w:t>
      </w:r>
      <w:r>
        <w:rPr>
          <w:rStyle w:val="NormalTok"/>
        </w:rPr>
        <w:t>Data2010_2012maize)</w:t>
      </w:r>
      <w:r>
        <w:br/>
      </w:r>
      <w:r>
        <w:br/>
      </w:r>
      <w:r>
        <w:rPr>
          <w:rStyle w:val="KeywordTok"/>
        </w:rPr>
        <w:t>summary</w:t>
      </w:r>
      <w:r>
        <w:rPr>
          <w:rStyle w:val="NormalTok"/>
        </w:rPr>
        <w:t xml:space="preserve">(FVSi, </w:t>
      </w:r>
      <w:r>
        <w:rPr>
          <w:rStyle w:val="DataTypeTok"/>
        </w:rPr>
        <w:t>diagnostics=</w:t>
      </w:r>
      <w:r>
        <w:rPr>
          <w:rStyle w:val="OtherTok"/>
        </w:rPr>
        <w:t>TRUE</w:t>
      </w:r>
      <w:r>
        <w:rPr>
          <w:rStyle w:val="NormalTok"/>
        </w:rPr>
        <w:t>)</w:t>
      </w:r>
    </w:p>
    <w:p w14:paraId="065F5610" w14:textId="77777777" w:rsidR="00F90410" w:rsidRDefault="00F90410" w:rsidP="00F90410">
      <w:pPr>
        <w:pStyle w:val="SourceCode"/>
      </w:pPr>
      <w:r>
        <w:rPr>
          <w:rStyle w:val="VerbatimChar"/>
        </w:rPr>
        <w:lastRenderedPageBreak/>
        <w:t xml:space="preserve">## </w:t>
      </w:r>
      <w:r>
        <w:br/>
      </w:r>
      <w:r>
        <w:rPr>
          <w:rStyle w:val="VerbatimChar"/>
        </w:rPr>
        <w:t>## Call:</w:t>
      </w:r>
      <w:r>
        <w:br/>
      </w:r>
      <w:r>
        <w:rPr>
          <w:rStyle w:val="VerbatimChar"/>
        </w:rPr>
        <w:t xml:space="preserve">## ivreg(formula = FVS ~ hybrd1 + fert1 + fem_head + ed_any + hhsize + </w:t>
      </w:r>
      <w:r>
        <w:br/>
      </w:r>
      <w:r>
        <w:rPr>
          <w:rStyle w:val="VerbatimChar"/>
        </w:rPr>
        <w:t xml:space="preserve">##     dependency + log(income + 1) + log(off_farm_income_hh + 1) + </w:t>
      </w:r>
      <w:r>
        <w:br/>
      </w:r>
      <w:r>
        <w:rPr>
          <w:rStyle w:val="VerbatimChar"/>
        </w:rPr>
        <w:t xml:space="preserve">##     log(area_tot) + log(asset) + log(TLU + 1) + hqi + SACCO + </w:t>
      </w:r>
      <w:r>
        <w:br/>
      </w:r>
      <w:r>
        <w:rPr>
          <w:rStyle w:val="VerbatimChar"/>
        </w:rPr>
        <w:t xml:space="preserve">##     factor(ZONE) + avgpPrecip + avgTemp + dist2town + dist2market + </w:t>
      </w:r>
      <w:r>
        <w:br/>
      </w:r>
      <w:r>
        <w:rPr>
          <w:rStyle w:val="VerbatimChar"/>
        </w:rPr>
        <w:t xml:space="preserve">##     factor(surveyyear) | fem_head + ed_any + hhsize + dependency + </w:t>
      </w:r>
      <w:r>
        <w:br/>
      </w:r>
      <w:r>
        <w:rPr>
          <w:rStyle w:val="VerbatimChar"/>
        </w:rPr>
        <w:t xml:space="preserve">##     log(income + 1) + +log(off_farm_income_hh + 1) + log(area_tot) + </w:t>
      </w:r>
      <w:r>
        <w:br/>
      </w:r>
      <w:r>
        <w:rPr>
          <w:rStyle w:val="VerbatimChar"/>
        </w:rPr>
        <w:t xml:space="preserve">##     log(asset) + log(TLU + 1) + hqi + SACCO + factor(ZONE) + </w:t>
      </w:r>
      <w:r>
        <w:br/>
      </w:r>
      <w:r>
        <w:rPr>
          <w:rStyle w:val="VerbatimChar"/>
        </w:rPr>
        <w:t xml:space="preserve">##     avgpPrecip + avgTemp + dist2town + dist2market + factor(surveyyear) + </w:t>
      </w:r>
      <w:r>
        <w:br/>
      </w:r>
      <w:r>
        <w:rPr>
          <w:rStyle w:val="VerbatimChar"/>
        </w:rPr>
        <w:t>##     subseed1 + dishybrd1 + subfert1 + disfert1,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-14.6385  -2.7998  -0.3316   2.4811  18.7957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-5.9066686  1.9230315  -3.072 0.002160 ** </w:t>
      </w:r>
      <w:r>
        <w:br/>
      </w:r>
      <w:r>
        <w:rPr>
          <w:rStyle w:val="VerbatimChar"/>
        </w:rPr>
        <w:t xml:space="preserve">## hybrd1                          0.5854508  0.7379266   0.793 0.427662    </w:t>
      </w:r>
      <w:r>
        <w:br/>
      </w:r>
      <w:r>
        <w:rPr>
          <w:rStyle w:val="VerbatimChar"/>
        </w:rPr>
        <w:t xml:space="preserve">## fert1                          -0.0659786  0.7258758  -0.091 0.927586    </w:t>
      </w:r>
      <w:r>
        <w:br/>
      </w:r>
      <w:r>
        <w:rPr>
          <w:rStyle w:val="VerbatimChar"/>
        </w:rPr>
        <w:t xml:space="preserve">## fem_head                       -0.0339649  0.2554013  -0.133 0.894219    </w:t>
      </w:r>
      <w:r>
        <w:br/>
      </w:r>
      <w:r>
        <w:rPr>
          <w:rStyle w:val="VerbatimChar"/>
        </w:rPr>
        <w:t>## ed_any                          1.6205197  0.2471793   6.556 7.14e-11 ***</w:t>
      </w:r>
      <w:r>
        <w:br/>
      </w:r>
      <w:r>
        <w:rPr>
          <w:rStyle w:val="VerbatimChar"/>
        </w:rPr>
        <w:t xml:space="preserve">## hhsize                         -0.0497375  0.0384237  -1.294 0.195671    </w:t>
      </w:r>
      <w:r>
        <w:br/>
      </w:r>
      <w:r>
        <w:rPr>
          <w:rStyle w:val="VerbatimChar"/>
        </w:rPr>
        <w:t xml:space="preserve">## dependency                     -0.0046727  0.0047029  -0.994 0.320557    </w:t>
      </w:r>
      <w:r>
        <w:br/>
      </w:r>
      <w:r>
        <w:rPr>
          <w:rStyle w:val="VerbatimChar"/>
        </w:rPr>
        <w:t>## log(income + 1)                 0.1542848  0.0340503   4.531 6.24e-06 ***</w:t>
      </w:r>
      <w:r>
        <w:br/>
      </w:r>
      <w:r>
        <w:rPr>
          <w:rStyle w:val="VerbatimChar"/>
        </w:rPr>
        <w:t>## log(off_farm_income_hh + 1)     0.0607093  0.0176510   3.439 0.000596 ***</w:t>
      </w:r>
      <w:r>
        <w:br/>
      </w:r>
      <w:r>
        <w:rPr>
          <w:rStyle w:val="VerbatimChar"/>
        </w:rPr>
        <w:t xml:space="preserve">## log(area_tot)                   0.3291834  0.1216214   2.707 0.006859 ** </w:t>
      </w:r>
      <w:r>
        <w:br/>
      </w:r>
      <w:r>
        <w:rPr>
          <w:rStyle w:val="VerbatimChar"/>
        </w:rPr>
        <w:t xml:space="preserve">## log(asset)                      0.1993918  0.0738356   2.700 0.006987 ** </w:t>
      </w:r>
      <w:r>
        <w:br/>
      </w:r>
      <w:r>
        <w:rPr>
          <w:rStyle w:val="VerbatimChar"/>
        </w:rPr>
        <w:t xml:space="preserve">## log(TLU + 1)                   -0.3712037  0.1498686  -2.477 0.013343 *  </w:t>
      </w:r>
      <w:r>
        <w:br/>
      </w:r>
      <w:r>
        <w:rPr>
          <w:rStyle w:val="VerbatimChar"/>
        </w:rPr>
        <w:t>## hqi                             2.3124323  0.2398180   9.642  &lt; 2e-16 ***</w:t>
      </w:r>
      <w:r>
        <w:br/>
      </w:r>
      <w:r>
        <w:rPr>
          <w:rStyle w:val="VerbatimChar"/>
        </w:rPr>
        <w:t>## SACCO                           1.4578286  0.4183784   3.484 0.000505 ***</w:t>
      </w:r>
      <w:r>
        <w:br/>
      </w:r>
      <w:r>
        <w:rPr>
          <w:rStyle w:val="VerbatimChar"/>
        </w:rPr>
        <w:t xml:space="preserve">## factor(ZONE)EASTERN             1.8394886  0.6152271   2.990 0.002827 ** </w:t>
      </w:r>
      <w:r>
        <w:br/>
      </w:r>
      <w:r>
        <w:rPr>
          <w:rStyle w:val="VerbatimChar"/>
        </w:rPr>
        <w:t xml:space="preserve">## factor(ZONE)LAKE               -0.0212150  0.5546160  -0.038 0.969491    </w:t>
      </w:r>
      <w:r>
        <w:br/>
      </w:r>
      <w:r>
        <w:rPr>
          <w:rStyle w:val="VerbatimChar"/>
        </w:rPr>
        <w:t>## factor(ZONE)NORTHERN            1.7935934  0.4837770   3.707 0.000215 ***</w:t>
      </w:r>
      <w:r>
        <w:br/>
      </w:r>
      <w:r>
        <w:rPr>
          <w:rStyle w:val="VerbatimChar"/>
        </w:rPr>
        <w:t xml:space="preserve">## factor(ZONE)SOUTHERN           -1.0436663  0.5272143  -1.980 0.047897 *  </w:t>
      </w:r>
      <w:r>
        <w:br/>
      </w:r>
      <w:r>
        <w:rPr>
          <w:rStyle w:val="VerbatimChar"/>
        </w:rPr>
        <w:t xml:space="preserve">## factor(ZONE)SOUTHERN-HIGHLANDS -0.8059247  0.5056192  -1.594 0.111121    </w:t>
      </w:r>
      <w:r>
        <w:br/>
      </w:r>
      <w:r>
        <w:rPr>
          <w:rStyle w:val="VerbatimChar"/>
        </w:rPr>
        <w:t xml:space="preserve">## factor(ZONE)WESTERN            -0.5513558  0.4986427  -1.106 0.268994    </w:t>
      </w:r>
      <w:r>
        <w:br/>
      </w:r>
      <w:r>
        <w:rPr>
          <w:rStyle w:val="VerbatimChar"/>
        </w:rPr>
        <w:t>## avgpPrecip                      0.0015036  0.0004046   3.716 0.000208 ***</w:t>
      </w:r>
      <w:r>
        <w:br/>
      </w:r>
      <w:r>
        <w:rPr>
          <w:rStyle w:val="VerbatimChar"/>
        </w:rPr>
        <w:t xml:space="preserve">## avgTemp                         0.0143287  0.0058022   2.470 0.013618 *  </w:t>
      </w:r>
      <w:r>
        <w:br/>
      </w:r>
      <w:r>
        <w:rPr>
          <w:rStyle w:val="VerbatimChar"/>
        </w:rPr>
        <w:t xml:space="preserve">## dist2town                      -0.0082043  0.0038586  -2.126 0.033614 *  </w:t>
      </w:r>
      <w:r>
        <w:br/>
      </w:r>
      <w:r>
        <w:rPr>
          <w:rStyle w:val="VerbatimChar"/>
        </w:rPr>
        <w:t xml:space="preserve">## dist2market                     0.0036541  0.0026761   1.365 0.172280    </w:t>
      </w:r>
      <w:r>
        <w:br/>
      </w:r>
      <w:r>
        <w:rPr>
          <w:rStyle w:val="VerbatimChar"/>
        </w:rPr>
        <w:t xml:space="preserve">## factor(surveyyear)2012          1.4912706  0.4880637   3.055 0.002279 ** </w:t>
      </w:r>
      <w:r>
        <w:br/>
      </w:r>
      <w:r>
        <w:rPr>
          <w:rStyle w:val="VerbatimChar"/>
        </w:rPr>
        <w:t xml:space="preserve">## </w:t>
      </w:r>
      <w:r>
        <w:br/>
      </w:r>
      <w:r>
        <w:rPr>
          <w:rStyle w:val="VerbatimChar"/>
        </w:rPr>
        <w:t>## Diagnostic tests:</w:t>
      </w:r>
      <w:r>
        <w:br/>
      </w:r>
      <w:r>
        <w:rPr>
          <w:rStyle w:val="VerbatimChar"/>
        </w:rPr>
        <w:t xml:space="preserve">##                            df1  df2 statistic p-value    </w:t>
      </w:r>
      <w:r>
        <w:br/>
      </w:r>
      <w:r>
        <w:rPr>
          <w:rStyle w:val="VerbatimChar"/>
        </w:rPr>
        <w:t>## Weak instruments (hybrd1)    4 1855    72.873  &lt;2e-16 ***</w:t>
      </w:r>
      <w:r>
        <w:br/>
      </w:r>
      <w:r>
        <w:rPr>
          <w:rStyle w:val="VerbatimChar"/>
        </w:rPr>
        <w:t>## Weak instruments (fert1)     4 1855    91.114  &lt;2e-16 ***</w:t>
      </w:r>
      <w:r>
        <w:br/>
      </w:r>
      <w:r>
        <w:rPr>
          <w:rStyle w:val="VerbatimChar"/>
        </w:rPr>
        <w:t xml:space="preserve">## Wu-Hausman                   2 1855     0.418   0.658    </w:t>
      </w:r>
      <w:r>
        <w:br/>
      </w:r>
      <w:r>
        <w:rPr>
          <w:rStyle w:val="VerbatimChar"/>
        </w:rPr>
        <w:t xml:space="preserve">## Sargan                       2   NA     0.912   0.634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4.201 on 1857 degrees of freedom</w:t>
      </w:r>
      <w:r>
        <w:br/>
      </w:r>
      <w:r>
        <w:rPr>
          <w:rStyle w:val="VerbatimChar"/>
        </w:rPr>
        <w:t xml:space="preserve">## Multiple R-Squared: 0.2661,  Adjusted R-squared: 0.2566 </w:t>
      </w:r>
      <w:r>
        <w:br/>
      </w:r>
      <w:r>
        <w:rPr>
          <w:rStyle w:val="VerbatimChar"/>
        </w:rPr>
        <w:t>## Wald test: 28.05 on 24 and 1857 DF,  p-value: &lt; 2.2e-16</w:t>
      </w:r>
    </w:p>
    <w:p w14:paraId="12755365" w14:textId="77777777" w:rsidR="00F90410" w:rsidRDefault="00F90410" w:rsidP="00F90410">
      <w:pPr>
        <w:pStyle w:val="Kop2"/>
      </w:pPr>
      <w:bookmarkStart w:id="136" w:name="food-consumption-score"/>
      <w:bookmarkEnd w:id="136"/>
      <w:r>
        <w:t>Food consumption score</w:t>
      </w:r>
    </w:p>
    <w:p w14:paraId="3A0D0A48" w14:textId="77777777" w:rsidR="00F90410" w:rsidRDefault="00F90410" w:rsidP="00F90410">
      <w:pPr>
        <w:pStyle w:val="FirstParagraph"/>
      </w:pPr>
      <w:r>
        <w:t>First stage: Hybrid seed use</w:t>
      </w:r>
    </w:p>
    <w:p w14:paraId="215035AA" w14:textId="77777777" w:rsidR="00F90410" w:rsidRDefault="00F90410" w:rsidP="00F90410">
      <w:pPr>
        <w:pStyle w:val="SourceCode"/>
      </w:pPr>
      <w:r>
        <w:rPr>
          <w:rStyle w:val="CommentTok"/>
        </w:rPr>
        <w:t>#First Stage</w:t>
      </w:r>
      <w:r>
        <w:br/>
      </w:r>
      <w:r>
        <w:rPr>
          <w:rStyle w:val="NormalTok"/>
        </w:rPr>
        <w:t>FCS1 &lt;-</w:t>
      </w:r>
      <w:r>
        <w:rPr>
          <w:rStyle w:val="StringTok"/>
        </w:rPr>
        <w:t xml:space="preserve"> </w:t>
      </w:r>
      <w:r>
        <w:rPr>
          <w:rStyle w:val="KeywordTok"/>
        </w:rPr>
        <w:t>lm</w:t>
      </w:r>
      <w:r>
        <w:rPr>
          <w:rStyle w:val="NormalTok"/>
        </w:rPr>
        <w:t>(hybrd1 ~</w:t>
      </w:r>
      <w:r>
        <w:rPr>
          <w:rStyle w:val="StringTok"/>
        </w:rPr>
        <w:t xml:space="preserve"> </w:t>
      </w:r>
      <w:r>
        <w:rPr>
          <w:rStyle w:val="NormalTok"/>
        </w:rPr>
        <w:t>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disfert1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lastRenderedPageBreak/>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 xml:space="preserve">(surveyyear), </w:t>
      </w:r>
      <w:r>
        <w:rPr>
          <w:rStyle w:val="DataTypeTok"/>
        </w:rPr>
        <w:t>data=</w:t>
      </w:r>
      <w:r>
        <w:rPr>
          <w:rStyle w:val="NormalTok"/>
        </w:rPr>
        <w:t>Data2010_2012maize)</w:t>
      </w:r>
      <w:r>
        <w:br/>
      </w:r>
      <w:r>
        <w:br/>
      </w:r>
      <w:r>
        <w:br/>
      </w:r>
      <w:r>
        <w:rPr>
          <w:rStyle w:val="KeywordTok"/>
        </w:rPr>
        <w:t>summary</w:t>
      </w:r>
      <w:r>
        <w:rPr>
          <w:rStyle w:val="NormalTok"/>
        </w:rPr>
        <w:t>(FCS1)</w:t>
      </w:r>
    </w:p>
    <w:p w14:paraId="1D277581" w14:textId="77777777" w:rsidR="00F90410" w:rsidRDefault="00F90410" w:rsidP="00F90410">
      <w:pPr>
        <w:pStyle w:val="SourceCode"/>
      </w:pPr>
      <w:r>
        <w:rPr>
          <w:rStyle w:val="VerbatimChar"/>
        </w:rPr>
        <w:t xml:space="preserve">## </w:t>
      </w:r>
      <w:r>
        <w:br/>
      </w:r>
      <w:r>
        <w:rPr>
          <w:rStyle w:val="VerbatimChar"/>
        </w:rPr>
        <w:t>## Call:</w:t>
      </w:r>
      <w:r>
        <w:br/>
      </w:r>
      <w:r>
        <w:rPr>
          <w:rStyle w:val="VerbatimChar"/>
        </w:rPr>
        <w:t xml:space="preserve">## lm(formula = hybrd1 ~ subseed1 + dishybrd1 + subfert1 + disfert1 + </w:t>
      </w:r>
      <w:r>
        <w:br/>
      </w:r>
      <w:r>
        <w:rPr>
          <w:rStyle w:val="VerbatimChar"/>
        </w:rPr>
        <w:t xml:space="preserve">##     fem_head + ed_any + hhsize + dependency + log(income + 1) + </w:t>
      </w:r>
      <w:r>
        <w:br/>
      </w:r>
      <w:r>
        <w:rPr>
          <w:rStyle w:val="VerbatimChar"/>
        </w:rPr>
        <w:t xml:space="preserve">##     log(off_farm_income_hh + 1) + log(area_tot) + log(asset) + </w:t>
      </w:r>
      <w:r>
        <w:br/>
      </w:r>
      <w:r>
        <w:rPr>
          <w:rStyle w:val="VerbatimChar"/>
        </w:rPr>
        <w:t xml:space="preserve">##     log(TLU + 1) + hqi + SACCO + factor(ZONE) + avgpPrecip + </w:t>
      </w:r>
      <w:r>
        <w:br/>
      </w:r>
      <w:r>
        <w:rPr>
          <w:rStyle w:val="VerbatimChar"/>
        </w:rPr>
        <w:t>##     avgTemp + dist2town + dist2market + factor(surveyyear),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-0.92475 -0.23709 -0.05521  0.10945  1.06765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-7.443e-01  1.489e-01  -4.998 6.35e-07 ***</w:t>
      </w:r>
      <w:r>
        <w:br/>
      </w:r>
      <w:r>
        <w:rPr>
          <w:rStyle w:val="VerbatimChar"/>
        </w:rPr>
        <w:t>## subseed1                        4.253e-01  2.756e-02  15.432  &lt; 2e-16 ***</w:t>
      </w:r>
      <w:r>
        <w:br/>
      </w:r>
      <w:r>
        <w:rPr>
          <w:rStyle w:val="VerbatimChar"/>
        </w:rPr>
        <w:t>## dishybrd1                       2.700e-01  4.708e-02   5.734 1.14e-08 ***</w:t>
      </w:r>
      <w:r>
        <w:br/>
      </w:r>
      <w:r>
        <w:rPr>
          <w:rStyle w:val="VerbatimChar"/>
        </w:rPr>
        <w:t xml:space="preserve">## subfert1                        9.144e-02  8.509e-02   1.075   0.2827    </w:t>
      </w:r>
      <w:r>
        <w:br/>
      </w:r>
      <w:r>
        <w:rPr>
          <w:rStyle w:val="VerbatimChar"/>
        </w:rPr>
        <w:t xml:space="preserve">## disfert1                        1.740e-02  3.901e-02   0.446   0.6556    </w:t>
      </w:r>
      <w:r>
        <w:br/>
      </w:r>
      <w:r>
        <w:rPr>
          <w:rStyle w:val="VerbatimChar"/>
        </w:rPr>
        <w:t xml:space="preserve">## fem_head                        4.326e-03  2.073e-02   0.209   0.8347    </w:t>
      </w:r>
      <w:r>
        <w:br/>
      </w:r>
      <w:r>
        <w:rPr>
          <w:rStyle w:val="VerbatimChar"/>
        </w:rPr>
        <w:t xml:space="preserve">## ed_any                          2.958e-02  1.982e-02   1.492   0.1359    </w:t>
      </w:r>
      <w:r>
        <w:br/>
      </w:r>
      <w:r>
        <w:rPr>
          <w:rStyle w:val="VerbatimChar"/>
        </w:rPr>
        <w:t xml:space="preserve">## hhsize                          2.569e-03  3.103e-03   0.828   0.4079    </w:t>
      </w:r>
      <w:r>
        <w:br/>
      </w:r>
      <w:r>
        <w:rPr>
          <w:rStyle w:val="VerbatimChar"/>
        </w:rPr>
        <w:t xml:space="preserve">## dependency                      2.620e-04  3.816e-04   0.686   0.4925    </w:t>
      </w:r>
      <w:r>
        <w:br/>
      </w:r>
      <w:r>
        <w:rPr>
          <w:rStyle w:val="VerbatimChar"/>
        </w:rPr>
        <w:t xml:space="preserve">## log(income + 1)                 4.396e-03  2.714e-03   1.619   0.1055    </w:t>
      </w:r>
      <w:r>
        <w:br/>
      </w:r>
      <w:r>
        <w:rPr>
          <w:rStyle w:val="VerbatimChar"/>
        </w:rPr>
        <w:t xml:space="preserve">## log(off_farm_income_hh + 1)    -1.572e-03  1.433e-03  -1.097   0.2727    </w:t>
      </w:r>
      <w:r>
        <w:br/>
      </w:r>
      <w:r>
        <w:rPr>
          <w:rStyle w:val="VerbatimChar"/>
        </w:rPr>
        <w:t xml:space="preserve">## log(area_tot)                   1.709e-03  9.523e-03   0.179   0.8576    </w:t>
      </w:r>
      <w:r>
        <w:br/>
      </w:r>
      <w:r>
        <w:rPr>
          <w:rStyle w:val="VerbatimChar"/>
        </w:rPr>
        <w:t>## log(asset)                      2.043e-02  5.760e-03   3.547   0.0004 ***</w:t>
      </w:r>
      <w:r>
        <w:br/>
      </w:r>
      <w:r>
        <w:rPr>
          <w:rStyle w:val="VerbatimChar"/>
        </w:rPr>
        <w:t xml:space="preserve">## log(TLU + 1)                   -8.070e-05  1.201e-02  -0.007   0.9946    </w:t>
      </w:r>
      <w:r>
        <w:br/>
      </w:r>
      <w:r>
        <w:rPr>
          <w:rStyle w:val="VerbatimChar"/>
        </w:rPr>
        <w:t>## hqi                             1.024e-01  1.699e-02   6.027 2.01e-09 ***</w:t>
      </w:r>
      <w:r>
        <w:br/>
      </w:r>
      <w:r>
        <w:rPr>
          <w:rStyle w:val="VerbatimChar"/>
        </w:rPr>
        <w:t xml:space="preserve">## SACCO                           3.732e-02  3.365e-02   1.109   0.2676    </w:t>
      </w:r>
      <w:r>
        <w:br/>
      </w:r>
      <w:r>
        <w:rPr>
          <w:rStyle w:val="VerbatimChar"/>
        </w:rPr>
        <w:t xml:space="preserve">## factor(ZONE)EASTERN             9.161e-02  4.958e-02   1.847   0.0648 .  </w:t>
      </w:r>
      <w:r>
        <w:br/>
      </w:r>
      <w:r>
        <w:rPr>
          <w:rStyle w:val="VerbatimChar"/>
        </w:rPr>
        <w:t xml:space="preserve">## factor(ZONE)LAKE                9.635e-02  4.464e-02   2.159   0.0310 *  </w:t>
      </w:r>
      <w:r>
        <w:br/>
      </w:r>
      <w:r>
        <w:rPr>
          <w:rStyle w:val="VerbatimChar"/>
        </w:rPr>
        <w:t xml:space="preserve">## factor(ZONE)NORTHERN            9.788e-02  3.853e-02   2.540   0.0112 *  </w:t>
      </w:r>
      <w:r>
        <w:br/>
      </w:r>
      <w:r>
        <w:rPr>
          <w:rStyle w:val="VerbatimChar"/>
        </w:rPr>
        <w:t xml:space="preserve">## factor(ZONE)SOUTHERN            3.715e-02  4.211e-02   0.882   0.3778    </w:t>
      </w:r>
      <w:r>
        <w:br/>
      </w:r>
      <w:r>
        <w:rPr>
          <w:rStyle w:val="VerbatimChar"/>
        </w:rPr>
        <w:t xml:space="preserve">## factor(ZONE)SOUTHERN-HIGHLANDS  4.415e-02  4.129e-02   1.069   0.2851    </w:t>
      </w:r>
      <w:r>
        <w:br/>
      </w:r>
      <w:r>
        <w:rPr>
          <w:rStyle w:val="VerbatimChar"/>
        </w:rPr>
        <w:t xml:space="preserve">## factor(ZONE)WESTERN             9.020e-02  4.005e-02   2.252   0.0244 *  </w:t>
      </w:r>
      <w:r>
        <w:br/>
      </w:r>
      <w:r>
        <w:rPr>
          <w:rStyle w:val="VerbatimChar"/>
        </w:rPr>
        <w:t xml:space="preserve">## avgpPrecip                     -4.136e-05  3.265e-05  -1.267   0.2054    </w:t>
      </w:r>
      <w:r>
        <w:br/>
      </w:r>
      <w:r>
        <w:rPr>
          <w:rStyle w:val="VerbatimChar"/>
        </w:rPr>
        <w:t xml:space="preserve">## avgTemp                        -3.541e-04  4.206e-04  -0.842   0.3999    </w:t>
      </w:r>
      <w:r>
        <w:br/>
      </w:r>
      <w:r>
        <w:rPr>
          <w:rStyle w:val="VerbatimChar"/>
        </w:rPr>
        <w:t xml:space="preserve">## dist2town                      -3.424e-04  3.114e-04  -1.100   0.2716    </w:t>
      </w:r>
      <w:r>
        <w:br/>
      </w:r>
      <w:r>
        <w:rPr>
          <w:rStyle w:val="VerbatimChar"/>
        </w:rPr>
        <w:t xml:space="preserve">## dist2market                    -1.596e-04  2.181e-04  -0.732   0.4644    </w:t>
      </w:r>
      <w:r>
        <w:br/>
      </w:r>
      <w:r>
        <w:rPr>
          <w:rStyle w:val="VerbatimChar"/>
        </w:rPr>
        <w:t>## factor(surveyyear)2012          4.049e-01  3.220e-02  12.575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0.3415 on 1855 degrees of freedom</w:t>
      </w:r>
      <w:r>
        <w:br/>
      </w:r>
      <w:r>
        <w:rPr>
          <w:rStyle w:val="VerbatimChar"/>
        </w:rPr>
        <w:t>##   (1440 observations deleted due to missingness)</w:t>
      </w:r>
      <w:r>
        <w:br/>
      </w:r>
      <w:r>
        <w:rPr>
          <w:rStyle w:val="VerbatimChar"/>
        </w:rPr>
        <w:t xml:space="preserve">## Multiple R-squared:  0.3042, Adjusted R-squared:  0.2945 </w:t>
      </w:r>
      <w:r>
        <w:br/>
      </w:r>
      <w:r>
        <w:rPr>
          <w:rStyle w:val="VerbatimChar"/>
        </w:rPr>
        <w:t>## F-statistic: 31.19 on 26 and 1855 DF,  p-value: &lt; 2.2e-16</w:t>
      </w:r>
    </w:p>
    <w:p w14:paraId="0DD398ED" w14:textId="77777777" w:rsidR="00F90410" w:rsidRDefault="00F90410" w:rsidP="00F90410">
      <w:pPr>
        <w:pStyle w:val="FirstParagraph"/>
      </w:pPr>
      <w:r>
        <w:t>Food consumption score First stage: fertiliser use</w:t>
      </w:r>
    </w:p>
    <w:p w14:paraId="099E8562" w14:textId="77777777" w:rsidR="00F90410" w:rsidRDefault="00F90410" w:rsidP="00F90410">
      <w:pPr>
        <w:pStyle w:val="SourceCode"/>
      </w:pPr>
      <w:r>
        <w:rPr>
          <w:rStyle w:val="NormalTok"/>
        </w:rPr>
        <w:t>FCS2 &lt;-</w:t>
      </w:r>
      <w:r>
        <w:rPr>
          <w:rStyle w:val="StringTok"/>
        </w:rPr>
        <w:t xml:space="preserve"> </w:t>
      </w:r>
      <w:r>
        <w:rPr>
          <w:rStyle w:val="KeywordTok"/>
        </w:rPr>
        <w:t>lm</w:t>
      </w:r>
      <w:r>
        <w:rPr>
          <w:rStyle w:val="NormalTok"/>
        </w:rPr>
        <w:t>(fert1 ~</w:t>
      </w:r>
      <w:r>
        <w:rPr>
          <w:rStyle w:val="StringTok"/>
        </w:rPr>
        <w:t xml:space="preserve"> </w:t>
      </w:r>
      <w:r>
        <w:rPr>
          <w:rStyle w:val="NormalTok"/>
        </w:rPr>
        <w:t>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disfert1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 xml:space="preserve">(surveyyear), </w:t>
      </w:r>
      <w:r>
        <w:rPr>
          <w:rStyle w:val="DataTypeTok"/>
        </w:rPr>
        <w:t>data=</w:t>
      </w:r>
      <w:r>
        <w:rPr>
          <w:rStyle w:val="NormalTok"/>
        </w:rPr>
        <w:t>Data2010_2012maize)</w:t>
      </w:r>
      <w:r>
        <w:br/>
      </w:r>
      <w:r>
        <w:rPr>
          <w:rStyle w:val="KeywordTok"/>
        </w:rPr>
        <w:t>summary</w:t>
      </w:r>
      <w:r>
        <w:rPr>
          <w:rStyle w:val="NormalTok"/>
        </w:rPr>
        <w:t>(FCS2)</w:t>
      </w:r>
    </w:p>
    <w:p w14:paraId="216FA671" w14:textId="77777777" w:rsidR="00F90410" w:rsidRDefault="00F90410" w:rsidP="00F90410">
      <w:pPr>
        <w:pStyle w:val="SourceCode"/>
      </w:pPr>
      <w:r>
        <w:rPr>
          <w:rStyle w:val="VerbatimChar"/>
        </w:rPr>
        <w:lastRenderedPageBreak/>
        <w:t xml:space="preserve">## </w:t>
      </w:r>
      <w:r>
        <w:br/>
      </w:r>
      <w:r>
        <w:rPr>
          <w:rStyle w:val="VerbatimChar"/>
        </w:rPr>
        <w:t>## Call:</w:t>
      </w:r>
      <w:r>
        <w:br/>
      </w:r>
      <w:r>
        <w:rPr>
          <w:rStyle w:val="VerbatimChar"/>
        </w:rPr>
        <w:t xml:space="preserve">## lm(formula = fert1 ~ subseed1 + dishybrd1 + subfert1 + disfert1 + </w:t>
      </w:r>
      <w:r>
        <w:br/>
      </w:r>
      <w:r>
        <w:rPr>
          <w:rStyle w:val="VerbatimChar"/>
        </w:rPr>
        <w:t xml:space="preserve">##     fem_head + ed_any + hhsize + dependency + log(income + 1) + </w:t>
      </w:r>
      <w:r>
        <w:br/>
      </w:r>
      <w:r>
        <w:rPr>
          <w:rStyle w:val="VerbatimChar"/>
        </w:rPr>
        <w:t xml:space="preserve">##     log(off_farm_income_hh + 1) + log(area_tot) + log(asset) + </w:t>
      </w:r>
      <w:r>
        <w:br/>
      </w:r>
      <w:r>
        <w:rPr>
          <w:rStyle w:val="VerbatimChar"/>
        </w:rPr>
        <w:t xml:space="preserve">##     log(TLU + 1) + hqi + SACCO + factor(ZONE) + avgpPrecip + </w:t>
      </w:r>
      <w:r>
        <w:br/>
      </w:r>
      <w:r>
        <w:rPr>
          <w:rStyle w:val="VerbatimChar"/>
        </w:rPr>
        <w:t>##     avgTemp + dist2town + dist2market + factor(surveyyear),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-0.84899 -0.15252 -0.04695  0.06643  1.01255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-1.470e-01  1.354e-01  -1.086 0.277793    </w:t>
      </w:r>
      <w:r>
        <w:br/>
      </w:r>
      <w:r>
        <w:rPr>
          <w:rStyle w:val="VerbatimChar"/>
        </w:rPr>
        <w:t xml:space="preserve">## subseed1                        2.626e-02  2.506e-02   1.048 0.294833    </w:t>
      </w:r>
      <w:r>
        <w:br/>
      </w:r>
      <w:r>
        <w:rPr>
          <w:rStyle w:val="VerbatimChar"/>
        </w:rPr>
        <w:t xml:space="preserve">## dishybrd1                      -2.155e-02  4.280e-02  -0.504 0.614645    </w:t>
      </w:r>
      <w:r>
        <w:br/>
      </w:r>
      <w:r>
        <w:rPr>
          <w:rStyle w:val="VerbatimChar"/>
        </w:rPr>
        <w:t>## subfert1                        4.198e-01  7.736e-02   5.427 6.50e-08 ***</w:t>
      </w:r>
      <w:r>
        <w:br/>
      </w:r>
      <w:r>
        <w:rPr>
          <w:rStyle w:val="VerbatimChar"/>
        </w:rPr>
        <w:t>## disfert1                        5.925e-01  3.547e-02  16.706  &lt; 2e-16 ***</w:t>
      </w:r>
      <w:r>
        <w:br/>
      </w:r>
      <w:r>
        <w:rPr>
          <w:rStyle w:val="VerbatimChar"/>
        </w:rPr>
        <w:t xml:space="preserve">## fem_head                        2.709e-02  1.884e-02   1.438 0.150718    </w:t>
      </w:r>
      <w:r>
        <w:br/>
      </w:r>
      <w:r>
        <w:rPr>
          <w:rStyle w:val="VerbatimChar"/>
        </w:rPr>
        <w:t xml:space="preserve">## ed_any                          3.978e-02  1.802e-02   2.207 0.027407 *  </w:t>
      </w:r>
      <w:r>
        <w:br/>
      </w:r>
      <w:r>
        <w:rPr>
          <w:rStyle w:val="VerbatimChar"/>
        </w:rPr>
        <w:t xml:space="preserve">## hhsize                         -3.986e-03  2.821e-03  -1.413 0.157846    </w:t>
      </w:r>
      <w:r>
        <w:br/>
      </w:r>
      <w:r>
        <w:rPr>
          <w:rStyle w:val="VerbatimChar"/>
        </w:rPr>
        <w:t xml:space="preserve">## dependency                      3.228e-04  3.470e-04   0.930 0.352286    </w:t>
      </w:r>
      <w:r>
        <w:br/>
      </w:r>
      <w:r>
        <w:rPr>
          <w:rStyle w:val="VerbatimChar"/>
        </w:rPr>
        <w:t>## log(income + 1)                 9.011e-03  2.468e-03   3.652 0.000268 ***</w:t>
      </w:r>
      <w:r>
        <w:br/>
      </w:r>
      <w:r>
        <w:rPr>
          <w:rStyle w:val="VerbatimChar"/>
        </w:rPr>
        <w:t xml:space="preserve">## log(off_farm_income_hh + 1)    -1.919e-03  1.303e-03  -1.474 0.140758    </w:t>
      </w:r>
      <w:r>
        <w:br/>
      </w:r>
      <w:r>
        <w:rPr>
          <w:rStyle w:val="VerbatimChar"/>
        </w:rPr>
        <w:t>## log(area_tot)                   4.621e-02  8.658e-03   5.338 1.06e-07 ***</w:t>
      </w:r>
      <w:r>
        <w:br/>
      </w:r>
      <w:r>
        <w:rPr>
          <w:rStyle w:val="VerbatimChar"/>
        </w:rPr>
        <w:t xml:space="preserve">## log(asset)                      1.030e-02  5.237e-03   1.966 0.049422 *  </w:t>
      </w:r>
      <w:r>
        <w:br/>
      </w:r>
      <w:r>
        <w:rPr>
          <w:rStyle w:val="VerbatimChar"/>
        </w:rPr>
        <w:t xml:space="preserve">## log(TLU + 1)                   -3.155e-02  1.092e-02  -2.890 0.003900 ** </w:t>
      </w:r>
      <w:r>
        <w:br/>
      </w:r>
      <w:r>
        <w:rPr>
          <w:rStyle w:val="VerbatimChar"/>
        </w:rPr>
        <w:t>## hqi                             9.671e-02  1.544e-02   6.262 4.71e-10 ***</w:t>
      </w:r>
      <w:r>
        <w:br/>
      </w:r>
      <w:r>
        <w:rPr>
          <w:rStyle w:val="VerbatimChar"/>
        </w:rPr>
        <w:t xml:space="preserve">## SACCO                           7.663e-02  3.059e-02   2.505 0.012336 *  </w:t>
      </w:r>
      <w:r>
        <w:br/>
      </w:r>
      <w:r>
        <w:rPr>
          <w:rStyle w:val="VerbatimChar"/>
        </w:rPr>
        <w:t xml:space="preserve">## factor(ZONE)EASTERN             2.430e-02  4.508e-02   0.539 0.589855    </w:t>
      </w:r>
      <w:r>
        <w:br/>
      </w:r>
      <w:r>
        <w:rPr>
          <w:rStyle w:val="VerbatimChar"/>
        </w:rPr>
        <w:t xml:space="preserve">## factor(ZONE)LAKE                2.624e-02  4.058e-02   0.647 0.517988    </w:t>
      </w:r>
      <w:r>
        <w:br/>
      </w:r>
      <w:r>
        <w:rPr>
          <w:rStyle w:val="VerbatimChar"/>
        </w:rPr>
        <w:t xml:space="preserve">## factor(ZONE)NORTHERN            1.284e-02  3.503e-02   0.366 0.714056    </w:t>
      </w:r>
      <w:r>
        <w:br/>
      </w:r>
      <w:r>
        <w:rPr>
          <w:rStyle w:val="VerbatimChar"/>
        </w:rPr>
        <w:t xml:space="preserve">## factor(ZONE)SOUTHERN            8.487e-02  3.829e-02   2.217 0.026762 *  </w:t>
      </w:r>
      <w:r>
        <w:br/>
      </w:r>
      <w:r>
        <w:rPr>
          <w:rStyle w:val="VerbatimChar"/>
        </w:rPr>
        <w:t xml:space="preserve">## factor(ZONE)SOUTHERN-HIGHLANDS  1.339e-02  3.754e-02   0.357 0.721290    </w:t>
      </w:r>
      <w:r>
        <w:br/>
      </w:r>
      <w:r>
        <w:rPr>
          <w:rStyle w:val="VerbatimChar"/>
        </w:rPr>
        <w:t xml:space="preserve">## factor(ZONE)WESTERN             1.856e-02  3.641e-02   0.510 0.610383    </w:t>
      </w:r>
      <w:r>
        <w:br/>
      </w:r>
      <w:r>
        <w:rPr>
          <w:rStyle w:val="VerbatimChar"/>
        </w:rPr>
        <w:t xml:space="preserve">## avgpPrecip                      4.412e-07  2.968e-05   0.015 0.988142    </w:t>
      </w:r>
      <w:r>
        <w:br/>
      </w:r>
      <w:r>
        <w:rPr>
          <w:rStyle w:val="VerbatimChar"/>
        </w:rPr>
        <w:t>## avgTemp                        -2.028e-03  3.824e-04  -5.304 1.27e-07 ***</w:t>
      </w:r>
      <w:r>
        <w:br/>
      </w:r>
      <w:r>
        <w:rPr>
          <w:rStyle w:val="VerbatimChar"/>
        </w:rPr>
        <w:t xml:space="preserve">## dist2town                      -2.411e-04  2.831e-04  -0.852 0.394480    </w:t>
      </w:r>
      <w:r>
        <w:br/>
      </w:r>
      <w:r>
        <w:rPr>
          <w:rStyle w:val="VerbatimChar"/>
        </w:rPr>
        <w:t xml:space="preserve">## dist2market                     5.842e-05  1.982e-04   0.295 0.768265    </w:t>
      </w:r>
      <w:r>
        <w:br/>
      </w:r>
      <w:r>
        <w:rPr>
          <w:rStyle w:val="VerbatimChar"/>
        </w:rPr>
        <w:t xml:space="preserve">## factor(surveyyear)2012          2.101e-02  2.928e-02   0.718 0.473105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0.3105 on 1855 degrees of freedom</w:t>
      </w:r>
      <w:r>
        <w:br/>
      </w:r>
      <w:r>
        <w:rPr>
          <w:rStyle w:val="VerbatimChar"/>
        </w:rPr>
        <w:t>##   (1440 observations deleted due to missingness)</w:t>
      </w:r>
      <w:r>
        <w:br/>
      </w:r>
      <w:r>
        <w:rPr>
          <w:rStyle w:val="VerbatimChar"/>
        </w:rPr>
        <w:t xml:space="preserve">## Multiple R-squared:  0.3639, Adjusted R-squared:  0.355 </w:t>
      </w:r>
      <w:r>
        <w:br/>
      </w:r>
      <w:r>
        <w:rPr>
          <w:rStyle w:val="VerbatimChar"/>
        </w:rPr>
        <w:t>## F-statistic: 40.81 on 26 and 1855 DF,  p-value: &lt; 2.2e-16</w:t>
      </w:r>
    </w:p>
    <w:p w14:paraId="53510C79" w14:textId="77777777" w:rsidR="00F90410" w:rsidRDefault="00F90410" w:rsidP="00F90410">
      <w:pPr>
        <w:pStyle w:val="FirstParagraph"/>
      </w:pPr>
      <w:r>
        <w:t>Food consumption score Second stage</w:t>
      </w:r>
    </w:p>
    <w:p w14:paraId="67586C79" w14:textId="77777777" w:rsidR="00F90410" w:rsidRDefault="00F90410" w:rsidP="00F90410">
      <w:pPr>
        <w:pStyle w:val="SourceCode"/>
      </w:pPr>
      <w:r>
        <w:rPr>
          <w:rStyle w:val="CommentTok"/>
        </w:rPr>
        <w:t># Second Stage</w:t>
      </w:r>
      <w:r>
        <w:br/>
      </w:r>
      <w:r>
        <w:rPr>
          <w:rStyle w:val="NormalTok"/>
        </w:rPr>
        <w:t>FCSi &lt;-</w:t>
      </w:r>
      <w:r>
        <w:rPr>
          <w:rStyle w:val="StringTok"/>
        </w:rPr>
        <w:t xml:space="preserve"> </w:t>
      </w:r>
      <w:r>
        <w:rPr>
          <w:rStyle w:val="KeywordTok"/>
        </w:rPr>
        <w:t>ivreg</w:t>
      </w:r>
      <w:r>
        <w:rPr>
          <w:rStyle w:val="NormalTok"/>
        </w:rPr>
        <w:t>(FCS ~</w:t>
      </w:r>
      <w:r>
        <w:rPr>
          <w:rStyle w:val="StringTok"/>
        </w:rPr>
        <w:t xml:space="preserve"> </w:t>
      </w:r>
      <w:r>
        <w:rPr>
          <w:rStyle w:val="NormalTok"/>
        </w:rPr>
        <w:t>hybrd1 +</w:t>
      </w:r>
      <w:r>
        <w:rPr>
          <w:rStyle w:val="StringTok"/>
        </w:rPr>
        <w:t xml:space="preserve"> </w:t>
      </w:r>
      <w:r>
        <w:rPr>
          <w:rStyle w:val="NormalTok"/>
        </w:rPr>
        <w:t>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(surveyyear)|</w:t>
      </w:r>
      <w:r>
        <w:br/>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w:t>
      </w:r>
      <w:r>
        <w:br/>
      </w:r>
      <w:r>
        <w:rPr>
          <w:rStyle w:val="NormalTok"/>
        </w:rPr>
        <w:t xml:space="preserve">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(surveyyear) +subseed1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 xml:space="preserve">disfert1, </w:t>
      </w:r>
      <w:r>
        <w:rPr>
          <w:rStyle w:val="DataTypeTok"/>
        </w:rPr>
        <w:t>data=</w:t>
      </w:r>
      <w:r>
        <w:rPr>
          <w:rStyle w:val="NormalTok"/>
        </w:rPr>
        <w:t>Data2010_2012maize)</w:t>
      </w:r>
      <w:r>
        <w:br/>
      </w:r>
      <w:r>
        <w:br/>
      </w:r>
      <w:r>
        <w:rPr>
          <w:rStyle w:val="KeywordTok"/>
        </w:rPr>
        <w:t>summary</w:t>
      </w:r>
      <w:r>
        <w:rPr>
          <w:rStyle w:val="NormalTok"/>
        </w:rPr>
        <w:t xml:space="preserve">(FCSi, </w:t>
      </w:r>
      <w:r>
        <w:rPr>
          <w:rStyle w:val="DataTypeTok"/>
        </w:rPr>
        <w:t>diagnostics=</w:t>
      </w:r>
      <w:r>
        <w:rPr>
          <w:rStyle w:val="OtherTok"/>
        </w:rPr>
        <w:t>TRUE</w:t>
      </w:r>
      <w:r>
        <w:rPr>
          <w:rStyle w:val="NormalTok"/>
        </w:rPr>
        <w:t>)</w:t>
      </w:r>
    </w:p>
    <w:p w14:paraId="46465B16" w14:textId="77777777" w:rsidR="00F90410" w:rsidRDefault="00F90410" w:rsidP="00F90410">
      <w:pPr>
        <w:pStyle w:val="SourceCode"/>
      </w:pPr>
      <w:r>
        <w:rPr>
          <w:rStyle w:val="VerbatimChar"/>
        </w:rPr>
        <w:lastRenderedPageBreak/>
        <w:t xml:space="preserve">## </w:t>
      </w:r>
      <w:r>
        <w:br/>
      </w:r>
      <w:r>
        <w:rPr>
          <w:rStyle w:val="VerbatimChar"/>
        </w:rPr>
        <w:t>## Call:</w:t>
      </w:r>
      <w:r>
        <w:br/>
      </w:r>
      <w:r>
        <w:rPr>
          <w:rStyle w:val="VerbatimChar"/>
        </w:rPr>
        <w:t xml:space="preserve">## ivreg(formula = FCS ~ hybrd1 + fert1 + fem_head + ed_any + hhsize + </w:t>
      </w:r>
      <w:r>
        <w:br/>
      </w:r>
      <w:r>
        <w:rPr>
          <w:rStyle w:val="VerbatimChar"/>
        </w:rPr>
        <w:t xml:space="preserve">##     dependency + log(income + 1) + log(off_farm_income_hh + 1) + </w:t>
      </w:r>
      <w:r>
        <w:br/>
      </w:r>
      <w:r>
        <w:rPr>
          <w:rStyle w:val="VerbatimChar"/>
        </w:rPr>
        <w:t xml:space="preserve">##     log(area_tot) + log(asset) + log(TLU + 1) + hqi + SACCO + </w:t>
      </w:r>
      <w:r>
        <w:br/>
      </w:r>
      <w:r>
        <w:rPr>
          <w:rStyle w:val="VerbatimChar"/>
        </w:rPr>
        <w:t xml:space="preserve">##     factor(ZONE) + avgpPrecip + avgTemp + dist2town + dist2market + </w:t>
      </w:r>
      <w:r>
        <w:br/>
      </w:r>
      <w:r>
        <w:rPr>
          <w:rStyle w:val="VerbatimChar"/>
        </w:rPr>
        <w:t xml:space="preserve">##     factor(surveyyear) | fem_head + ed_any + hhsize + dependency + </w:t>
      </w:r>
      <w:r>
        <w:br/>
      </w:r>
      <w:r>
        <w:rPr>
          <w:rStyle w:val="VerbatimChar"/>
        </w:rPr>
        <w:t xml:space="preserve">##     log(income + 1) + +log(off_farm_income_hh + 1) + log(area_tot) + </w:t>
      </w:r>
      <w:r>
        <w:br/>
      </w:r>
      <w:r>
        <w:rPr>
          <w:rStyle w:val="VerbatimChar"/>
        </w:rPr>
        <w:t xml:space="preserve">##     log(asset) + log(TLU + 1) + hqi + SACCO + factor(ZONE) + </w:t>
      </w:r>
      <w:r>
        <w:br/>
      </w:r>
      <w:r>
        <w:rPr>
          <w:rStyle w:val="VerbatimChar"/>
        </w:rPr>
        <w:t xml:space="preserve">##     avgpPrecip + avgTemp + dist2town + dist2market + factor(surveyyear) + </w:t>
      </w:r>
      <w:r>
        <w:br/>
      </w:r>
      <w:r>
        <w:rPr>
          <w:rStyle w:val="VerbatimChar"/>
        </w:rPr>
        <w:t>##     subseed1 + dishybrd1 + subfert1 + disfert1,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-59.9729 -10.4874  -0.5898   9.5482  57.4815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-9.025673   7.138594  -1.264 0.206264    </w:t>
      </w:r>
      <w:r>
        <w:br/>
      </w:r>
      <w:r>
        <w:rPr>
          <w:rStyle w:val="VerbatimChar"/>
        </w:rPr>
        <w:t xml:space="preserve">## hybrd1                          1.608004   2.757258   0.583 0.559836    </w:t>
      </w:r>
      <w:r>
        <w:br/>
      </w:r>
      <w:r>
        <w:rPr>
          <w:rStyle w:val="VerbatimChar"/>
        </w:rPr>
        <w:t xml:space="preserve">## fert1                          -0.860540   2.703863  -0.318 0.750321    </w:t>
      </w:r>
      <w:r>
        <w:br/>
      </w:r>
      <w:r>
        <w:rPr>
          <w:rStyle w:val="VerbatimChar"/>
        </w:rPr>
        <w:t xml:space="preserve">## fem_head                       -0.066046   0.947840  -0.070 0.944455    </w:t>
      </w:r>
      <w:r>
        <w:br/>
      </w:r>
      <w:r>
        <w:rPr>
          <w:rStyle w:val="VerbatimChar"/>
        </w:rPr>
        <w:t>## ed_any                          3.337811   0.917445   3.638 0.000282 ***</w:t>
      </w:r>
      <w:r>
        <w:br/>
      </w:r>
      <w:r>
        <w:rPr>
          <w:rStyle w:val="VerbatimChar"/>
        </w:rPr>
        <w:t xml:space="preserve">## hhsize                          0.004416   0.142608   0.031 0.975299    </w:t>
      </w:r>
      <w:r>
        <w:br/>
      </w:r>
      <w:r>
        <w:rPr>
          <w:rStyle w:val="VerbatimChar"/>
        </w:rPr>
        <w:t xml:space="preserve">## dependency                     -0.009611   0.017458  -0.551 0.582011    </w:t>
      </w:r>
      <w:r>
        <w:br/>
      </w:r>
      <w:r>
        <w:rPr>
          <w:rStyle w:val="VerbatimChar"/>
        </w:rPr>
        <w:t xml:space="preserve">## log(income + 1)                 0.230127   0.126369   1.821 0.068757 .  </w:t>
      </w:r>
      <w:r>
        <w:br/>
      </w:r>
      <w:r>
        <w:rPr>
          <w:rStyle w:val="VerbatimChar"/>
        </w:rPr>
        <w:t xml:space="preserve">## log(off_farm_income_hh + 1)     0.122105   0.065522   1.864 0.062540 .  </w:t>
      </w:r>
      <w:r>
        <w:br/>
      </w:r>
      <w:r>
        <w:rPr>
          <w:rStyle w:val="VerbatimChar"/>
        </w:rPr>
        <w:t xml:space="preserve">## log(area_tot)                   1.195626   0.451608   2.647 0.008178 ** </w:t>
      </w:r>
      <w:r>
        <w:br/>
      </w:r>
      <w:r>
        <w:rPr>
          <w:rStyle w:val="VerbatimChar"/>
        </w:rPr>
        <w:t xml:space="preserve">## log(asset)                      0.524707   0.273929   1.915 0.055584 .  </w:t>
      </w:r>
      <w:r>
        <w:br/>
      </w:r>
      <w:r>
        <w:rPr>
          <w:rStyle w:val="VerbatimChar"/>
        </w:rPr>
        <w:t>## log(TLU + 1)                    4.234969   0.556253   7.613 4.22e-14 ***</w:t>
      </w:r>
      <w:r>
        <w:br/>
      </w:r>
      <w:r>
        <w:rPr>
          <w:rStyle w:val="VerbatimChar"/>
        </w:rPr>
        <w:t>## hqi                             6.564173   0.889940   7.376 2.45e-13 ***</w:t>
      </w:r>
      <w:r>
        <w:br/>
      </w:r>
      <w:r>
        <w:rPr>
          <w:rStyle w:val="VerbatimChar"/>
        </w:rPr>
        <w:t>## SACCO                           5.240895   1.552611   3.376 0.000752 ***</w:t>
      </w:r>
      <w:r>
        <w:br/>
      </w:r>
      <w:r>
        <w:rPr>
          <w:rStyle w:val="VerbatimChar"/>
        </w:rPr>
        <w:t xml:space="preserve">## factor(ZONE)EASTERN             4.671981   2.283029   2.046 0.040858 *  </w:t>
      </w:r>
      <w:r>
        <w:br/>
      </w:r>
      <w:r>
        <w:rPr>
          <w:rStyle w:val="VerbatimChar"/>
        </w:rPr>
        <w:t xml:space="preserve">## factor(ZONE)LAKE                3.378337   2.058455   1.641 0.100925    </w:t>
      </w:r>
      <w:r>
        <w:br/>
      </w:r>
      <w:r>
        <w:rPr>
          <w:rStyle w:val="VerbatimChar"/>
        </w:rPr>
        <w:t>## factor(ZONE)NORTHERN            9.533174   1.795649   5.309 1.23e-07 ***</w:t>
      </w:r>
      <w:r>
        <w:br/>
      </w:r>
      <w:r>
        <w:rPr>
          <w:rStyle w:val="VerbatimChar"/>
        </w:rPr>
        <w:t xml:space="preserve">## factor(ZONE)SOUTHERN           -2.490781   1.957625  -1.272 0.203409    </w:t>
      </w:r>
      <w:r>
        <w:br/>
      </w:r>
      <w:r>
        <w:rPr>
          <w:rStyle w:val="VerbatimChar"/>
        </w:rPr>
        <w:t xml:space="preserve">## factor(ZONE)SOUTHERN-HIGHLANDS -0.544319   1.877952  -0.290 0.771966    </w:t>
      </w:r>
      <w:r>
        <w:br/>
      </w:r>
      <w:r>
        <w:rPr>
          <w:rStyle w:val="VerbatimChar"/>
        </w:rPr>
        <w:t xml:space="preserve">## factor(ZONE)WESTERN            -1.794611   1.850464  -0.970 0.332264    </w:t>
      </w:r>
      <w:r>
        <w:br/>
      </w:r>
      <w:r>
        <w:rPr>
          <w:rStyle w:val="VerbatimChar"/>
        </w:rPr>
        <w:t xml:space="preserve">## avgpPrecip                      0.002430   0.001501   1.619 0.105662    </w:t>
      </w:r>
      <w:r>
        <w:br/>
      </w:r>
      <w:r>
        <w:rPr>
          <w:rStyle w:val="VerbatimChar"/>
        </w:rPr>
        <w:t xml:space="preserve">## avgTemp                         0.056922   0.021556   2.641 0.008344 ** </w:t>
      </w:r>
      <w:r>
        <w:br/>
      </w:r>
      <w:r>
        <w:rPr>
          <w:rStyle w:val="VerbatimChar"/>
        </w:rPr>
        <w:t xml:space="preserve">## dist2town                       0.001624   0.014319   0.113 0.909716    </w:t>
      </w:r>
      <w:r>
        <w:br/>
      </w:r>
      <w:r>
        <w:rPr>
          <w:rStyle w:val="VerbatimChar"/>
        </w:rPr>
        <w:t xml:space="preserve">## dist2market                     0.010739   0.009931   1.081 0.279642    </w:t>
      </w:r>
      <w:r>
        <w:br/>
      </w:r>
      <w:r>
        <w:rPr>
          <w:rStyle w:val="VerbatimChar"/>
        </w:rPr>
        <w:t xml:space="preserve">## factor(surveyyear)2012          4.400288   1.813286   2.427 0.015332 *  </w:t>
      </w:r>
      <w:r>
        <w:br/>
      </w:r>
      <w:r>
        <w:rPr>
          <w:rStyle w:val="VerbatimChar"/>
        </w:rPr>
        <w:t xml:space="preserve">## </w:t>
      </w:r>
      <w:r>
        <w:br/>
      </w:r>
      <w:r>
        <w:rPr>
          <w:rStyle w:val="VerbatimChar"/>
        </w:rPr>
        <w:t>## Diagnostic tests:</w:t>
      </w:r>
      <w:r>
        <w:br/>
      </w:r>
      <w:r>
        <w:rPr>
          <w:rStyle w:val="VerbatimChar"/>
        </w:rPr>
        <w:t xml:space="preserve">##                            df1  df2 statistic p-value    </w:t>
      </w:r>
      <w:r>
        <w:br/>
      </w:r>
      <w:r>
        <w:rPr>
          <w:rStyle w:val="VerbatimChar"/>
        </w:rPr>
        <w:t>## Weak instruments (hybrd1)    4 1854    72.196  &lt;2e-16 ***</w:t>
      </w:r>
      <w:r>
        <w:br/>
      </w:r>
      <w:r>
        <w:rPr>
          <w:rStyle w:val="VerbatimChar"/>
        </w:rPr>
        <w:t>## Weak instruments (fert1)     4 1854    90.735  &lt;2e-16 ***</w:t>
      </w:r>
      <w:r>
        <w:br/>
      </w:r>
      <w:r>
        <w:rPr>
          <w:rStyle w:val="VerbatimChar"/>
        </w:rPr>
        <w:t xml:space="preserve">## Wu-Hausman                   2 1854     0.168   0.846    </w:t>
      </w:r>
      <w:r>
        <w:br/>
      </w:r>
      <w:r>
        <w:rPr>
          <w:rStyle w:val="VerbatimChar"/>
        </w:rPr>
        <w:t xml:space="preserve">## Sargan                       2   NA     0.390   0.823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15.59 on 1856 degrees of freedom</w:t>
      </w:r>
      <w:r>
        <w:br/>
      </w:r>
      <w:r>
        <w:rPr>
          <w:rStyle w:val="VerbatimChar"/>
        </w:rPr>
        <w:t xml:space="preserve">## Multiple R-Squared: 0.249,   Adjusted R-squared: 0.2393 </w:t>
      </w:r>
      <w:r>
        <w:br/>
      </w:r>
      <w:r>
        <w:rPr>
          <w:rStyle w:val="VerbatimChar"/>
        </w:rPr>
        <w:t>## Wald test: 25.72 on 24 and 1856 DF,  p-value: &lt; 2.2e-16</w:t>
      </w:r>
    </w:p>
    <w:p w14:paraId="142141DF" w14:textId="77777777" w:rsidR="00F90410" w:rsidRDefault="00F90410" w:rsidP="00F90410">
      <w:pPr>
        <w:pStyle w:val="Kop2"/>
      </w:pPr>
      <w:bookmarkStart w:id="137" w:name="coping-strategy-index"/>
      <w:bookmarkEnd w:id="137"/>
      <w:r>
        <w:t>Coping strategy index</w:t>
      </w:r>
    </w:p>
    <w:p w14:paraId="5AE8CA8C" w14:textId="77777777" w:rsidR="00F90410" w:rsidRDefault="00F90410" w:rsidP="00F90410">
      <w:pPr>
        <w:pStyle w:val="FirstParagraph"/>
      </w:pPr>
      <w:r>
        <w:t>First stage: Hybrid seed use</w:t>
      </w:r>
    </w:p>
    <w:p w14:paraId="2FAF4217" w14:textId="77777777" w:rsidR="00F90410" w:rsidRDefault="00F90410" w:rsidP="00F90410">
      <w:pPr>
        <w:pStyle w:val="SourceCode"/>
      </w:pPr>
      <w:r>
        <w:rPr>
          <w:rStyle w:val="CommentTok"/>
        </w:rPr>
        <w:t>#First Stage</w:t>
      </w:r>
      <w:r>
        <w:br/>
      </w:r>
      <w:r>
        <w:rPr>
          <w:rStyle w:val="NormalTok"/>
        </w:rPr>
        <w:t>CSI1 &lt;-</w:t>
      </w:r>
      <w:r>
        <w:rPr>
          <w:rStyle w:val="StringTok"/>
        </w:rPr>
        <w:t xml:space="preserve"> </w:t>
      </w:r>
      <w:r>
        <w:rPr>
          <w:rStyle w:val="KeywordTok"/>
        </w:rPr>
        <w:t>lm</w:t>
      </w:r>
      <w:r>
        <w:rPr>
          <w:rStyle w:val="NormalTok"/>
        </w:rPr>
        <w:t>(hybrd1 ~</w:t>
      </w:r>
      <w:r>
        <w:rPr>
          <w:rStyle w:val="StringTok"/>
        </w:rPr>
        <w:t xml:space="preserve"> </w:t>
      </w:r>
      <w:r>
        <w:rPr>
          <w:rStyle w:val="NormalTok"/>
        </w:rPr>
        <w:t>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disfert1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lastRenderedPageBreak/>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 xml:space="preserve">(surveyyear), </w:t>
      </w:r>
      <w:r>
        <w:rPr>
          <w:rStyle w:val="DataTypeTok"/>
        </w:rPr>
        <w:t>data=</w:t>
      </w:r>
      <w:r>
        <w:rPr>
          <w:rStyle w:val="NormalTok"/>
        </w:rPr>
        <w:t>Data2010_2012maize)</w:t>
      </w:r>
      <w:r>
        <w:br/>
      </w:r>
      <w:r>
        <w:br/>
      </w:r>
      <w:r>
        <w:br/>
      </w:r>
      <w:r>
        <w:rPr>
          <w:rStyle w:val="KeywordTok"/>
        </w:rPr>
        <w:t>summary</w:t>
      </w:r>
      <w:r>
        <w:rPr>
          <w:rStyle w:val="NormalTok"/>
        </w:rPr>
        <w:t>(CSI1)</w:t>
      </w:r>
    </w:p>
    <w:p w14:paraId="71872F0A" w14:textId="77777777" w:rsidR="00F90410" w:rsidRDefault="00F90410" w:rsidP="00F90410">
      <w:pPr>
        <w:pStyle w:val="SourceCode"/>
      </w:pPr>
      <w:r>
        <w:rPr>
          <w:rStyle w:val="VerbatimChar"/>
        </w:rPr>
        <w:t xml:space="preserve">## </w:t>
      </w:r>
      <w:r>
        <w:br/>
      </w:r>
      <w:r>
        <w:rPr>
          <w:rStyle w:val="VerbatimChar"/>
        </w:rPr>
        <w:t>## Call:</w:t>
      </w:r>
      <w:r>
        <w:br/>
      </w:r>
      <w:r>
        <w:rPr>
          <w:rStyle w:val="VerbatimChar"/>
        </w:rPr>
        <w:t xml:space="preserve">## lm(formula = hybrd1 ~ subseed1 + dishybrd1 + subfert1 + disfert1 + </w:t>
      </w:r>
      <w:r>
        <w:br/>
      </w:r>
      <w:r>
        <w:rPr>
          <w:rStyle w:val="VerbatimChar"/>
        </w:rPr>
        <w:t xml:space="preserve">##     fem_head + ed_any + hhsize + dependency + log(income + 1) + </w:t>
      </w:r>
      <w:r>
        <w:br/>
      </w:r>
      <w:r>
        <w:rPr>
          <w:rStyle w:val="VerbatimChar"/>
        </w:rPr>
        <w:t xml:space="preserve">##     log(off_farm_income_hh + 1) + log(area_tot) + log(asset) + </w:t>
      </w:r>
      <w:r>
        <w:br/>
      </w:r>
      <w:r>
        <w:rPr>
          <w:rStyle w:val="VerbatimChar"/>
        </w:rPr>
        <w:t xml:space="preserve">##     log(TLU + 1) + hqi + SACCO + factor(ZONE) + avgpPrecip + </w:t>
      </w:r>
      <w:r>
        <w:br/>
      </w:r>
      <w:r>
        <w:rPr>
          <w:rStyle w:val="VerbatimChar"/>
        </w:rPr>
        <w:t>##     avgTemp + dist2town + dist2market + factor(surveyyear),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-0.92475 -0.23709 -0.05521  0.10945  1.06765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-7.443e-01  1.489e-01  -4.998 6.35e-07 ***</w:t>
      </w:r>
      <w:r>
        <w:br/>
      </w:r>
      <w:r>
        <w:rPr>
          <w:rStyle w:val="VerbatimChar"/>
        </w:rPr>
        <w:t>## subseed1                        4.253e-01  2.756e-02  15.432  &lt; 2e-16 ***</w:t>
      </w:r>
      <w:r>
        <w:br/>
      </w:r>
      <w:r>
        <w:rPr>
          <w:rStyle w:val="VerbatimChar"/>
        </w:rPr>
        <w:t>## dishybrd1                       2.700e-01  4.708e-02   5.734 1.14e-08 ***</w:t>
      </w:r>
      <w:r>
        <w:br/>
      </w:r>
      <w:r>
        <w:rPr>
          <w:rStyle w:val="VerbatimChar"/>
        </w:rPr>
        <w:t xml:space="preserve">## subfert1                        9.144e-02  8.509e-02   1.075   0.2827    </w:t>
      </w:r>
      <w:r>
        <w:br/>
      </w:r>
      <w:r>
        <w:rPr>
          <w:rStyle w:val="VerbatimChar"/>
        </w:rPr>
        <w:t xml:space="preserve">## disfert1                        1.740e-02  3.901e-02   0.446   0.6556    </w:t>
      </w:r>
      <w:r>
        <w:br/>
      </w:r>
      <w:r>
        <w:rPr>
          <w:rStyle w:val="VerbatimChar"/>
        </w:rPr>
        <w:t xml:space="preserve">## fem_head                        4.326e-03  2.073e-02   0.209   0.8347    </w:t>
      </w:r>
      <w:r>
        <w:br/>
      </w:r>
      <w:r>
        <w:rPr>
          <w:rStyle w:val="VerbatimChar"/>
        </w:rPr>
        <w:t xml:space="preserve">## ed_any                          2.958e-02  1.982e-02   1.492   0.1359    </w:t>
      </w:r>
      <w:r>
        <w:br/>
      </w:r>
      <w:r>
        <w:rPr>
          <w:rStyle w:val="VerbatimChar"/>
        </w:rPr>
        <w:t xml:space="preserve">## hhsize                          2.569e-03  3.103e-03   0.828   0.4079    </w:t>
      </w:r>
      <w:r>
        <w:br/>
      </w:r>
      <w:r>
        <w:rPr>
          <w:rStyle w:val="VerbatimChar"/>
        </w:rPr>
        <w:t xml:space="preserve">## dependency                      2.620e-04  3.816e-04   0.686   0.4925    </w:t>
      </w:r>
      <w:r>
        <w:br/>
      </w:r>
      <w:r>
        <w:rPr>
          <w:rStyle w:val="VerbatimChar"/>
        </w:rPr>
        <w:t xml:space="preserve">## log(income + 1)                 4.396e-03  2.714e-03   1.619   0.1055    </w:t>
      </w:r>
      <w:r>
        <w:br/>
      </w:r>
      <w:r>
        <w:rPr>
          <w:rStyle w:val="VerbatimChar"/>
        </w:rPr>
        <w:t xml:space="preserve">## log(off_farm_income_hh + 1)    -1.572e-03  1.433e-03  -1.097   0.2727    </w:t>
      </w:r>
      <w:r>
        <w:br/>
      </w:r>
      <w:r>
        <w:rPr>
          <w:rStyle w:val="VerbatimChar"/>
        </w:rPr>
        <w:t xml:space="preserve">## log(area_tot)                   1.709e-03  9.523e-03   0.179   0.8576    </w:t>
      </w:r>
      <w:r>
        <w:br/>
      </w:r>
      <w:r>
        <w:rPr>
          <w:rStyle w:val="VerbatimChar"/>
        </w:rPr>
        <w:t>## log(asset)                      2.043e-02  5.760e-03   3.547   0.0004 ***</w:t>
      </w:r>
      <w:r>
        <w:br/>
      </w:r>
      <w:r>
        <w:rPr>
          <w:rStyle w:val="VerbatimChar"/>
        </w:rPr>
        <w:t xml:space="preserve">## log(TLU + 1)                   -8.070e-05  1.201e-02  -0.007   0.9946    </w:t>
      </w:r>
      <w:r>
        <w:br/>
      </w:r>
      <w:r>
        <w:rPr>
          <w:rStyle w:val="VerbatimChar"/>
        </w:rPr>
        <w:t>## hqi                             1.024e-01  1.699e-02   6.027 2.01e-09 ***</w:t>
      </w:r>
      <w:r>
        <w:br/>
      </w:r>
      <w:r>
        <w:rPr>
          <w:rStyle w:val="VerbatimChar"/>
        </w:rPr>
        <w:t xml:space="preserve">## SACCO                           3.732e-02  3.365e-02   1.109   0.2676    </w:t>
      </w:r>
      <w:r>
        <w:br/>
      </w:r>
      <w:r>
        <w:rPr>
          <w:rStyle w:val="VerbatimChar"/>
        </w:rPr>
        <w:t xml:space="preserve">## factor(ZONE)EASTERN             9.161e-02  4.958e-02   1.847   0.0648 .  </w:t>
      </w:r>
      <w:r>
        <w:br/>
      </w:r>
      <w:r>
        <w:rPr>
          <w:rStyle w:val="VerbatimChar"/>
        </w:rPr>
        <w:t xml:space="preserve">## factor(ZONE)LAKE                9.635e-02  4.464e-02   2.159   0.0310 *  </w:t>
      </w:r>
      <w:r>
        <w:br/>
      </w:r>
      <w:r>
        <w:rPr>
          <w:rStyle w:val="VerbatimChar"/>
        </w:rPr>
        <w:t xml:space="preserve">## factor(ZONE)NORTHERN            9.788e-02  3.853e-02   2.540   0.0112 *  </w:t>
      </w:r>
      <w:r>
        <w:br/>
      </w:r>
      <w:r>
        <w:rPr>
          <w:rStyle w:val="VerbatimChar"/>
        </w:rPr>
        <w:t xml:space="preserve">## factor(ZONE)SOUTHERN            3.715e-02  4.211e-02   0.882   0.3778    </w:t>
      </w:r>
      <w:r>
        <w:br/>
      </w:r>
      <w:r>
        <w:rPr>
          <w:rStyle w:val="VerbatimChar"/>
        </w:rPr>
        <w:t xml:space="preserve">## factor(ZONE)SOUTHERN-HIGHLANDS  4.415e-02  4.129e-02   1.069   0.2851    </w:t>
      </w:r>
      <w:r>
        <w:br/>
      </w:r>
      <w:r>
        <w:rPr>
          <w:rStyle w:val="VerbatimChar"/>
        </w:rPr>
        <w:t xml:space="preserve">## factor(ZONE)WESTERN             9.020e-02  4.005e-02   2.252   0.0244 *  </w:t>
      </w:r>
      <w:r>
        <w:br/>
      </w:r>
      <w:r>
        <w:rPr>
          <w:rStyle w:val="VerbatimChar"/>
        </w:rPr>
        <w:t xml:space="preserve">## avgpPrecip                     -4.136e-05  3.265e-05  -1.267   0.2054    </w:t>
      </w:r>
      <w:r>
        <w:br/>
      </w:r>
      <w:r>
        <w:rPr>
          <w:rStyle w:val="VerbatimChar"/>
        </w:rPr>
        <w:t xml:space="preserve">## avgTemp                        -3.541e-04  4.206e-04  -0.842   0.3999    </w:t>
      </w:r>
      <w:r>
        <w:br/>
      </w:r>
      <w:r>
        <w:rPr>
          <w:rStyle w:val="VerbatimChar"/>
        </w:rPr>
        <w:t xml:space="preserve">## dist2town                      -3.424e-04  3.114e-04  -1.100   0.2716    </w:t>
      </w:r>
      <w:r>
        <w:br/>
      </w:r>
      <w:r>
        <w:rPr>
          <w:rStyle w:val="VerbatimChar"/>
        </w:rPr>
        <w:t xml:space="preserve">## dist2market                    -1.596e-04  2.181e-04  -0.732   0.4644    </w:t>
      </w:r>
      <w:r>
        <w:br/>
      </w:r>
      <w:r>
        <w:rPr>
          <w:rStyle w:val="VerbatimChar"/>
        </w:rPr>
        <w:t>## factor(surveyyear)2012          4.049e-01  3.220e-02  12.575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0.3415 on 1855 degrees of freedom</w:t>
      </w:r>
      <w:r>
        <w:br/>
      </w:r>
      <w:r>
        <w:rPr>
          <w:rStyle w:val="VerbatimChar"/>
        </w:rPr>
        <w:t>##   (1440 observations deleted due to missingness)</w:t>
      </w:r>
      <w:r>
        <w:br/>
      </w:r>
      <w:r>
        <w:rPr>
          <w:rStyle w:val="VerbatimChar"/>
        </w:rPr>
        <w:t xml:space="preserve">## Multiple R-squared:  0.3042, Adjusted R-squared:  0.2945 </w:t>
      </w:r>
      <w:r>
        <w:br/>
      </w:r>
      <w:r>
        <w:rPr>
          <w:rStyle w:val="VerbatimChar"/>
        </w:rPr>
        <w:t>## F-statistic: 31.19 on 26 and 1855 DF,  p-value: &lt; 2.2e-16</w:t>
      </w:r>
    </w:p>
    <w:p w14:paraId="6A2485CC" w14:textId="77777777" w:rsidR="00F90410" w:rsidRDefault="00F90410" w:rsidP="00F90410">
      <w:pPr>
        <w:pStyle w:val="FirstParagraph"/>
      </w:pPr>
      <w:r>
        <w:t>Coping strategy index First stage: fertiliser use</w:t>
      </w:r>
    </w:p>
    <w:p w14:paraId="162DC3FF" w14:textId="77777777" w:rsidR="00F90410" w:rsidRDefault="00F90410" w:rsidP="00F90410">
      <w:pPr>
        <w:pStyle w:val="SourceCode"/>
      </w:pPr>
      <w:r>
        <w:rPr>
          <w:rStyle w:val="NormalTok"/>
        </w:rPr>
        <w:t>CSI2 &lt;-</w:t>
      </w:r>
      <w:r>
        <w:rPr>
          <w:rStyle w:val="StringTok"/>
        </w:rPr>
        <w:t xml:space="preserve"> </w:t>
      </w:r>
      <w:r>
        <w:rPr>
          <w:rStyle w:val="KeywordTok"/>
        </w:rPr>
        <w:t>lm</w:t>
      </w:r>
      <w:r>
        <w:rPr>
          <w:rStyle w:val="NormalTok"/>
        </w:rPr>
        <w:t>(fert1 ~</w:t>
      </w:r>
      <w:r>
        <w:rPr>
          <w:rStyle w:val="StringTok"/>
        </w:rPr>
        <w:t xml:space="preserve"> </w:t>
      </w:r>
      <w:r>
        <w:rPr>
          <w:rStyle w:val="NormalTok"/>
        </w:rPr>
        <w:t>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disfert1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 xml:space="preserve">(surveyyear), </w:t>
      </w:r>
      <w:r>
        <w:rPr>
          <w:rStyle w:val="DataTypeTok"/>
        </w:rPr>
        <w:t>data=</w:t>
      </w:r>
      <w:r>
        <w:rPr>
          <w:rStyle w:val="NormalTok"/>
        </w:rPr>
        <w:t>Data2010_2012maize)</w:t>
      </w:r>
      <w:r>
        <w:br/>
      </w:r>
      <w:r>
        <w:rPr>
          <w:rStyle w:val="KeywordTok"/>
        </w:rPr>
        <w:t>summary</w:t>
      </w:r>
      <w:r>
        <w:rPr>
          <w:rStyle w:val="NormalTok"/>
        </w:rPr>
        <w:t>(CSI2)</w:t>
      </w:r>
    </w:p>
    <w:p w14:paraId="74C4BBCA" w14:textId="77777777" w:rsidR="00F90410" w:rsidRDefault="00F90410" w:rsidP="00F90410">
      <w:pPr>
        <w:pStyle w:val="SourceCode"/>
      </w:pPr>
      <w:r>
        <w:rPr>
          <w:rStyle w:val="VerbatimChar"/>
        </w:rPr>
        <w:lastRenderedPageBreak/>
        <w:t xml:space="preserve">## </w:t>
      </w:r>
      <w:r>
        <w:br/>
      </w:r>
      <w:r>
        <w:rPr>
          <w:rStyle w:val="VerbatimChar"/>
        </w:rPr>
        <w:t>## Call:</w:t>
      </w:r>
      <w:r>
        <w:br/>
      </w:r>
      <w:r>
        <w:rPr>
          <w:rStyle w:val="VerbatimChar"/>
        </w:rPr>
        <w:t xml:space="preserve">## lm(formula = fert1 ~ subseed1 + dishybrd1 + subfert1 + disfert1 + </w:t>
      </w:r>
      <w:r>
        <w:br/>
      </w:r>
      <w:r>
        <w:rPr>
          <w:rStyle w:val="VerbatimChar"/>
        </w:rPr>
        <w:t xml:space="preserve">##     fem_head + ed_any + hhsize + dependency + log(income + 1) + </w:t>
      </w:r>
      <w:r>
        <w:br/>
      </w:r>
      <w:r>
        <w:rPr>
          <w:rStyle w:val="VerbatimChar"/>
        </w:rPr>
        <w:t xml:space="preserve">##     log(off_farm_income_hh + 1) + log(area_tot) + log(asset) + </w:t>
      </w:r>
      <w:r>
        <w:br/>
      </w:r>
      <w:r>
        <w:rPr>
          <w:rStyle w:val="VerbatimChar"/>
        </w:rPr>
        <w:t xml:space="preserve">##     log(TLU + 1) + hqi + SACCO + factor(ZONE) + avgpPrecip + </w:t>
      </w:r>
      <w:r>
        <w:br/>
      </w:r>
      <w:r>
        <w:rPr>
          <w:rStyle w:val="VerbatimChar"/>
        </w:rPr>
        <w:t>##     avgTemp + dist2town + dist2market + factor(surveyyear),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-0.84899 -0.15252 -0.04695  0.06643  1.01255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-1.470e-01  1.354e-01  -1.086 0.277793    </w:t>
      </w:r>
      <w:r>
        <w:br/>
      </w:r>
      <w:r>
        <w:rPr>
          <w:rStyle w:val="VerbatimChar"/>
        </w:rPr>
        <w:t xml:space="preserve">## subseed1                        2.626e-02  2.506e-02   1.048 0.294833    </w:t>
      </w:r>
      <w:r>
        <w:br/>
      </w:r>
      <w:r>
        <w:rPr>
          <w:rStyle w:val="VerbatimChar"/>
        </w:rPr>
        <w:t xml:space="preserve">## dishybrd1                      -2.155e-02  4.280e-02  -0.504 0.614645    </w:t>
      </w:r>
      <w:r>
        <w:br/>
      </w:r>
      <w:r>
        <w:rPr>
          <w:rStyle w:val="VerbatimChar"/>
        </w:rPr>
        <w:t>## subfert1                        4.198e-01  7.736e-02   5.427 6.50e-08 ***</w:t>
      </w:r>
      <w:r>
        <w:br/>
      </w:r>
      <w:r>
        <w:rPr>
          <w:rStyle w:val="VerbatimChar"/>
        </w:rPr>
        <w:t>## disfert1                        5.925e-01  3.547e-02  16.706  &lt; 2e-16 ***</w:t>
      </w:r>
      <w:r>
        <w:br/>
      </w:r>
      <w:r>
        <w:rPr>
          <w:rStyle w:val="VerbatimChar"/>
        </w:rPr>
        <w:t xml:space="preserve">## fem_head                        2.709e-02  1.884e-02   1.438 0.150718    </w:t>
      </w:r>
      <w:r>
        <w:br/>
      </w:r>
      <w:r>
        <w:rPr>
          <w:rStyle w:val="VerbatimChar"/>
        </w:rPr>
        <w:t xml:space="preserve">## ed_any                          3.978e-02  1.802e-02   2.207 0.027407 *  </w:t>
      </w:r>
      <w:r>
        <w:br/>
      </w:r>
      <w:r>
        <w:rPr>
          <w:rStyle w:val="VerbatimChar"/>
        </w:rPr>
        <w:t xml:space="preserve">## hhsize                         -3.986e-03  2.821e-03  -1.413 0.157846    </w:t>
      </w:r>
      <w:r>
        <w:br/>
      </w:r>
      <w:r>
        <w:rPr>
          <w:rStyle w:val="VerbatimChar"/>
        </w:rPr>
        <w:t xml:space="preserve">## dependency                      3.228e-04  3.470e-04   0.930 0.352286    </w:t>
      </w:r>
      <w:r>
        <w:br/>
      </w:r>
      <w:r>
        <w:rPr>
          <w:rStyle w:val="VerbatimChar"/>
        </w:rPr>
        <w:t>## log(income + 1)                 9.011e-03  2.468e-03   3.652 0.000268 ***</w:t>
      </w:r>
      <w:r>
        <w:br/>
      </w:r>
      <w:r>
        <w:rPr>
          <w:rStyle w:val="VerbatimChar"/>
        </w:rPr>
        <w:t xml:space="preserve">## log(off_farm_income_hh + 1)    -1.919e-03  1.303e-03  -1.474 0.140758    </w:t>
      </w:r>
      <w:r>
        <w:br/>
      </w:r>
      <w:r>
        <w:rPr>
          <w:rStyle w:val="VerbatimChar"/>
        </w:rPr>
        <w:t>## log(area_tot)                   4.621e-02  8.658e-03   5.338 1.06e-07 ***</w:t>
      </w:r>
      <w:r>
        <w:br/>
      </w:r>
      <w:r>
        <w:rPr>
          <w:rStyle w:val="VerbatimChar"/>
        </w:rPr>
        <w:t xml:space="preserve">## log(asset)                      1.030e-02  5.237e-03   1.966 0.049422 *  </w:t>
      </w:r>
      <w:r>
        <w:br/>
      </w:r>
      <w:r>
        <w:rPr>
          <w:rStyle w:val="VerbatimChar"/>
        </w:rPr>
        <w:t xml:space="preserve">## log(TLU + 1)                   -3.155e-02  1.092e-02  -2.890 0.003900 ** </w:t>
      </w:r>
      <w:r>
        <w:br/>
      </w:r>
      <w:r>
        <w:rPr>
          <w:rStyle w:val="VerbatimChar"/>
        </w:rPr>
        <w:t>## hqi                             9.671e-02  1.544e-02   6.262 4.71e-10 ***</w:t>
      </w:r>
      <w:r>
        <w:br/>
      </w:r>
      <w:r>
        <w:rPr>
          <w:rStyle w:val="VerbatimChar"/>
        </w:rPr>
        <w:t xml:space="preserve">## SACCO                           7.663e-02  3.059e-02   2.505 0.012336 *  </w:t>
      </w:r>
      <w:r>
        <w:br/>
      </w:r>
      <w:r>
        <w:rPr>
          <w:rStyle w:val="VerbatimChar"/>
        </w:rPr>
        <w:t xml:space="preserve">## factor(ZONE)EASTERN             2.430e-02  4.508e-02   0.539 0.589855    </w:t>
      </w:r>
      <w:r>
        <w:br/>
      </w:r>
      <w:r>
        <w:rPr>
          <w:rStyle w:val="VerbatimChar"/>
        </w:rPr>
        <w:t xml:space="preserve">## factor(ZONE)LAKE                2.624e-02  4.058e-02   0.647 0.517988    </w:t>
      </w:r>
      <w:r>
        <w:br/>
      </w:r>
      <w:r>
        <w:rPr>
          <w:rStyle w:val="VerbatimChar"/>
        </w:rPr>
        <w:t xml:space="preserve">## factor(ZONE)NORTHERN            1.284e-02  3.503e-02   0.366 0.714056    </w:t>
      </w:r>
      <w:r>
        <w:br/>
      </w:r>
      <w:r>
        <w:rPr>
          <w:rStyle w:val="VerbatimChar"/>
        </w:rPr>
        <w:t xml:space="preserve">## factor(ZONE)SOUTHERN            8.487e-02  3.829e-02   2.217 0.026762 *  </w:t>
      </w:r>
      <w:r>
        <w:br/>
      </w:r>
      <w:r>
        <w:rPr>
          <w:rStyle w:val="VerbatimChar"/>
        </w:rPr>
        <w:t xml:space="preserve">## factor(ZONE)SOUTHERN-HIGHLANDS  1.339e-02  3.754e-02   0.357 0.721290    </w:t>
      </w:r>
      <w:r>
        <w:br/>
      </w:r>
      <w:r>
        <w:rPr>
          <w:rStyle w:val="VerbatimChar"/>
        </w:rPr>
        <w:t xml:space="preserve">## factor(ZONE)WESTERN             1.856e-02  3.641e-02   0.510 0.610383    </w:t>
      </w:r>
      <w:r>
        <w:br/>
      </w:r>
      <w:r>
        <w:rPr>
          <w:rStyle w:val="VerbatimChar"/>
        </w:rPr>
        <w:t xml:space="preserve">## avgpPrecip                      4.412e-07  2.968e-05   0.015 0.988142    </w:t>
      </w:r>
      <w:r>
        <w:br/>
      </w:r>
      <w:r>
        <w:rPr>
          <w:rStyle w:val="VerbatimChar"/>
        </w:rPr>
        <w:t>## avgTemp                        -2.028e-03  3.824e-04  -5.304 1.27e-07 ***</w:t>
      </w:r>
      <w:r>
        <w:br/>
      </w:r>
      <w:r>
        <w:rPr>
          <w:rStyle w:val="VerbatimChar"/>
        </w:rPr>
        <w:t xml:space="preserve">## dist2town                      -2.411e-04  2.831e-04  -0.852 0.394480    </w:t>
      </w:r>
      <w:r>
        <w:br/>
      </w:r>
      <w:r>
        <w:rPr>
          <w:rStyle w:val="VerbatimChar"/>
        </w:rPr>
        <w:t xml:space="preserve">## dist2market                     5.842e-05  1.982e-04   0.295 0.768265    </w:t>
      </w:r>
      <w:r>
        <w:br/>
      </w:r>
      <w:r>
        <w:rPr>
          <w:rStyle w:val="VerbatimChar"/>
        </w:rPr>
        <w:t xml:space="preserve">## factor(surveyyear)2012          2.101e-02  2.928e-02   0.718 0.473105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0.3105 on 1855 degrees of freedom</w:t>
      </w:r>
      <w:r>
        <w:br/>
      </w:r>
      <w:r>
        <w:rPr>
          <w:rStyle w:val="VerbatimChar"/>
        </w:rPr>
        <w:t>##   (1440 observations deleted due to missingness)</w:t>
      </w:r>
      <w:r>
        <w:br/>
      </w:r>
      <w:r>
        <w:rPr>
          <w:rStyle w:val="VerbatimChar"/>
        </w:rPr>
        <w:t xml:space="preserve">## Multiple R-squared:  0.3639, Adjusted R-squared:  0.355 </w:t>
      </w:r>
      <w:r>
        <w:br/>
      </w:r>
      <w:r>
        <w:rPr>
          <w:rStyle w:val="VerbatimChar"/>
        </w:rPr>
        <w:t>## F-statistic: 40.81 on 26 and 1855 DF,  p-value: &lt; 2.2e-16</w:t>
      </w:r>
    </w:p>
    <w:p w14:paraId="3A653064" w14:textId="77777777" w:rsidR="00F90410" w:rsidRDefault="00F90410" w:rsidP="00F90410">
      <w:pPr>
        <w:pStyle w:val="FirstParagraph"/>
      </w:pPr>
      <w:r>
        <w:t>Coping strategy index Second stage</w:t>
      </w:r>
    </w:p>
    <w:p w14:paraId="56FE377B" w14:textId="77777777" w:rsidR="00F90410" w:rsidRDefault="00F90410" w:rsidP="00F90410">
      <w:pPr>
        <w:pStyle w:val="SourceCode"/>
      </w:pPr>
      <w:r>
        <w:rPr>
          <w:rStyle w:val="CommentTok"/>
        </w:rPr>
        <w:t># Second Stage</w:t>
      </w:r>
      <w:r>
        <w:br/>
      </w:r>
      <w:r>
        <w:rPr>
          <w:rStyle w:val="NormalTok"/>
        </w:rPr>
        <w:t>CSIi &lt;-</w:t>
      </w:r>
      <w:r>
        <w:rPr>
          <w:rStyle w:val="StringTok"/>
        </w:rPr>
        <w:t xml:space="preserve"> </w:t>
      </w:r>
      <w:r>
        <w:rPr>
          <w:rStyle w:val="KeywordTok"/>
        </w:rPr>
        <w:t>ivreg</w:t>
      </w:r>
      <w:r>
        <w:rPr>
          <w:rStyle w:val="NormalTok"/>
        </w:rPr>
        <w:t>(CSI ~</w:t>
      </w:r>
      <w:r>
        <w:rPr>
          <w:rStyle w:val="StringTok"/>
        </w:rPr>
        <w:t xml:space="preserve"> </w:t>
      </w:r>
      <w:r>
        <w:rPr>
          <w:rStyle w:val="NormalTok"/>
        </w:rPr>
        <w:t>hybrd1 +</w:t>
      </w:r>
      <w:r>
        <w:rPr>
          <w:rStyle w:val="StringTok"/>
        </w:rPr>
        <w:t xml:space="preserve"> </w:t>
      </w:r>
      <w:r>
        <w:rPr>
          <w:rStyle w:val="NormalTok"/>
        </w:rPr>
        <w:t>fert1 +</w:t>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w:t>
      </w:r>
      <w:r>
        <w:rPr>
          <w:rStyle w:val="StringTok"/>
        </w:rPr>
        <w:t xml:space="preserve"> </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(surveyyear)|</w:t>
      </w:r>
      <w:r>
        <w:br/>
      </w:r>
      <w:r>
        <w:rPr>
          <w:rStyle w:val="StringTok"/>
        </w:rPr>
        <w:t xml:space="preserve">                </w:t>
      </w:r>
      <w:r>
        <w:rPr>
          <w:rStyle w:val="NormalTok"/>
        </w:rPr>
        <w:t>fem_head +</w:t>
      </w:r>
      <w:r>
        <w:rPr>
          <w:rStyle w:val="StringTok"/>
        </w:rPr>
        <w:t xml:space="preserve"> </w:t>
      </w:r>
      <w:r>
        <w:rPr>
          <w:rStyle w:val="NormalTok"/>
        </w:rPr>
        <w:t>ed_any+</w:t>
      </w:r>
      <w:r>
        <w:rPr>
          <w:rStyle w:val="StringTok"/>
        </w:rPr>
        <w:t xml:space="preserve"> </w:t>
      </w:r>
      <w:r>
        <w:rPr>
          <w:rStyle w:val="NormalTok"/>
        </w:rPr>
        <w:t>hhsize +</w:t>
      </w:r>
      <w:r>
        <w:rPr>
          <w:rStyle w:val="StringTok"/>
        </w:rPr>
        <w:t xml:space="preserve"> </w:t>
      </w:r>
      <w:r>
        <w:rPr>
          <w:rStyle w:val="NormalTok"/>
        </w:rPr>
        <w:t>dependency +</w:t>
      </w:r>
      <w:r>
        <w:rPr>
          <w:rStyle w:val="StringTok"/>
        </w:rPr>
        <w:t xml:space="preserve">   </w:t>
      </w:r>
      <w:r>
        <w:rPr>
          <w:rStyle w:val="KeywordTok"/>
        </w:rPr>
        <w:t>log</w:t>
      </w:r>
      <w:r>
        <w:rPr>
          <w:rStyle w:val="NormalTok"/>
        </w:rPr>
        <w:t>(income</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w:t>
      </w:r>
      <w:r>
        <w:rPr>
          <w:rStyle w:val="StringTok"/>
        </w:rPr>
        <w:t xml:space="preserve"> </w:t>
      </w:r>
      <w:r>
        <w:rPr>
          <w:rStyle w:val="KeywordTok"/>
        </w:rPr>
        <w:t>log</w:t>
      </w:r>
      <w:r>
        <w:rPr>
          <w:rStyle w:val="NormalTok"/>
        </w:rPr>
        <w:t>(off_farm_income_hh</w:t>
      </w:r>
      <w:r>
        <w:rPr>
          <w:rStyle w:val="DecValTok"/>
        </w:rPr>
        <w:t>+1</w:t>
      </w:r>
      <w:r>
        <w:rPr>
          <w:rStyle w:val="NormalTok"/>
        </w:rPr>
        <w:t>) +</w:t>
      </w:r>
      <w:r>
        <w:br/>
      </w:r>
      <w:r>
        <w:rPr>
          <w:rStyle w:val="StringTok"/>
        </w:rPr>
        <w:t xml:space="preserve">                </w:t>
      </w:r>
      <w:r>
        <w:rPr>
          <w:rStyle w:val="KeywordTok"/>
        </w:rPr>
        <w:t>log</w:t>
      </w:r>
      <w:r>
        <w:rPr>
          <w:rStyle w:val="NormalTok"/>
        </w:rPr>
        <w:t>(area_tot)  +</w:t>
      </w:r>
      <w:r>
        <w:rPr>
          <w:rStyle w:val="StringTok"/>
        </w:rPr>
        <w:t xml:space="preserve"> </w:t>
      </w:r>
      <w:r>
        <w:rPr>
          <w:rStyle w:val="KeywordTok"/>
        </w:rPr>
        <w:t>log</w:t>
      </w:r>
      <w:r>
        <w:rPr>
          <w:rStyle w:val="NormalTok"/>
        </w:rPr>
        <w:t>(asset) +</w:t>
      </w:r>
      <w:r>
        <w:rPr>
          <w:rStyle w:val="StringTok"/>
        </w:rPr>
        <w:t xml:space="preserve"> </w:t>
      </w:r>
      <w:r>
        <w:rPr>
          <w:rStyle w:val="KeywordTok"/>
        </w:rPr>
        <w:t>log</w:t>
      </w:r>
      <w:r>
        <w:rPr>
          <w:rStyle w:val="NormalTok"/>
        </w:rPr>
        <w:t>(TLU</w:t>
      </w:r>
      <w:r>
        <w:rPr>
          <w:rStyle w:val="DecValTok"/>
        </w:rPr>
        <w:t>+1</w:t>
      </w:r>
      <w:r>
        <w:rPr>
          <w:rStyle w:val="NormalTok"/>
        </w:rPr>
        <w:t>)+hqi +</w:t>
      </w:r>
      <w:r>
        <w:br/>
      </w:r>
      <w:r>
        <w:rPr>
          <w:rStyle w:val="StringTok"/>
        </w:rPr>
        <w:t xml:space="preserve">                </w:t>
      </w:r>
      <w:r>
        <w:rPr>
          <w:rStyle w:val="NormalTok"/>
        </w:rPr>
        <w:t>SACCO +</w:t>
      </w:r>
      <w:r>
        <w:rPr>
          <w:rStyle w:val="StringTok"/>
        </w:rPr>
        <w:t xml:space="preserve"> </w:t>
      </w:r>
      <w:r>
        <w:rPr>
          <w:rStyle w:val="KeywordTok"/>
        </w:rPr>
        <w:t>factor</w:t>
      </w:r>
      <w:r>
        <w:rPr>
          <w:rStyle w:val="NormalTok"/>
        </w:rPr>
        <w:t>(ZONE) +</w:t>
      </w:r>
      <w:r>
        <w:rPr>
          <w:rStyle w:val="StringTok"/>
        </w:rPr>
        <w:t xml:space="preserve"> </w:t>
      </w:r>
      <w:r>
        <w:rPr>
          <w:rStyle w:val="NormalTok"/>
        </w:rPr>
        <w:t>avgpPrecip</w:t>
      </w:r>
      <w:r>
        <w:br/>
      </w:r>
      <w:r>
        <w:rPr>
          <w:rStyle w:val="NormalTok"/>
        </w:rPr>
        <w:t xml:space="preserve">              +</w:t>
      </w:r>
      <w:r>
        <w:rPr>
          <w:rStyle w:val="StringTok"/>
        </w:rPr>
        <w:t xml:space="preserve"> </w:t>
      </w:r>
      <w:r>
        <w:rPr>
          <w:rStyle w:val="NormalTok"/>
        </w:rPr>
        <w:t>avgTemp +</w:t>
      </w:r>
      <w:r>
        <w:rPr>
          <w:rStyle w:val="StringTok"/>
        </w:rPr>
        <w:t xml:space="preserve"> </w:t>
      </w:r>
      <w:r>
        <w:rPr>
          <w:rStyle w:val="NormalTok"/>
        </w:rPr>
        <w:t>dist2town +</w:t>
      </w:r>
      <w:r>
        <w:rPr>
          <w:rStyle w:val="StringTok"/>
        </w:rPr>
        <w:t xml:space="preserve"> </w:t>
      </w:r>
      <w:r>
        <w:rPr>
          <w:rStyle w:val="NormalTok"/>
        </w:rPr>
        <w:t>dist2market+</w:t>
      </w:r>
      <w:r>
        <w:rPr>
          <w:rStyle w:val="KeywordTok"/>
        </w:rPr>
        <w:t>factor</w:t>
      </w:r>
      <w:r>
        <w:rPr>
          <w:rStyle w:val="NormalTok"/>
        </w:rPr>
        <w:t>(surveyyear) +subseed1 +</w:t>
      </w:r>
      <w:r>
        <w:rPr>
          <w:rStyle w:val="StringTok"/>
        </w:rPr>
        <w:t xml:space="preserve"> </w:t>
      </w:r>
      <w:r>
        <w:rPr>
          <w:rStyle w:val="NormalTok"/>
        </w:rPr>
        <w:t>dishybrd1+</w:t>
      </w:r>
      <w:r>
        <w:rPr>
          <w:rStyle w:val="StringTok"/>
        </w:rPr>
        <w:t xml:space="preserve"> </w:t>
      </w:r>
      <w:r>
        <w:rPr>
          <w:rStyle w:val="NormalTok"/>
        </w:rPr>
        <w:t>subfert1 +</w:t>
      </w:r>
      <w:r>
        <w:rPr>
          <w:rStyle w:val="StringTok"/>
        </w:rPr>
        <w:t xml:space="preserve"> </w:t>
      </w:r>
      <w:r>
        <w:rPr>
          <w:rStyle w:val="NormalTok"/>
        </w:rPr>
        <w:t xml:space="preserve">disfert1, </w:t>
      </w:r>
      <w:r>
        <w:rPr>
          <w:rStyle w:val="DataTypeTok"/>
        </w:rPr>
        <w:t>data=</w:t>
      </w:r>
      <w:r>
        <w:rPr>
          <w:rStyle w:val="NormalTok"/>
        </w:rPr>
        <w:t>Data2010_2012maize)</w:t>
      </w:r>
      <w:r>
        <w:br/>
      </w:r>
      <w:r>
        <w:br/>
      </w:r>
      <w:r>
        <w:rPr>
          <w:rStyle w:val="KeywordTok"/>
        </w:rPr>
        <w:t>summary</w:t>
      </w:r>
      <w:r>
        <w:rPr>
          <w:rStyle w:val="NormalTok"/>
        </w:rPr>
        <w:t xml:space="preserve">(CSIi, </w:t>
      </w:r>
      <w:r>
        <w:rPr>
          <w:rStyle w:val="DataTypeTok"/>
        </w:rPr>
        <w:t>diagnostics=</w:t>
      </w:r>
      <w:r>
        <w:rPr>
          <w:rStyle w:val="OtherTok"/>
        </w:rPr>
        <w:t>TRUE</w:t>
      </w:r>
      <w:r>
        <w:rPr>
          <w:rStyle w:val="NormalTok"/>
        </w:rPr>
        <w:t>)</w:t>
      </w:r>
    </w:p>
    <w:p w14:paraId="71A34AA3" w14:textId="77777777" w:rsidR="00F90410" w:rsidRDefault="00F90410" w:rsidP="00F90410">
      <w:pPr>
        <w:pStyle w:val="SourceCode"/>
      </w:pPr>
      <w:r>
        <w:rPr>
          <w:rStyle w:val="VerbatimChar"/>
        </w:rPr>
        <w:lastRenderedPageBreak/>
        <w:t xml:space="preserve">## </w:t>
      </w:r>
      <w:r>
        <w:br/>
      </w:r>
      <w:r>
        <w:rPr>
          <w:rStyle w:val="VerbatimChar"/>
        </w:rPr>
        <w:t>## Call:</w:t>
      </w:r>
      <w:r>
        <w:br/>
      </w:r>
      <w:r>
        <w:rPr>
          <w:rStyle w:val="VerbatimChar"/>
        </w:rPr>
        <w:t xml:space="preserve">## ivreg(formula = CSI ~ hybrd1 + fert1 + fem_head + ed_any + hhsize + </w:t>
      </w:r>
      <w:r>
        <w:br/>
      </w:r>
      <w:r>
        <w:rPr>
          <w:rStyle w:val="VerbatimChar"/>
        </w:rPr>
        <w:t xml:space="preserve">##     dependency + log(income + 1) + log(off_farm_income_hh + 1) + </w:t>
      </w:r>
      <w:r>
        <w:br/>
      </w:r>
      <w:r>
        <w:rPr>
          <w:rStyle w:val="VerbatimChar"/>
        </w:rPr>
        <w:t xml:space="preserve">##     log(area_tot) + log(asset) + log(TLU + 1) + hqi + SACCO + </w:t>
      </w:r>
      <w:r>
        <w:br/>
      </w:r>
      <w:r>
        <w:rPr>
          <w:rStyle w:val="VerbatimChar"/>
        </w:rPr>
        <w:t xml:space="preserve">##     factor(ZONE) + avgpPrecip + avgTemp + dist2town + dist2market + </w:t>
      </w:r>
      <w:r>
        <w:br/>
      </w:r>
      <w:r>
        <w:rPr>
          <w:rStyle w:val="VerbatimChar"/>
        </w:rPr>
        <w:t xml:space="preserve">##     factor(surveyyear) | fem_head + ed_any + hhsize + dependency + </w:t>
      </w:r>
      <w:r>
        <w:br/>
      </w:r>
      <w:r>
        <w:rPr>
          <w:rStyle w:val="VerbatimChar"/>
        </w:rPr>
        <w:t xml:space="preserve">##     log(income + 1) + +log(off_farm_income_hh + 1) + +log(off_farm_income_hh + </w:t>
      </w:r>
      <w:r>
        <w:br/>
      </w:r>
      <w:r>
        <w:rPr>
          <w:rStyle w:val="VerbatimChar"/>
        </w:rPr>
        <w:t xml:space="preserve">##     1) + log(area_tot) + log(asset) + log(TLU + 1) + hqi + SACCO + </w:t>
      </w:r>
      <w:r>
        <w:br/>
      </w:r>
      <w:r>
        <w:rPr>
          <w:rStyle w:val="VerbatimChar"/>
        </w:rPr>
        <w:t xml:space="preserve">##     factor(ZONE) + avgpPrecip + avgTemp + dist2town + dist2market + </w:t>
      </w:r>
      <w:r>
        <w:br/>
      </w:r>
      <w:r>
        <w:rPr>
          <w:rStyle w:val="VerbatimChar"/>
        </w:rPr>
        <w:t xml:space="preserve">##     factor(surveyyear) + subseed1 + dishybrd1 + subfert1 + disfert1, </w:t>
      </w:r>
      <w:r>
        <w:br/>
      </w:r>
      <w:r>
        <w:rPr>
          <w:rStyle w:val="VerbatimChar"/>
        </w:rPr>
        <w:t>##     data = Data2010_2012maize)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-9.2399 -3.3468 -1.7073  0.7566 60.6821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12.0182557  2.9894793   4.020 6.05e-05 ***</w:t>
      </w:r>
      <w:r>
        <w:br/>
      </w:r>
      <w:r>
        <w:rPr>
          <w:rStyle w:val="VerbatimChar"/>
        </w:rPr>
        <w:t xml:space="preserve">## hybrd1                          1.6993469  1.1471555   1.481 0.138681    </w:t>
      </w:r>
      <w:r>
        <w:br/>
      </w:r>
      <w:r>
        <w:rPr>
          <w:rStyle w:val="VerbatimChar"/>
        </w:rPr>
        <w:t xml:space="preserve">## fert1                          -1.4943547  1.1284218  -1.324 0.185571    </w:t>
      </w:r>
      <w:r>
        <w:br/>
      </w:r>
      <w:r>
        <w:rPr>
          <w:rStyle w:val="VerbatimChar"/>
        </w:rPr>
        <w:t xml:space="preserve">## fem_head                        1.2948106  0.3970381   3.261 0.001130 ** </w:t>
      </w:r>
      <w:r>
        <w:br/>
      </w:r>
      <w:r>
        <w:rPr>
          <w:rStyle w:val="VerbatimChar"/>
        </w:rPr>
        <w:t xml:space="preserve">## ed_any                         -1.0307613  0.3842565  -2.682 0.007373 ** </w:t>
      </w:r>
      <w:r>
        <w:br/>
      </w:r>
      <w:r>
        <w:rPr>
          <w:rStyle w:val="VerbatimChar"/>
        </w:rPr>
        <w:t xml:space="preserve">## hhsize                          0.0841976  0.0597321   1.410 0.158829    </w:t>
      </w:r>
      <w:r>
        <w:br/>
      </w:r>
      <w:r>
        <w:rPr>
          <w:rStyle w:val="VerbatimChar"/>
        </w:rPr>
        <w:t xml:space="preserve">## dependency                      0.0169675  0.0073110   2.321 0.020405 *  </w:t>
      </w:r>
      <w:r>
        <w:br/>
      </w:r>
      <w:r>
        <w:rPr>
          <w:rStyle w:val="VerbatimChar"/>
        </w:rPr>
        <w:t xml:space="preserve">## log(income + 1)                -0.1114682  0.0529334  -2.106 0.035354 *  </w:t>
      </w:r>
      <w:r>
        <w:br/>
      </w:r>
      <w:r>
        <w:rPr>
          <w:rStyle w:val="VerbatimChar"/>
        </w:rPr>
        <w:t xml:space="preserve">## log(off_farm_income_hh + 1)     0.0397976  0.0274397   1.450 0.147125    </w:t>
      </w:r>
      <w:r>
        <w:br/>
      </w:r>
      <w:r>
        <w:rPr>
          <w:rStyle w:val="VerbatimChar"/>
        </w:rPr>
        <w:t xml:space="preserve">## log(area_tot)                  -0.4427532  0.1890685  -2.342 0.019298 *  </w:t>
      </w:r>
      <w:r>
        <w:br/>
      </w:r>
      <w:r>
        <w:rPr>
          <w:rStyle w:val="VerbatimChar"/>
        </w:rPr>
        <w:t xml:space="preserve">## log(asset)                     -0.2118835  0.1147823  -1.846 0.065057 .  </w:t>
      </w:r>
      <w:r>
        <w:br/>
      </w:r>
      <w:r>
        <w:rPr>
          <w:rStyle w:val="VerbatimChar"/>
        </w:rPr>
        <w:t xml:space="preserve">## log(TLU + 1)                   -0.4152890  0.2329806  -1.783 0.074830 .  </w:t>
      </w:r>
      <w:r>
        <w:br/>
      </w:r>
      <w:r>
        <w:rPr>
          <w:rStyle w:val="VerbatimChar"/>
        </w:rPr>
        <w:t>## hqi                            -1.2942971  0.3728129  -3.472 0.000529 ***</w:t>
      </w:r>
      <w:r>
        <w:br/>
      </w:r>
      <w:r>
        <w:rPr>
          <w:rStyle w:val="VerbatimChar"/>
        </w:rPr>
        <w:t xml:space="preserve">## SACCO                          -0.4038742  0.6503969  -0.621 0.534698    </w:t>
      </w:r>
      <w:r>
        <w:br/>
      </w:r>
      <w:r>
        <w:rPr>
          <w:rStyle w:val="VerbatimChar"/>
        </w:rPr>
        <w:t xml:space="preserve">## factor(ZONE)EASTERN             0.1641242  0.9564111   0.172 0.863767    </w:t>
      </w:r>
      <w:r>
        <w:br/>
      </w:r>
      <w:r>
        <w:rPr>
          <w:rStyle w:val="VerbatimChar"/>
        </w:rPr>
        <w:t xml:space="preserve">## factor(ZONE)LAKE                1.0900760  0.8621871   1.264 0.206276    </w:t>
      </w:r>
      <w:r>
        <w:br/>
      </w:r>
      <w:r>
        <w:rPr>
          <w:rStyle w:val="VerbatimChar"/>
        </w:rPr>
        <w:t xml:space="preserve">## factor(ZONE)NORTHERN           -0.3776728  0.7520632  -0.502 0.615599    </w:t>
      </w:r>
      <w:r>
        <w:br/>
      </w:r>
      <w:r>
        <w:rPr>
          <w:rStyle w:val="VerbatimChar"/>
        </w:rPr>
        <w:t xml:space="preserve">## factor(ZONE)SOUTHERN            1.1660920  0.8195894   1.423 0.154969    </w:t>
      </w:r>
      <w:r>
        <w:br/>
      </w:r>
      <w:r>
        <w:rPr>
          <w:rStyle w:val="VerbatimChar"/>
        </w:rPr>
        <w:t xml:space="preserve">## factor(ZONE)SOUTHERN-HIGHLANDS  0.2644765  0.7860185   0.336 0.736550    </w:t>
      </w:r>
      <w:r>
        <w:br/>
      </w:r>
      <w:r>
        <w:rPr>
          <w:rStyle w:val="VerbatimChar"/>
        </w:rPr>
        <w:t xml:space="preserve">## factor(ZONE)WESTERN             1.0857225  0.7751730   1.401 0.161495    </w:t>
      </w:r>
      <w:r>
        <w:br/>
      </w:r>
      <w:r>
        <w:rPr>
          <w:rStyle w:val="VerbatimChar"/>
        </w:rPr>
        <w:t xml:space="preserve">## avgpPrecip                     -0.0004871  0.0006290  -0.774 0.438773    </w:t>
      </w:r>
      <w:r>
        <w:br/>
      </w:r>
      <w:r>
        <w:rPr>
          <w:rStyle w:val="VerbatimChar"/>
        </w:rPr>
        <w:t xml:space="preserve">## avgTemp                         0.0024542  0.0090198   0.272 0.785581    </w:t>
      </w:r>
      <w:r>
        <w:br/>
      </w:r>
      <w:r>
        <w:rPr>
          <w:rStyle w:val="VerbatimChar"/>
        </w:rPr>
        <w:t xml:space="preserve">## dist2town                       0.0056101  0.0059984   0.935 0.349777    </w:t>
      </w:r>
      <w:r>
        <w:br/>
      </w:r>
      <w:r>
        <w:rPr>
          <w:rStyle w:val="VerbatimChar"/>
        </w:rPr>
        <w:t xml:space="preserve">## dist2market                    -0.0136566  0.0041602  -3.283 0.001047 ** </w:t>
      </w:r>
      <w:r>
        <w:br/>
      </w:r>
      <w:r>
        <w:rPr>
          <w:rStyle w:val="VerbatimChar"/>
        </w:rPr>
        <w:t xml:space="preserve">## factor(surveyyear)2012         -0.9016151  0.7587273  -1.188 0.234857    </w:t>
      </w:r>
      <w:r>
        <w:br/>
      </w:r>
      <w:r>
        <w:rPr>
          <w:rStyle w:val="VerbatimChar"/>
        </w:rPr>
        <w:t xml:space="preserve">## </w:t>
      </w:r>
      <w:r>
        <w:br/>
      </w:r>
      <w:r>
        <w:rPr>
          <w:rStyle w:val="VerbatimChar"/>
        </w:rPr>
        <w:t>## Diagnostic tests:</w:t>
      </w:r>
      <w:r>
        <w:br/>
      </w:r>
      <w:r>
        <w:rPr>
          <w:rStyle w:val="VerbatimChar"/>
        </w:rPr>
        <w:t xml:space="preserve">##                            df1  df2 statistic p-value    </w:t>
      </w:r>
      <w:r>
        <w:br/>
      </w:r>
      <w:r>
        <w:rPr>
          <w:rStyle w:val="VerbatimChar"/>
        </w:rPr>
        <w:t>## Weak instruments (hybrd1)    4 1855    72.873  &lt;2e-16 ***</w:t>
      </w:r>
      <w:r>
        <w:br/>
      </w:r>
      <w:r>
        <w:rPr>
          <w:rStyle w:val="VerbatimChar"/>
        </w:rPr>
        <w:t>## Weak instruments (fert1)     4 1855    91.114  &lt;2e-16 ***</w:t>
      </w:r>
      <w:r>
        <w:br/>
      </w:r>
      <w:r>
        <w:rPr>
          <w:rStyle w:val="VerbatimChar"/>
        </w:rPr>
        <w:t xml:space="preserve">## Wu-Hausman                   2 1855     1.754   0.173    </w:t>
      </w:r>
      <w:r>
        <w:br/>
      </w:r>
      <w:r>
        <w:rPr>
          <w:rStyle w:val="VerbatimChar"/>
        </w:rPr>
        <w:t xml:space="preserve">## Sargan                       2   NA     3.852   0.146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6.531 on 1857 degrees of freedom</w:t>
      </w:r>
      <w:r>
        <w:br/>
      </w:r>
      <w:r>
        <w:rPr>
          <w:rStyle w:val="VerbatimChar"/>
        </w:rPr>
        <w:t xml:space="preserve">## Multiple R-Squared: 0.0632,  Adjusted R-squared: 0.05109 </w:t>
      </w:r>
      <w:r>
        <w:br/>
      </w:r>
      <w:r>
        <w:rPr>
          <w:rStyle w:val="VerbatimChar"/>
        </w:rPr>
        <w:t>## Wald test: 6.239 on 24 and 1857 DF,  p-value: &lt; 2.2e-16</w:t>
      </w:r>
    </w:p>
    <w:p w14:paraId="3C9349C3" w14:textId="77777777" w:rsidR="00FC7B6D" w:rsidRDefault="00FC7B6D" w:rsidP="00FC7B6D"/>
    <w:p w14:paraId="79819BA6" w14:textId="77777777" w:rsidR="00FC7B6D" w:rsidRDefault="00FC7B6D" w:rsidP="00FC7B6D"/>
    <w:p w14:paraId="7C3D1906" w14:textId="77777777" w:rsidR="006A322E" w:rsidRDefault="006A322E" w:rsidP="00FC7B6D"/>
    <w:p w14:paraId="4EF606C5" w14:textId="77777777" w:rsidR="006A322E" w:rsidRDefault="006A322E" w:rsidP="006557F9">
      <w:pPr>
        <w:pStyle w:val="Kop1"/>
      </w:pPr>
      <w:bookmarkStart w:id="138" w:name="_Toc459598227"/>
      <w:r>
        <w:lastRenderedPageBreak/>
        <w:t xml:space="preserve">ANNEX </w:t>
      </w:r>
      <w:r w:rsidR="00492853">
        <w:t>5 Interviews</w:t>
      </w:r>
      <w:bookmarkEnd w:id="138"/>
    </w:p>
    <w:p w14:paraId="4F6E9CB1" w14:textId="77777777" w:rsidR="006A322E" w:rsidRPr="000D33BD" w:rsidRDefault="006A322E" w:rsidP="006A322E">
      <w:pPr>
        <w:pStyle w:val="Kop2"/>
      </w:pPr>
      <w:bookmarkStart w:id="139" w:name="_Toc458689628"/>
      <w:bookmarkStart w:id="140" w:name="_Toc459598228"/>
      <w:r w:rsidRPr="000D33BD">
        <w:t>Interview 1</w:t>
      </w:r>
      <w:r>
        <w:t xml:space="preserve">: </w:t>
      </w:r>
      <w:r w:rsidRPr="000D33BD">
        <w:t>Health volunteer peacecorps Santilya</w:t>
      </w:r>
      <w:bookmarkEnd w:id="139"/>
      <w:bookmarkEnd w:id="140"/>
    </w:p>
    <w:p w14:paraId="617E0612" w14:textId="77777777" w:rsidR="006A322E" w:rsidRPr="006A322E" w:rsidRDefault="006A322E" w:rsidP="006A322E">
      <w:pPr>
        <w:rPr>
          <w:rFonts w:asciiTheme="minorHAnsi" w:hAnsiTheme="minorHAnsi"/>
        </w:rPr>
      </w:pPr>
      <w:r w:rsidRPr="006A322E">
        <w:rPr>
          <w:rFonts w:asciiTheme="minorHAnsi" w:hAnsiTheme="minorHAnsi"/>
        </w:rPr>
        <w:t>Q: What can you tell me about maize production in your village?</w:t>
      </w:r>
    </w:p>
    <w:p w14:paraId="3ABBBD3A" w14:textId="77777777" w:rsidR="006A322E" w:rsidRPr="006A322E" w:rsidRDefault="006A322E" w:rsidP="006A322E">
      <w:pPr>
        <w:rPr>
          <w:rFonts w:asciiTheme="minorHAnsi" w:hAnsiTheme="minorHAnsi"/>
        </w:rPr>
      </w:pPr>
      <w:r w:rsidRPr="006A322E">
        <w:rPr>
          <w:rFonts w:asciiTheme="minorHAnsi" w:hAnsiTheme="minorHAnsi"/>
        </w:rPr>
        <w:t xml:space="preserve">A: I recently did a needs assessment involving interviews with local villagers. I did ten to twelve interviews in subvillages, asking 5 very simple questions. A lot came up about agriculture. You can stay in Santilya for a few days. Mbeya is one of the largest food producing regions. Now (july) is the dry season. Water is the biggest health issue here. Also when it comes to agriculture. Women need to hike down to the river to carry water on their head to the plots. Most people maintain the home garden and the shambo (farm). They are mostly pastoralists or farmers. They rely or their shambo for both income and food subsistence, but some of them have a little store or other side activity. Food from the shambo is sometimes supplemented with a home garden. </w:t>
      </w:r>
    </w:p>
    <w:p w14:paraId="4F5727FF" w14:textId="77777777" w:rsidR="006A322E" w:rsidRPr="006A322E" w:rsidRDefault="006A322E" w:rsidP="006A322E">
      <w:pPr>
        <w:rPr>
          <w:rFonts w:asciiTheme="minorHAnsi" w:hAnsiTheme="minorHAnsi"/>
        </w:rPr>
      </w:pPr>
      <w:r w:rsidRPr="006A322E">
        <w:rPr>
          <w:rFonts w:asciiTheme="minorHAnsi" w:hAnsiTheme="minorHAnsi"/>
        </w:rPr>
        <w:t>Q: What are the biggest problems in your view?</w:t>
      </w:r>
    </w:p>
    <w:p w14:paraId="5DA637E1" w14:textId="77777777" w:rsidR="006A322E" w:rsidRPr="006A322E" w:rsidRDefault="006A322E" w:rsidP="006A322E">
      <w:pPr>
        <w:rPr>
          <w:rFonts w:asciiTheme="minorHAnsi" w:hAnsiTheme="minorHAnsi"/>
        </w:rPr>
      </w:pPr>
      <w:r w:rsidRPr="006A322E">
        <w:rPr>
          <w:rFonts w:asciiTheme="minorHAnsi" w:hAnsiTheme="minorHAnsi"/>
        </w:rPr>
        <w:t xml:space="preserve">A: People do not know which foods are healthy. They know that they have a nutrition problem, but they do not know how to solve it. The village (Santilya) is very isolated with no access to resources. </w:t>
      </w:r>
    </w:p>
    <w:p w14:paraId="4CBA8F33" w14:textId="77777777" w:rsidR="006A322E" w:rsidRPr="006A322E" w:rsidRDefault="006A322E" w:rsidP="006A322E">
      <w:pPr>
        <w:rPr>
          <w:rFonts w:asciiTheme="minorHAnsi" w:hAnsiTheme="minorHAnsi"/>
        </w:rPr>
      </w:pPr>
      <w:r w:rsidRPr="006A322E">
        <w:rPr>
          <w:rFonts w:asciiTheme="minorHAnsi" w:hAnsiTheme="minorHAnsi"/>
        </w:rPr>
        <w:t>Q: How does this relate to agricultural input use in your opinion?</w:t>
      </w:r>
    </w:p>
    <w:p w14:paraId="2C1476EA" w14:textId="77777777" w:rsidR="006A322E" w:rsidRPr="006A322E" w:rsidRDefault="006A322E" w:rsidP="006A322E">
      <w:pPr>
        <w:rPr>
          <w:rFonts w:asciiTheme="minorHAnsi" w:hAnsiTheme="minorHAnsi"/>
        </w:rPr>
      </w:pPr>
      <w:r w:rsidRPr="006A322E">
        <w:rPr>
          <w:rFonts w:asciiTheme="minorHAnsi" w:hAnsiTheme="minorHAnsi"/>
        </w:rPr>
        <w:t xml:space="preserve">A: The government gives away two bags of fertiliser to each farm, which is almost nothing. This is not really helping, it is like putting a band aid on a gushing wound really. People need more fertiliser or need to make it from manure. But there is always the issue of transportation. People all think that fertiliser would help! For better crop production and higher yields, but they do not have any money. Then there is the gender problem. Women do all the work, but the men receive the money. They often do not know what to do with it. </w:t>
      </w:r>
    </w:p>
    <w:p w14:paraId="2822AB40" w14:textId="77777777" w:rsidR="006A322E" w:rsidRPr="006A322E" w:rsidRDefault="006A322E" w:rsidP="006A322E">
      <w:pPr>
        <w:rPr>
          <w:rFonts w:asciiTheme="minorHAnsi" w:hAnsiTheme="minorHAnsi"/>
        </w:rPr>
      </w:pPr>
      <w:r w:rsidRPr="006A322E">
        <w:rPr>
          <w:rFonts w:asciiTheme="minorHAnsi" w:hAnsiTheme="minorHAnsi"/>
        </w:rPr>
        <w:t>Q: Did you interview the women as well?</w:t>
      </w:r>
    </w:p>
    <w:p w14:paraId="55109196" w14:textId="77777777" w:rsidR="006A322E" w:rsidRPr="006A322E" w:rsidRDefault="006A322E" w:rsidP="006A322E">
      <w:pPr>
        <w:rPr>
          <w:rFonts w:asciiTheme="minorHAnsi" w:hAnsiTheme="minorHAnsi"/>
        </w:rPr>
      </w:pPr>
      <w:r w:rsidRPr="006A322E">
        <w:rPr>
          <w:rFonts w:asciiTheme="minorHAnsi" w:hAnsiTheme="minorHAnsi"/>
        </w:rPr>
        <w:t xml:space="preserve">A: Women do not talk. In our village there are very bad domestic abuse and alcohol abuse problems. </w:t>
      </w:r>
    </w:p>
    <w:p w14:paraId="77AE1170" w14:textId="77777777" w:rsidR="006A322E" w:rsidRPr="006A322E" w:rsidRDefault="006A322E" w:rsidP="006A322E">
      <w:pPr>
        <w:rPr>
          <w:rFonts w:asciiTheme="minorHAnsi" w:hAnsiTheme="minorHAnsi"/>
        </w:rPr>
      </w:pPr>
      <w:r w:rsidRPr="006A322E">
        <w:rPr>
          <w:rFonts w:asciiTheme="minorHAnsi" w:hAnsiTheme="minorHAnsi"/>
        </w:rPr>
        <w:t>[…]</w:t>
      </w:r>
    </w:p>
    <w:p w14:paraId="6BDFEFBE" w14:textId="77777777" w:rsidR="006A322E" w:rsidRPr="006A322E" w:rsidRDefault="006A322E" w:rsidP="006A322E">
      <w:pPr>
        <w:rPr>
          <w:rFonts w:asciiTheme="minorHAnsi" w:hAnsiTheme="minorHAnsi"/>
        </w:rPr>
      </w:pPr>
      <w:r w:rsidRPr="006A322E">
        <w:rPr>
          <w:rFonts w:asciiTheme="minorHAnsi" w:hAnsiTheme="minorHAnsi"/>
        </w:rPr>
        <w:t xml:space="preserve">People know that they need more variety in their diet. In my view, they do not need more corn. </w:t>
      </w:r>
    </w:p>
    <w:p w14:paraId="08FD482F" w14:textId="77777777" w:rsidR="006A322E" w:rsidRPr="006A322E" w:rsidRDefault="006A322E" w:rsidP="006A322E">
      <w:pPr>
        <w:rPr>
          <w:rFonts w:asciiTheme="minorHAnsi" w:hAnsiTheme="minorHAnsi"/>
        </w:rPr>
      </w:pPr>
      <w:r w:rsidRPr="006A322E">
        <w:rPr>
          <w:rFonts w:asciiTheme="minorHAnsi" w:hAnsiTheme="minorHAnsi"/>
        </w:rPr>
        <w:t>Q: What would you suggest?</w:t>
      </w:r>
    </w:p>
    <w:p w14:paraId="77C6E5CC" w14:textId="77777777" w:rsidR="006A322E" w:rsidRPr="006A322E" w:rsidRDefault="006A322E" w:rsidP="006A322E">
      <w:pPr>
        <w:rPr>
          <w:rFonts w:asciiTheme="minorHAnsi" w:hAnsiTheme="minorHAnsi"/>
        </w:rPr>
      </w:pPr>
      <w:r w:rsidRPr="006A322E">
        <w:rPr>
          <w:rFonts w:asciiTheme="minorHAnsi" w:hAnsiTheme="minorHAnsi"/>
        </w:rPr>
        <w:t>A: More leafy greens, root vegetables and beans. Rice is like a luxury. Everyone consumes corn. Each seed needs input, without water and fertiliser these seeds do nothing. Any investment directed towards nutrition should not be with corn. Santilya is at 6.000 feet altitude, there is not much production of tropical fruits, only banana and avocado, and of course tomatoes and onions. […]</w:t>
      </w:r>
    </w:p>
    <w:p w14:paraId="246AC231" w14:textId="77777777" w:rsidR="006A322E" w:rsidRPr="006A322E" w:rsidRDefault="006A322E" w:rsidP="006A322E">
      <w:pPr>
        <w:rPr>
          <w:rFonts w:asciiTheme="minorHAnsi" w:hAnsiTheme="minorHAnsi"/>
        </w:rPr>
      </w:pPr>
      <w:r w:rsidRPr="006A322E">
        <w:rPr>
          <w:rFonts w:asciiTheme="minorHAnsi" w:hAnsiTheme="minorHAnsi"/>
        </w:rPr>
        <w:t xml:space="preserve">For nutrition it would be important to first invest in equipment to farm the land. People do ploughing by hand, watering by hand and weeding and sowing by hand. </w:t>
      </w:r>
    </w:p>
    <w:p w14:paraId="2EA887AD" w14:textId="77777777" w:rsidR="006A322E" w:rsidRPr="006A322E" w:rsidRDefault="006A322E" w:rsidP="006A322E">
      <w:pPr>
        <w:rPr>
          <w:rFonts w:asciiTheme="minorHAnsi" w:hAnsiTheme="minorHAnsi"/>
        </w:rPr>
      </w:pPr>
      <w:r w:rsidRPr="006A322E">
        <w:rPr>
          <w:rFonts w:asciiTheme="minorHAnsi" w:hAnsiTheme="minorHAnsi"/>
        </w:rPr>
        <w:t>Q: What else needs to be improved?</w:t>
      </w:r>
    </w:p>
    <w:p w14:paraId="1269C254" w14:textId="77777777" w:rsidR="006A322E" w:rsidRPr="006A322E" w:rsidRDefault="006A322E" w:rsidP="006A322E">
      <w:pPr>
        <w:rPr>
          <w:rFonts w:asciiTheme="minorHAnsi" w:hAnsiTheme="minorHAnsi"/>
        </w:rPr>
      </w:pPr>
      <w:r w:rsidRPr="006A322E">
        <w:rPr>
          <w:rFonts w:asciiTheme="minorHAnsi" w:hAnsiTheme="minorHAnsi"/>
        </w:rPr>
        <w:t xml:space="preserve">A: The understanding of how to use pesticides and what can be used. There are initiatives to improve farm practises and nutrition. PSI in Mbeya: technoserve in Mbeya. One of them has a website to connect buyers and sellers. This is really helpful, the problem is that many people have no internet. They could set up a village group with one internet account and share it to use this service. </w:t>
      </w:r>
    </w:p>
    <w:p w14:paraId="7E50D91E" w14:textId="77777777" w:rsidR="006A322E" w:rsidRPr="006A322E" w:rsidRDefault="006A322E" w:rsidP="006A322E">
      <w:pPr>
        <w:rPr>
          <w:rFonts w:asciiTheme="minorHAnsi" w:hAnsiTheme="minorHAnsi"/>
        </w:rPr>
      </w:pPr>
      <w:r w:rsidRPr="006A322E">
        <w:rPr>
          <w:rFonts w:asciiTheme="minorHAnsi" w:hAnsiTheme="minorHAnsi"/>
        </w:rPr>
        <w:lastRenderedPageBreak/>
        <w:t xml:space="preserve">Iado also has an office in Santilya. This is the isangati agriculture development organisation. They sound good in theory. But I have not been able to talk to them, they are never there. When it comes to development projects, villages have to raise a certain amount of money, before the government gets involved; they need to put in an initial investment. Iado plans on developing a water pipe to the village. Decentralising water supply would help with the farmers. </w:t>
      </w:r>
    </w:p>
    <w:p w14:paraId="7EA65479" w14:textId="77777777" w:rsidR="006A322E" w:rsidRPr="006A322E" w:rsidRDefault="006A322E" w:rsidP="006A322E">
      <w:pPr>
        <w:rPr>
          <w:rFonts w:asciiTheme="minorHAnsi" w:hAnsiTheme="minorHAnsi"/>
        </w:rPr>
      </w:pPr>
      <w:r w:rsidRPr="006A322E">
        <w:rPr>
          <w:rFonts w:asciiTheme="minorHAnsi" w:hAnsiTheme="minorHAnsi"/>
        </w:rPr>
        <w:t>Q: What do you know about food security and nutrition?</w:t>
      </w:r>
    </w:p>
    <w:p w14:paraId="4E039A78" w14:textId="77777777" w:rsidR="006A322E" w:rsidRPr="006A322E" w:rsidRDefault="006A322E" w:rsidP="006A322E">
      <w:pPr>
        <w:rPr>
          <w:rFonts w:asciiTheme="minorHAnsi" w:hAnsiTheme="minorHAnsi"/>
        </w:rPr>
      </w:pPr>
      <w:r w:rsidRPr="006A322E">
        <w:rPr>
          <w:rFonts w:asciiTheme="minorHAnsi" w:hAnsiTheme="minorHAnsi"/>
        </w:rPr>
        <w:t xml:space="preserve">A: There are some real problems. In the first place with breastfeeding. This is great, if it wasn’t for HIV. You need to do either 6 months breastfeeding with no other food, or no breastmilk at all. Normal food make micro tears in the intestines, but if you give breastmilk at the same time HIV is transmitted more easily from mother to child. There are problems with stunting and wasting, because baby’s are fed Uyi, which is watered down Ugali. Ugali is made from corn flower and water. The issue with eating corn is that it should not be taken away (people are very used to it) but other food consumption needs to increase. Even if more nutritious food is available, it is not accessible to everyone. Most people live on subsistence and do not have any money to spare. </w:t>
      </w:r>
    </w:p>
    <w:p w14:paraId="7B49D8D0" w14:textId="77777777" w:rsidR="006A322E" w:rsidRPr="006A322E" w:rsidRDefault="006A322E" w:rsidP="006A322E">
      <w:pPr>
        <w:pStyle w:val="Kop2"/>
        <w:rPr>
          <w:rFonts w:asciiTheme="minorHAnsi" w:hAnsiTheme="minorHAnsi"/>
        </w:rPr>
      </w:pPr>
      <w:bookmarkStart w:id="141" w:name="_Toc458689629"/>
      <w:bookmarkStart w:id="142" w:name="_Toc459598229"/>
      <w:r w:rsidRPr="006A322E">
        <w:rPr>
          <w:rFonts w:asciiTheme="minorHAnsi" w:hAnsiTheme="minorHAnsi"/>
        </w:rPr>
        <w:t>Interview 2: Village extension officer</w:t>
      </w:r>
      <w:bookmarkEnd w:id="141"/>
      <w:bookmarkEnd w:id="142"/>
    </w:p>
    <w:p w14:paraId="5B0FA0FE" w14:textId="77777777" w:rsidR="006A322E" w:rsidRPr="006A322E" w:rsidRDefault="006A322E" w:rsidP="006A322E">
      <w:pPr>
        <w:rPr>
          <w:rFonts w:asciiTheme="minorHAnsi" w:hAnsiTheme="minorHAnsi"/>
        </w:rPr>
      </w:pPr>
      <w:r w:rsidRPr="006A322E">
        <w:rPr>
          <w:rFonts w:asciiTheme="minorHAnsi" w:hAnsiTheme="minorHAnsi"/>
        </w:rPr>
        <w:t>Q: What can you tell me about maize production in the area?</w:t>
      </w:r>
    </w:p>
    <w:p w14:paraId="01A00CD0" w14:textId="77777777" w:rsidR="006A322E" w:rsidRPr="006A322E" w:rsidRDefault="006A322E" w:rsidP="006A322E">
      <w:pPr>
        <w:rPr>
          <w:rFonts w:asciiTheme="minorHAnsi" w:hAnsiTheme="minorHAnsi"/>
        </w:rPr>
      </w:pPr>
      <w:r w:rsidRPr="006A322E">
        <w:rPr>
          <w:rFonts w:asciiTheme="minorHAnsi" w:hAnsiTheme="minorHAnsi"/>
        </w:rPr>
        <w:t xml:space="preserve">A: there is problems with storage. If production goes up, it goes wasted because of bad storage. There is no warehouse people store yield on the roof. </w:t>
      </w:r>
    </w:p>
    <w:p w14:paraId="7418478C" w14:textId="77777777" w:rsidR="006A322E" w:rsidRPr="006A322E" w:rsidRDefault="006A322E" w:rsidP="006A322E">
      <w:pPr>
        <w:rPr>
          <w:rFonts w:asciiTheme="minorHAnsi" w:hAnsiTheme="minorHAnsi"/>
        </w:rPr>
      </w:pPr>
      <w:r w:rsidRPr="006A322E">
        <w:rPr>
          <w:rFonts w:asciiTheme="minorHAnsi" w:hAnsiTheme="minorHAnsi"/>
        </w:rPr>
        <w:t>Q: What kinds of crops would people want to grow here?</w:t>
      </w:r>
    </w:p>
    <w:p w14:paraId="627DCAB5" w14:textId="77777777" w:rsidR="006A322E" w:rsidRPr="006A322E" w:rsidRDefault="006A322E" w:rsidP="006A322E">
      <w:pPr>
        <w:rPr>
          <w:rFonts w:asciiTheme="minorHAnsi" w:hAnsiTheme="minorHAnsi"/>
        </w:rPr>
      </w:pPr>
      <w:r w:rsidRPr="006A322E">
        <w:rPr>
          <w:rFonts w:asciiTheme="minorHAnsi" w:hAnsiTheme="minorHAnsi"/>
        </w:rPr>
        <w:t>A: Irish potatoes, carrots. In short more variety.</w:t>
      </w:r>
    </w:p>
    <w:p w14:paraId="0ED66915" w14:textId="77777777" w:rsidR="006A322E" w:rsidRPr="006A322E" w:rsidRDefault="006A322E" w:rsidP="006A322E">
      <w:pPr>
        <w:rPr>
          <w:rFonts w:asciiTheme="minorHAnsi" w:hAnsiTheme="minorHAnsi"/>
        </w:rPr>
      </w:pPr>
      <w:r w:rsidRPr="006A322E">
        <w:rPr>
          <w:rFonts w:asciiTheme="minorHAnsi" w:hAnsiTheme="minorHAnsi"/>
        </w:rPr>
        <w:t>Q: More variety, what does that mean? What kind of crops are they thinking of?</w:t>
      </w:r>
    </w:p>
    <w:p w14:paraId="528A109C" w14:textId="77777777" w:rsidR="006A322E" w:rsidRPr="006A322E" w:rsidRDefault="006A322E" w:rsidP="006A322E">
      <w:pPr>
        <w:rPr>
          <w:rFonts w:asciiTheme="minorHAnsi" w:hAnsiTheme="minorHAnsi"/>
        </w:rPr>
      </w:pPr>
      <w:r w:rsidRPr="006A322E">
        <w:rPr>
          <w:rFonts w:asciiTheme="minorHAnsi" w:hAnsiTheme="minorHAnsi"/>
        </w:rPr>
        <w:t xml:space="preserve">A: Chinesi, spinache, chiche for example. But there is no knowledge that is why it is not grown. Because of the cold there is not much avocado. […] people from other villages go to the market in Santilya and buy them in the morning and sell them at smaller markets. </w:t>
      </w:r>
    </w:p>
    <w:p w14:paraId="15AC238A" w14:textId="77777777" w:rsidR="006A322E" w:rsidRPr="006A322E" w:rsidRDefault="006A322E" w:rsidP="006A322E">
      <w:pPr>
        <w:rPr>
          <w:rFonts w:asciiTheme="minorHAnsi" w:hAnsiTheme="minorHAnsi"/>
        </w:rPr>
      </w:pPr>
      <w:r w:rsidRPr="006A322E">
        <w:rPr>
          <w:rFonts w:asciiTheme="minorHAnsi" w:hAnsiTheme="minorHAnsi"/>
        </w:rPr>
        <w:t>Q: What do you know about fertiliser use?</w:t>
      </w:r>
    </w:p>
    <w:p w14:paraId="07DC2A12" w14:textId="77777777" w:rsidR="006A322E" w:rsidRPr="006A322E" w:rsidRDefault="006A322E" w:rsidP="006A322E">
      <w:pPr>
        <w:rPr>
          <w:rFonts w:asciiTheme="minorHAnsi" w:hAnsiTheme="minorHAnsi"/>
        </w:rPr>
      </w:pPr>
      <w:r w:rsidRPr="006A322E">
        <w:rPr>
          <w:rFonts w:asciiTheme="minorHAnsi" w:hAnsiTheme="minorHAnsi"/>
        </w:rPr>
        <w:t xml:space="preserve">A: It is not much. People use manure. Not many people know how to make manure, organic fertiliser. Some do but there is no information. Few families get a little amount of subsidised fertiliser, but it is not enough. Fertiliser is very expensive to buy here. </w:t>
      </w:r>
    </w:p>
    <w:p w14:paraId="2446AC36" w14:textId="77777777" w:rsidR="006A322E" w:rsidRPr="006A322E" w:rsidRDefault="006A322E" w:rsidP="006A322E">
      <w:pPr>
        <w:rPr>
          <w:rFonts w:asciiTheme="minorHAnsi" w:hAnsiTheme="minorHAnsi"/>
        </w:rPr>
      </w:pPr>
      <w:r w:rsidRPr="006A322E">
        <w:rPr>
          <w:rFonts w:asciiTheme="minorHAnsi" w:hAnsiTheme="minorHAnsi"/>
        </w:rPr>
        <w:t>Q: What are the most common grown crops here?</w:t>
      </w:r>
    </w:p>
    <w:p w14:paraId="46496BE2" w14:textId="77777777" w:rsidR="006A322E" w:rsidRPr="006A322E" w:rsidRDefault="006A322E" w:rsidP="006A322E">
      <w:pPr>
        <w:rPr>
          <w:rFonts w:asciiTheme="minorHAnsi" w:hAnsiTheme="minorHAnsi"/>
        </w:rPr>
      </w:pPr>
      <w:r w:rsidRPr="006A322E">
        <w:rPr>
          <w:rFonts w:asciiTheme="minorHAnsi" w:hAnsiTheme="minorHAnsi"/>
        </w:rPr>
        <w:t xml:space="preserve">A: Corn, used only for eating. Beans are for selling and eating. Pyrethrum, is a natural pesticide made from chrysantium. This is for export only, for the US. Few sunflower seeds, for oil. </w:t>
      </w:r>
    </w:p>
    <w:p w14:paraId="09BC95E5" w14:textId="77777777" w:rsidR="006A322E" w:rsidRPr="006A322E" w:rsidRDefault="006A322E" w:rsidP="006A322E">
      <w:pPr>
        <w:rPr>
          <w:rFonts w:asciiTheme="minorHAnsi" w:hAnsiTheme="minorHAnsi"/>
        </w:rPr>
      </w:pPr>
      <w:r w:rsidRPr="006A322E">
        <w:rPr>
          <w:rFonts w:asciiTheme="minorHAnsi" w:hAnsiTheme="minorHAnsi"/>
        </w:rPr>
        <w:t>Q: How many people here would you say are food insecure?</w:t>
      </w:r>
    </w:p>
    <w:p w14:paraId="22CF2F09" w14:textId="77777777" w:rsidR="006A322E" w:rsidRPr="006A322E" w:rsidRDefault="006A322E" w:rsidP="006A322E">
      <w:pPr>
        <w:rPr>
          <w:rFonts w:asciiTheme="minorHAnsi" w:hAnsiTheme="minorHAnsi"/>
        </w:rPr>
      </w:pPr>
      <w:r w:rsidRPr="006A322E">
        <w:rPr>
          <w:rFonts w:asciiTheme="minorHAnsi" w:hAnsiTheme="minorHAnsi"/>
        </w:rPr>
        <w:t>A: there is not many people who eat only once a day. We have welfare, Tasaf for the poorest.</w:t>
      </w:r>
    </w:p>
    <w:p w14:paraId="014C32A2" w14:textId="77777777" w:rsidR="006A322E" w:rsidRPr="006A322E" w:rsidRDefault="006A322E" w:rsidP="006A322E">
      <w:pPr>
        <w:rPr>
          <w:rFonts w:asciiTheme="minorHAnsi" w:hAnsiTheme="minorHAnsi"/>
        </w:rPr>
      </w:pPr>
      <w:r w:rsidRPr="006A322E">
        <w:rPr>
          <w:rFonts w:asciiTheme="minorHAnsi" w:hAnsiTheme="minorHAnsi"/>
        </w:rPr>
        <w:t>Q: You have a very beautiful vegetable garden. Is that common around here?</w:t>
      </w:r>
    </w:p>
    <w:p w14:paraId="633F1377" w14:textId="77777777" w:rsidR="006A322E" w:rsidRPr="006A322E" w:rsidRDefault="006A322E" w:rsidP="006A322E">
      <w:pPr>
        <w:rPr>
          <w:rFonts w:asciiTheme="minorHAnsi" w:hAnsiTheme="minorHAnsi"/>
        </w:rPr>
      </w:pPr>
      <w:r w:rsidRPr="006A322E">
        <w:rPr>
          <w:rFonts w:asciiTheme="minorHAnsi" w:hAnsiTheme="minorHAnsi"/>
        </w:rPr>
        <w:t>A: No not common, not more than five families have one and only here.</w:t>
      </w:r>
    </w:p>
    <w:p w14:paraId="05DAB94A" w14:textId="77777777" w:rsidR="006A322E" w:rsidRPr="006A322E" w:rsidRDefault="006A322E" w:rsidP="006A322E">
      <w:pPr>
        <w:rPr>
          <w:rFonts w:asciiTheme="minorHAnsi" w:hAnsiTheme="minorHAnsi"/>
        </w:rPr>
      </w:pPr>
      <w:r w:rsidRPr="006A322E">
        <w:rPr>
          <w:rFonts w:asciiTheme="minorHAnsi" w:hAnsiTheme="minorHAnsi"/>
        </w:rPr>
        <w:t>Q: You also have two cows and one goat. Do many families have livestock?</w:t>
      </w:r>
    </w:p>
    <w:p w14:paraId="330310E5" w14:textId="77777777" w:rsidR="006A322E" w:rsidRPr="006A322E" w:rsidRDefault="006A322E" w:rsidP="006A322E">
      <w:pPr>
        <w:rPr>
          <w:rFonts w:asciiTheme="minorHAnsi" w:hAnsiTheme="minorHAnsi"/>
        </w:rPr>
      </w:pPr>
      <w:r w:rsidRPr="006A322E">
        <w:rPr>
          <w:rFonts w:asciiTheme="minorHAnsi" w:hAnsiTheme="minorHAnsi"/>
        </w:rPr>
        <w:lastRenderedPageBreak/>
        <w:t xml:space="preserve">A: I try to make good for the family. I had some chickens but I had to remove them to make place for the tomatoes. Not many people have livestock here. </w:t>
      </w:r>
    </w:p>
    <w:p w14:paraId="17ABDFD6" w14:textId="77777777" w:rsidR="006A322E" w:rsidRPr="006A322E" w:rsidRDefault="006A322E" w:rsidP="006A322E">
      <w:pPr>
        <w:rPr>
          <w:rFonts w:asciiTheme="minorHAnsi" w:hAnsiTheme="minorHAnsi"/>
        </w:rPr>
      </w:pPr>
      <w:r w:rsidRPr="006A322E">
        <w:rPr>
          <w:rFonts w:asciiTheme="minorHAnsi" w:hAnsiTheme="minorHAnsi"/>
        </w:rPr>
        <w:t>Q: What is the biggest problem in your view?</w:t>
      </w:r>
    </w:p>
    <w:p w14:paraId="37B6C286" w14:textId="77777777" w:rsidR="006A322E" w:rsidRPr="006A322E" w:rsidRDefault="006A322E" w:rsidP="006A322E">
      <w:pPr>
        <w:rPr>
          <w:rFonts w:asciiTheme="minorHAnsi" w:hAnsiTheme="minorHAnsi"/>
        </w:rPr>
      </w:pPr>
      <w:r w:rsidRPr="006A322E">
        <w:rPr>
          <w:rFonts w:asciiTheme="minorHAnsi" w:hAnsiTheme="minorHAnsi"/>
        </w:rPr>
        <w:t>A: Education, knowledge in the community. How to grow and keep food.</w:t>
      </w:r>
    </w:p>
    <w:p w14:paraId="795167D7" w14:textId="77777777" w:rsidR="006A322E" w:rsidRPr="006A322E" w:rsidRDefault="006A322E" w:rsidP="006A322E">
      <w:pPr>
        <w:rPr>
          <w:rFonts w:asciiTheme="minorHAnsi" w:hAnsiTheme="minorHAnsi"/>
        </w:rPr>
      </w:pPr>
      <w:r w:rsidRPr="006A322E">
        <w:rPr>
          <w:rFonts w:asciiTheme="minorHAnsi" w:hAnsiTheme="minorHAnsi"/>
        </w:rPr>
        <w:t>Q: What is being done about this?</w:t>
      </w:r>
    </w:p>
    <w:p w14:paraId="4309A927" w14:textId="77777777" w:rsidR="006A322E" w:rsidRPr="006A322E" w:rsidRDefault="006A322E" w:rsidP="006A322E">
      <w:pPr>
        <w:rPr>
          <w:rFonts w:asciiTheme="minorHAnsi" w:hAnsiTheme="minorHAnsi"/>
        </w:rPr>
      </w:pPr>
      <w:r w:rsidRPr="006A322E">
        <w:rPr>
          <w:rFonts w:asciiTheme="minorHAnsi" w:hAnsiTheme="minorHAnsi"/>
        </w:rPr>
        <w:t xml:space="preserve">A: We get knowledge from Micaela [health volunteer peacecorps], about how and why. We sometimes go to see information from others [other villages] if it is good we learn and take it home. We work together with NGOs, Uyole agriculture extention on agriculture, Kyumbe for HIV education. We want more education on crop rotation, there is no knowledge. </w:t>
      </w:r>
    </w:p>
    <w:p w14:paraId="64AB155B" w14:textId="77777777" w:rsidR="006A322E" w:rsidRPr="006A322E" w:rsidRDefault="006A322E" w:rsidP="006A322E">
      <w:pPr>
        <w:rPr>
          <w:rFonts w:asciiTheme="minorHAnsi" w:hAnsiTheme="minorHAnsi"/>
        </w:rPr>
      </w:pPr>
      <w:r w:rsidRPr="006A322E">
        <w:rPr>
          <w:rFonts w:asciiTheme="minorHAnsi" w:hAnsiTheme="minorHAnsi"/>
        </w:rPr>
        <w:t>Q: Is there anything else that I need to know?</w:t>
      </w:r>
    </w:p>
    <w:p w14:paraId="125F3C3F" w14:textId="77777777" w:rsidR="006A322E" w:rsidRPr="006A322E" w:rsidRDefault="006A322E" w:rsidP="006A322E">
      <w:pPr>
        <w:rPr>
          <w:rFonts w:asciiTheme="minorHAnsi" w:hAnsiTheme="minorHAnsi"/>
        </w:rPr>
      </w:pPr>
      <w:r w:rsidRPr="006A322E">
        <w:rPr>
          <w:rFonts w:asciiTheme="minorHAnsi" w:hAnsiTheme="minorHAnsi"/>
        </w:rPr>
        <w:t xml:space="preserve">A: You should do a trial run in Santilya with your seeds! With the corn based diet, it would be more useful to improve nutritional content than to improve yield. Tell them to do a trial run here. </w:t>
      </w:r>
    </w:p>
    <w:p w14:paraId="6A96FDD9" w14:textId="77777777" w:rsidR="006A322E" w:rsidRPr="006A322E" w:rsidRDefault="006A322E" w:rsidP="006A322E">
      <w:pPr>
        <w:pStyle w:val="Kop2"/>
        <w:rPr>
          <w:rFonts w:asciiTheme="minorHAnsi" w:hAnsiTheme="minorHAnsi"/>
        </w:rPr>
      </w:pPr>
      <w:bookmarkStart w:id="143" w:name="_Toc458689630"/>
      <w:bookmarkStart w:id="144" w:name="_Toc459598230"/>
      <w:r w:rsidRPr="006A322E">
        <w:rPr>
          <w:rFonts w:asciiTheme="minorHAnsi" w:hAnsiTheme="minorHAnsi"/>
        </w:rPr>
        <w:t>Interview 3: Health volunteer peacecorps Iwowo village</w:t>
      </w:r>
      <w:bookmarkEnd w:id="143"/>
      <w:bookmarkEnd w:id="144"/>
    </w:p>
    <w:p w14:paraId="3D955A2E" w14:textId="77777777" w:rsidR="006A322E" w:rsidRPr="006A322E" w:rsidRDefault="006A322E" w:rsidP="006A322E">
      <w:pPr>
        <w:rPr>
          <w:rFonts w:asciiTheme="minorHAnsi" w:hAnsiTheme="minorHAnsi"/>
        </w:rPr>
      </w:pPr>
      <w:r w:rsidRPr="006A322E">
        <w:rPr>
          <w:rFonts w:asciiTheme="minorHAnsi" w:hAnsiTheme="minorHAnsi"/>
        </w:rPr>
        <w:t>Q: What do you know about agricultural production in your area?</w:t>
      </w:r>
    </w:p>
    <w:p w14:paraId="25B16337" w14:textId="77777777" w:rsidR="006A322E" w:rsidRPr="006A322E" w:rsidRDefault="006A322E" w:rsidP="006A322E">
      <w:pPr>
        <w:rPr>
          <w:rFonts w:asciiTheme="minorHAnsi" w:hAnsiTheme="minorHAnsi"/>
        </w:rPr>
      </w:pPr>
      <w:r w:rsidRPr="006A322E">
        <w:rPr>
          <w:rFonts w:asciiTheme="minorHAnsi" w:hAnsiTheme="minorHAnsi"/>
        </w:rPr>
        <w:t xml:space="preserve">A: This area consists of small villages around Santilya. Crops that are produced are mostly corn, greens, sunflowers, wheat, potatoes and beans. </w:t>
      </w:r>
    </w:p>
    <w:p w14:paraId="2137F9EB" w14:textId="77777777" w:rsidR="006A322E" w:rsidRPr="006A322E" w:rsidRDefault="006A322E" w:rsidP="006A322E">
      <w:pPr>
        <w:rPr>
          <w:rFonts w:asciiTheme="minorHAnsi" w:hAnsiTheme="minorHAnsi"/>
        </w:rPr>
      </w:pPr>
      <w:r w:rsidRPr="006A322E">
        <w:rPr>
          <w:rFonts w:asciiTheme="minorHAnsi" w:hAnsiTheme="minorHAnsi"/>
        </w:rPr>
        <w:t>Q: Sunflowers?</w:t>
      </w:r>
    </w:p>
    <w:p w14:paraId="7B7B640A" w14:textId="77777777" w:rsidR="006A322E" w:rsidRPr="006A322E" w:rsidRDefault="006A322E" w:rsidP="006A322E">
      <w:pPr>
        <w:rPr>
          <w:rFonts w:asciiTheme="minorHAnsi" w:hAnsiTheme="minorHAnsi"/>
        </w:rPr>
      </w:pPr>
      <w:r w:rsidRPr="006A322E">
        <w:rPr>
          <w:rFonts w:asciiTheme="minorHAnsi" w:hAnsiTheme="minorHAnsi"/>
        </w:rPr>
        <w:t xml:space="preserve">A: The sunflowers are for oil, sold on the market. You can buy sunflower oil in the village, you have to bring your own bottle and it is scooped out of a large bucket into your bottle. </w:t>
      </w:r>
    </w:p>
    <w:p w14:paraId="47B9D243" w14:textId="77777777" w:rsidR="006A322E" w:rsidRPr="006A322E" w:rsidRDefault="006A322E" w:rsidP="006A322E">
      <w:pPr>
        <w:rPr>
          <w:rFonts w:asciiTheme="minorHAnsi" w:hAnsiTheme="minorHAnsi"/>
        </w:rPr>
      </w:pPr>
      <w:r w:rsidRPr="006A322E">
        <w:rPr>
          <w:rFonts w:asciiTheme="minorHAnsi" w:hAnsiTheme="minorHAnsi"/>
        </w:rPr>
        <w:t>Q: Is everything produced on the shamba? Or do people supplement with their own garden?</w:t>
      </w:r>
    </w:p>
    <w:p w14:paraId="3EC42D48" w14:textId="77777777" w:rsidR="006A322E" w:rsidRPr="006A322E" w:rsidRDefault="006A322E" w:rsidP="006A322E">
      <w:pPr>
        <w:rPr>
          <w:rFonts w:asciiTheme="minorHAnsi" w:hAnsiTheme="minorHAnsi"/>
        </w:rPr>
      </w:pPr>
      <w:r w:rsidRPr="006A322E">
        <w:rPr>
          <w:rFonts w:asciiTheme="minorHAnsi" w:hAnsiTheme="minorHAnsi"/>
        </w:rPr>
        <w:t xml:space="preserve">A: No, home gardens are very rare. People do not use it as supplement for food. It would be a good idea though, we are trying to set something up to get this started around here. </w:t>
      </w:r>
    </w:p>
    <w:p w14:paraId="0709EDF0" w14:textId="77777777" w:rsidR="006A322E" w:rsidRPr="006A322E" w:rsidRDefault="006A322E" w:rsidP="006A322E">
      <w:pPr>
        <w:rPr>
          <w:rFonts w:asciiTheme="minorHAnsi" w:hAnsiTheme="minorHAnsi"/>
        </w:rPr>
      </w:pPr>
      <w:r w:rsidRPr="006A322E">
        <w:rPr>
          <w:rFonts w:asciiTheme="minorHAnsi" w:hAnsiTheme="minorHAnsi"/>
        </w:rPr>
        <w:t>Q: What are you thinking of? What are your ideas for crops to grow?</w:t>
      </w:r>
    </w:p>
    <w:p w14:paraId="22F9CE4E" w14:textId="77777777" w:rsidR="006A322E" w:rsidRPr="006A322E" w:rsidRDefault="006A322E" w:rsidP="006A322E">
      <w:pPr>
        <w:rPr>
          <w:rFonts w:asciiTheme="minorHAnsi" w:hAnsiTheme="minorHAnsi"/>
        </w:rPr>
      </w:pPr>
      <w:r w:rsidRPr="00113631">
        <w:rPr>
          <w:rFonts w:asciiTheme="minorHAnsi" w:hAnsiTheme="minorHAnsi"/>
          <w:lang w:val="es-BO"/>
          <w:rPrChange w:id="145" w:author="Berg, Marrit van den" w:date="2016-08-22T10:54:00Z">
            <w:rPr>
              <w:rFonts w:asciiTheme="minorHAnsi" w:hAnsiTheme="minorHAnsi"/>
            </w:rPr>
          </w:rPrChange>
        </w:rPr>
        <w:t xml:space="preserve">A: Maybe Chicha, chinesi, leafy vegetables. </w:t>
      </w:r>
      <w:r w:rsidRPr="006A322E">
        <w:rPr>
          <w:rFonts w:asciiTheme="minorHAnsi" w:hAnsiTheme="minorHAnsi"/>
        </w:rPr>
        <w:t xml:space="preserve">Also maybe pumpkin leafs, for consumption or for pig feed. </w:t>
      </w:r>
    </w:p>
    <w:p w14:paraId="646C5010" w14:textId="77777777" w:rsidR="006A322E" w:rsidRPr="006A322E" w:rsidRDefault="006A322E" w:rsidP="006A322E">
      <w:pPr>
        <w:rPr>
          <w:rFonts w:asciiTheme="minorHAnsi" w:hAnsiTheme="minorHAnsi"/>
        </w:rPr>
      </w:pPr>
      <w:r w:rsidRPr="006A322E">
        <w:rPr>
          <w:rFonts w:asciiTheme="minorHAnsi" w:hAnsiTheme="minorHAnsi"/>
        </w:rPr>
        <w:t>Q: Are pigs or other kinds of livestock common here?</w:t>
      </w:r>
    </w:p>
    <w:p w14:paraId="2A486BD4" w14:textId="77777777" w:rsidR="006A322E" w:rsidRPr="006A322E" w:rsidRDefault="006A322E" w:rsidP="006A322E">
      <w:pPr>
        <w:rPr>
          <w:rFonts w:asciiTheme="minorHAnsi" w:hAnsiTheme="minorHAnsi"/>
        </w:rPr>
      </w:pPr>
      <w:r w:rsidRPr="006A322E">
        <w:rPr>
          <w:rFonts w:asciiTheme="minorHAnsi" w:hAnsiTheme="minorHAnsi"/>
        </w:rPr>
        <w:t xml:space="preserve">A: Not really, it is mostly goats here. Some people have cows or pigs. Chickens are more common for the eggs. </w:t>
      </w:r>
    </w:p>
    <w:p w14:paraId="375D5AB7" w14:textId="77777777" w:rsidR="006A322E" w:rsidRPr="006A322E" w:rsidRDefault="006A322E" w:rsidP="006A322E">
      <w:pPr>
        <w:rPr>
          <w:rFonts w:asciiTheme="minorHAnsi" w:hAnsiTheme="minorHAnsi"/>
        </w:rPr>
      </w:pPr>
      <w:r w:rsidRPr="006A322E">
        <w:rPr>
          <w:rFonts w:asciiTheme="minorHAnsi" w:hAnsiTheme="minorHAnsi"/>
        </w:rPr>
        <w:t>Q: I heard the goats are used for meat, but not for milk. Is this true? Do you know why?</w:t>
      </w:r>
    </w:p>
    <w:p w14:paraId="136DE8E3" w14:textId="77777777" w:rsidR="006A322E" w:rsidRPr="006A322E" w:rsidRDefault="006A322E" w:rsidP="006A322E">
      <w:pPr>
        <w:rPr>
          <w:rFonts w:asciiTheme="minorHAnsi" w:hAnsiTheme="minorHAnsi"/>
        </w:rPr>
      </w:pPr>
      <w:r w:rsidRPr="006A322E">
        <w:rPr>
          <w:rFonts w:asciiTheme="minorHAnsi" w:hAnsiTheme="minorHAnsi"/>
        </w:rPr>
        <w:t xml:space="preserve">A: Yes, because they breed with them a lot. This does not work if you want to milk them. Maybe we can do something about this, goat milk would work well here; it is very nutritious. I do not know, maybe it is also in the culture somehow that people do not use goat milk. </w:t>
      </w:r>
    </w:p>
    <w:p w14:paraId="7A8C0E19" w14:textId="77777777" w:rsidR="006A322E" w:rsidRPr="006A322E" w:rsidRDefault="006A322E" w:rsidP="006A322E">
      <w:pPr>
        <w:rPr>
          <w:rFonts w:asciiTheme="minorHAnsi" w:hAnsiTheme="minorHAnsi"/>
        </w:rPr>
      </w:pPr>
      <w:r w:rsidRPr="006A322E">
        <w:rPr>
          <w:rFonts w:asciiTheme="minorHAnsi" w:hAnsiTheme="minorHAnsi"/>
        </w:rPr>
        <w:t xml:space="preserve">Q: What do you know about agricultural input use? Meaning fertiliser and improved seeds? </w:t>
      </w:r>
    </w:p>
    <w:p w14:paraId="6A05D9C7" w14:textId="77777777" w:rsidR="006A322E" w:rsidRPr="006A322E" w:rsidRDefault="006A322E" w:rsidP="006A322E">
      <w:pPr>
        <w:rPr>
          <w:rFonts w:asciiTheme="minorHAnsi" w:hAnsiTheme="minorHAnsi"/>
        </w:rPr>
      </w:pPr>
      <w:r w:rsidRPr="006A322E">
        <w:rPr>
          <w:rFonts w:asciiTheme="minorHAnsi" w:hAnsiTheme="minorHAnsi"/>
        </w:rPr>
        <w:lastRenderedPageBreak/>
        <w:t xml:space="preserve">A: Farmers do use fertiliser around here, mostly manure. I think they also buy in artificial maize seeds. Some farmers also use pesticide spray. It is a mixture of homemade stuff and bought in pesticides. It is available here, but not everyone can buy it. </w:t>
      </w:r>
    </w:p>
    <w:p w14:paraId="7D809B81" w14:textId="77777777" w:rsidR="006A322E" w:rsidRPr="006A322E" w:rsidRDefault="006A322E" w:rsidP="006A322E">
      <w:pPr>
        <w:rPr>
          <w:rFonts w:asciiTheme="minorHAnsi" w:hAnsiTheme="minorHAnsi"/>
        </w:rPr>
      </w:pPr>
      <w:r w:rsidRPr="006A322E">
        <w:rPr>
          <w:rFonts w:asciiTheme="minorHAnsi" w:hAnsiTheme="minorHAnsi"/>
        </w:rPr>
        <w:t>Q: How does this relate to food security?</w:t>
      </w:r>
    </w:p>
    <w:p w14:paraId="49DA9980" w14:textId="77777777" w:rsidR="006A322E" w:rsidRPr="006A322E" w:rsidRDefault="006A322E" w:rsidP="006A322E">
      <w:pPr>
        <w:rPr>
          <w:rFonts w:asciiTheme="minorHAnsi" w:hAnsiTheme="minorHAnsi"/>
        </w:rPr>
      </w:pPr>
      <w:r w:rsidRPr="006A322E">
        <w:rPr>
          <w:rFonts w:asciiTheme="minorHAnsi" w:hAnsiTheme="minorHAnsi"/>
        </w:rPr>
        <w:t xml:space="preserve">A: People here eat mostly Ugali and beans, or some kind of green. Sometimes they eat dagaa, cassava, sweet potatoes or oranges. I do not know much about nutritional problems here. </w:t>
      </w:r>
    </w:p>
    <w:p w14:paraId="623FA43B" w14:textId="77777777" w:rsidR="006A322E" w:rsidRPr="006A322E" w:rsidRDefault="006A322E" w:rsidP="006A322E">
      <w:pPr>
        <w:rPr>
          <w:rFonts w:asciiTheme="minorHAnsi" w:hAnsiTheme="minorHAnsi"/>
        </w:rPr>
      </w:pPr>
      <w:r w:rsidRPr="006A322E">
        <w:rPr>
          <w:rFonts w:asciiTheme="minorHAnsi" w:hAnsiTheme="minorHAnsi"/>
        </w:rPr>
        <w:t>Q: Is there anything else that I need to know?</w:t>
      </w:r>
    </w:p>
    <w:p w14:paraId="3E8C5861" w14:textId="77777777" w:rsidR="006A322E" w:rsidRPr="006A322E" w:rsidRDefault="006A322E" w:rsidP="006A322E">
      <w:pPr>
        <w:rPr>
          <w:rFonts w:asciiTheme="minorHAnsi" w:hAnsiTheme="minorHAnsi"/>
        </w:rPr>
      </w:pPr>
      <w:r w:rsidRPr="006A322E">
        <w:rPr>
          <w:rFonts w:asciiTheme="minorHAnsi" w:hAnsiTheme="minorHAnsi"/>
        </w:rPr>
        <w:t xml:space="preserve">A: yes, there is some cash crop production here for example coffee or tea. This is for the export, it is very cheap. Dried green beans are exported and processed somewhere else, because there is no infrastructure to process them here. </w:t>
      </w:r>
    </w:p>
    <w:p w14:paraId="29275F20" w14:textId="77777777" w:rsidR="006A322E" w:rsidRPr="006A322E" w:rsidRDefault="006A322E" w:rsidP="006A322E">
      <w:pPr>
        <w:rPr>
          <w:rFonts w:asciiTheme="minorHAnsi" w:hAnsiTheme="minorHAnsi"/>
        </w:rPr>
      </w:pPr>
      <w:r w:rsidRPr="006A322E">
        <w:rPr>
          <w:rFonts w:asciiTheme="minorHAnsi" w:hAnsiTheme="minorHAnsi"/>
        </w:rPr>
        <w:t>Q: Is this done by big scale farmers or also by smallholders?</w:t>
      </w:r>
    </w:p>
    <w:p w14:paraId="667918F4" w14:textId="77777777" w:rsidR="006A322E" w:rsidRPr="006A322E" w:rsidRDefault="006A322E" w:rsidP="006A322E">
      <w:pPr>
        <w:rPr>
          <w:rFonts w:asciiTheme="minorHAnsi" w:hAnsiTheme="minorHAnsi"/>
        </w:rPr>
      </w:pPr>
      <w:r w:rsidRPr="006A322E">
        <w:rPr>
          <w:rFonts w:asciiTheme="minorHAnsi" w:hAnsiTheme="minorHAnsi"/>
        </w:rPr>
        <w:t xml:space="preserve">A: O smallholders do cash crops as well. </w:t>
      </w:r>
    </w:p>
    <w:p w14:paraId="4EBF29AC" w14:textId="77777777" w:rsidR="006A322E" w:rsidRPr="006A322E" w:rsidRDefault="006A322E" w:rsidP="006A322E">
      <w:pPr>
        <w:rPr>
          <w:rFonts w:asciiTheme="minorHAnsi" w:hAnsiTheme="minorHAnsi"/>
        </w:rPr>
      </w:pPr>
      <w:r w:rsidRPr="006A322E">
        <w:rPr>
          <w:rFonts w:asciiTheme="minorHAnsi" w:hAnsiTheme="minorHAnsi"/>
        </w:rPr>
        <w:t>Q: Does this compete at all with food production?</w:t>
      </w:r>
    </w:p>
    <w:p w14:paraId="16AE8DF1" w14:textId="77777777" w:rsidR="006A322E" w:rsidRPr="006A322E" w:rsidRDefault="006A322E" w:rsidP="006A322E">
      <w:pPr>
        <w:rPr>
          <w:rFonts w:asciiTheme="minorHAnsi" w:hAnsiTheme="minorHAnsi"/>
        </w:rPr>
      </w:pPr>
      <w:r w:rsidRPr="006A322E">
        <w:rPr>
          <w:rFonts w:asciiTheme="minorHAnsi" w:hAnsiTheme="minorHAnsi"/>
        </w:rPr>
        <w:t xml:space="preserve">A: No I do not think so. People just produce what gives them most income. </w:t>
      </w:r>
    </w:p>
    <w:p w14:paraId="418823F4" w14:textId="77777777" w:rsidR="006A322E" w:rsidRPr="006A322E" w:rsidRDefault="006A322E" w:rsidP="006A322E">
      <w:pPr>
        <w:rPr>
          <w:rFonts w:asciiTheme="minorHAnsi" w:hAnsiTheme="minorHAnsi"/>
        </w:rPr>
      </w:pPr>
      <w:r w:rsidRPr="006A322E">
        <w:rPr>
          <w:rFonts w:asciiTheme="minorHAnsi" w:hAnsiTheme="minorHAnsi"/>
        </w:rPr>
        <w:t>Q: Going back to maize production, what is maize mostly used for?</w:t>
      </w:r>
    </w:p>
    <w:p w14:paraId="1ED81378" w14:textId="77777777" w:rsidR="006A322E" w:rsidRPr="006A322E" w:rsidRDefault="006A322E" w:rsidP="006A322E">
      <w:pPr>
        <w:rPr>
          <w:rFonts w:asciiTheme="minorHAnsi" w:hAnsiTheme="minorHAnsi"/>
        </w:rPr>
      </w:pPr>
      <w:r w:rsidRPr="006A322E">
        <w:rPr>
          <w:rFonts w:asciiTheme="minorHAnsi" w:hAnsiTheme="minorHAnsi"/>
        </w:rPr>
        <w:t xml:space="preserve">A: Maize is for village consumption and home consumption. A small amount is maybe sold on the market. </w:t>
      </w:r>
    </w:p>
    <w:p w14:paraId="626FB58A" w14:textId="77777777" w:rsidR="006A322E" w:rsidRPr="006A322E" w:rsidRDefault="006A322E" w:rsidP="006A322E">
      <w:pPr>
        <w:rPr>
          <w:rFonts w:asciiTheme="minorHAnsi" w:hAnsiTheme="minorHAnsi"/>
        </w:rPr>
      </w:pPr>
      <w:r w:rsidRPr="006A322E">
        <w:rPr>
          <w:rFonts w:asciiTheme="minorHAnsi" w:hAnsiTheme="minorHAnsi"/>
        </w:rPr>
        <w:t>Q: Do you know how the maize is processed?</w:t>
      </w:r>
    </w:p>
    <w:p w14:paraId="72944BE4" w14:textId="77777777" w:rsidR="006A322E" w:rsidRPr="006A322E" w:rsidRDefault="006A322E" w:rsidP="006A322E">
      <w:pPr>
        <w:rPr>
          <w:rFonts w:asciiTheme="minorHAnsi" w:hAnsiTheme="minorHAnsi"/>
        </w:rPr>
      </w:pPr>
      <w:r w:rsidRPr="006A322E">
        <w:rPr>
          <w:rFonts w:asciiTheme="minorHAnsi" w:hAnsiTheme="minorHAnsi"/>
        </w:rPr>
        <w:t xml:space="preserve">A: People take the corn to the mill, this mill takes the outer layer out and then they take it back home with them. There also is another kind of mill to make it into flower. Not every village has both mills, it may take a walk to another village to process the stuff. </w:t>
      </w:r>
    </w:p>
    <w:p w14:paraId="3E306516" w14:textId="77777777" w:rsidR="006A322E" w:rsidRPr="006A322E" w:rsidRDefault="006A322E" w:rsidP="006A322E">
      <w:pPr>
        <w:pStyle w:val="Kop2"/>
        <w:rPr>
          <w:rFonts w:asciiTheme="minorHAnsi" w:hAnsiTheme="minorHAnsi"/>
        </w:rPr>
      </w:pPr>
      <w:bookmarkStart w:id="146" w:name="_Toc458689631"/>
      <w:bookmarkStart w:id="147" w:name="_Toc459598231"/>
      <w:r w:rsidRPr="006A322E">
        <w:rPr>
          <w:rFonts w:asciiTheme="minorHAnsi" w:hAnsiTheme="minorHAnsi"/>
        </w:rPr>
        <w:t>Interview 4: One Acre Fund</w:t>
      </w:r>
      <w:bookmarkEnd w:id="146"/>
      <w:bookmarkEnd w:id="147"/>
    </w:p>
    <w:p w14:paraId="61A2CF30" w14:textId="77777777" w:rsidR="006A322E" w:rsidRPr="006A322E" w:rsidRDefault="006A322E" w:rsidP="006A322E">
      <w:pPr>
        <w:rPr>
          <w:rFonts w:asciiTheme="minorHAnsi" w:hAnsiTheme="minorHAnsi"/>
        </w:rPr>
      </w:pPr>
      <w:r w:rsidRPr="006A322E">
        <w:rPr>
          <w:rFonts w:asciiTheme="minorHAnsi" w:hAnsiTheme="minorHAnsi"/>
        </w:rPr>
        <w:t>Q: What can you tell me about maize production in this region? What do you know about input use in terms of kinds of seeds and fertiliser?</w:t>
      </w:r>
    </w:p>
    <w:p w14:paraId="3DF3483E" w14:textId="77777777" w:rsidR="006A322E" w:rsidRPr="006A322E" w:rsidRDefault="006A322E" w:rsidP="006A322E">
      <w:pPr>
        <w:rPr>
          <w:rFonts w:asciiTheme="minorHAnsi" w:hAnsiTheme="minorHAnsi"/>
        </w:rPr>
      </w:pPr>
      <w:r w:rsidRPr="006A322E">
        <w:rPr>
          <w:rFonts w:asciiTheme="minorHAnsi" w:hAnsiTheme="minorHAnsi"/>
        </w:rPr>
        <w:t xml:space="preserve">A: With One Acre Fund, we recommend specific seeds types for specific regions </w:t>
      </w:r>
    </w:p>
    <w:p w14:paraId="39274A44" w14:textId="77777777" w:rsidR="006A322E" w:rsidRPr="006A322E" w:rsidRDefault="006A322E" w:rsidP="006A322E">
      <w:pPr>
        <w:rPr>
          <w:rFonts w:asciiTheme="minorHAnsi" w:hAnsiTheme="minorHAnsi"/>
        </w:rPr>
      </w:pPr>
      <w:r w:rsidRPr="006A322E">
        <w:rPr>
          <w:rFonts w:asciiTheme="minorHAnsi" w:hAnsiTheme="minorHAnsi"/>
        </w:rPr>
        <w:t>Q: How many farmers in total are you working with?</w:t>
      </w:r>
    </w:p>
    <w:p w14:paraId="3358E114" w14:textId="77777777" w:rsidR="006A322E" w:rsidRPr="006A322E" w:rsidRDefault="006A322E" w:rsidP="006A322E">
      <w:pPr>
        <w:rPr>
          <w:rFonts w:asciiTheme="minorHAnsi" w:hAnsiTheme="minorHAnsi"/>
        </w:rPr>
      </w:pPr>
      <w:r w:rsidRPr="006A322E">
        <w:rPr>
          <w:rFonts w:asciiTheme="minorHAnsi" w:hAnsiTheme="minorHAnsi"/>
        </w:rPr>
        <w:t xml:space="preserve">A: In total around 17.000 farmers. We are expanding in Mbeya with I think an extra 5.000 farmers. Currently we have 7 villages and in the coming season we will add 24. </w:t>
      </w:r>
    </w:p>
    <w:p w14:paraId="73BF95F4" w14:textId="77777777" w:rsidR="006A322E" w:rsidRPr="006A322E" w:rsidRDefault="006A322E" w:rsidP="006A322E">
      <w:pPr>
        <w:rPr>
          <w:rFonts w:asciiTheme="minorHAnsi" w:hAnsiTheme="minorHAnsi"/>
        </w:rPr>
      </w:pPr>
      <w:r w:rsidRPr="006A322E">
        <w:rPr>
          <w:rFonts w:asciiTheme="minorHAnsi" w:hAnsiTheme="minorHAnsi"/>
        </w:rPr>
        <w:t>Q: What do farmers need to do to apply?</w:t>
      </w:r>
    </w:p>
    <w:p w14:paraId="17E89BBE" w14:textId="77777777" w:rsidR="006A322E" w:rsidRPr="006A322E" w:rsidRDefault="006A322E" w:rsidP="006A322E">
      <w:pPr>
        <w:rPr>
          <w:rFonts w:asciiTheme="minorHAnsi" w:hAnsiTheme="minorHAnsi"/>
        </w:rPr>
      </w:pPr>
      <w:r w:rsidRPr="006A322E">
        <w:rPr>
          <w:rFonts w:asciiTheme="minorHAnsi" w:hAnsiTheme="minorHAnsi"/>
        </w:rPr>
        <w:t>A: Basically they need to sign up on a contract. We have different packages. One is say, for one acre they would get 10 kg of seeds that they can choose of our recommended seeds list, 50 kg of DAP, 50 kg of CAN. The package also includes insurance, like crop insurance, funeral insurance and also training. Like agricultural techniques, how to get most yields out of the farm. So the whole package is for example 250.000 shillings, for one year. Farmers know exactly what the price is for their package, it does not increase over time. […]</w:t>
      </w:r>
    </w:p>
    <w:p w14:paraId="51AB834A" w14:textId="77777777" w:rsidR="006A322E" w:rsidRPr="006A322E" w:rsidRDefault="006A322E" w:rsidP="006A322E">
      <w:pPr>
        <w:rPr>
          <w:rFonts w:asciiTheme="minorHAnsi" w:hAnsiTheme="minorHAnsi"/>
        </w:rPr>
      </w:pPr>
      <w:r w:rsidRPr="006A322E">
        <w:rPr>
          <w:rFonts w:asciiTheme="minorHAnsi" w:hAnsiTheme="minorHAnsi"/>
        </w:rPr>
        <w:lastRenderedPageBreak/>
        <w:t xml:space="preserve">I have worked in Iringa with the farmers in the field. Usually farmers will not use good techniques, they will have low yields. On our program you can learn the right technique and crop spacing and you can increase the yield by three times. </w:t>
      </w:r>
    </w:p>
    <w:p w14:paraId="3BD8A1B9" w14:textId="77777777" w:rsidR="006A322E" w:rsidRPr="006A322E" w:rsidRDefault="006A322E" w:rsidP="006A322E">
      <w:pPr>
        <w:rPr>
          <w:rFonts w:asciiTheme="minorHAnsi" w:hAnsiTheme="minorHAnsi"/>
        </w:rPr>
      </w:pPr>
      <w:r w:rsidRPr="006A322E">
        <w:rPr>
          <w:rFonts w:asciiTheme="minorHAnsi" w:hAnsiTheme="minorHAnsi"/>
        </w:rPr>
        <w:t>Q: Wow that is quite a difference. How does this relate to food security?</w:t>
      </w:r>
    </w:p>
    <w:p w14:paraId="00C10902" w14:textId="77777777" w:rsidR="006A322E" w:rsidRPr="006A322E" w:rsidRDefault="006A322E" w:rsidP="006A322E">
      <w:pPr>
        <w:rPr>
          <w:rFonts w:asciiTheme="minorHAnsi" w:hAnsiTheme="minorHAnsi"/>
        </w:rPr>
      </w:pPr>
      <w:r w:rsidRPr="006A322E">
        <w:rPr>
          <w:rFonts w:asciiTheme="minorHAnsi" w:hAnsiTheme="minorHAnsi"/>
        </w:rPr>
        <w:t>A: The increase in yield means that farmers have extra income for other things. Some of the yield is used for own consumption and some is sold.</w:t>
      </w:r>
    </w:p>
    <w:p w14:paraId="08833A31" w14:textId="77777777" w:rsidR="006A322E" w:rsidRPr="006A322E" w:rsidRDefault="006A322E" w:rsidP="006A322E">
      <w:pPr>
        <w:rPr>
          <w:rFonts w:asciiTheme="minorHAnsi" w:hAnsiTheme="minorHAnsi"/>
        </w:rPr>
      </w:pPr>
      <w:r w:rsidRPr="006A322E">
        <w:rPr>
          <w:rFonts w:asciiTheme="minorHAnsi" w:hAnsiTheme="minorHAnsi"/>
        </w:rPr>
        <w:t>Q: Is the fund only directed towards maize or also other crops?</w:t>
      </w:r>
    </w:p>
    <w:p w14:paraId="2D5C2093" w14:textId="77777777" w:rsidR="006A322E" w:rsidRPr="006A322E" w:rsidRDefault="006A322E" w:rsidP="006A322E">
      <w:pPr>
        <w:rPr>
          <w:rFonts w:asciiTheme="minorHAnsi" w:hAnsiTheme="minorHAnsi"/>
        </w:rPr>
      </w:pPr>
      <w:r w:rsidRPr="006A322E">
        <w:rPr>
          <w:rFonts w:asciiTheme="minorHAnsi" w:hAnsiTheme="minorHAnsi"/>
        </w:rPr>
        <w:t xml:space="preserve">A: In Iringa we also do beans and also maize. In Mbeya in the upcoming season we are trying to do also coffee, because coffee is a cash crop. This is new, 2016 is going to be our first year that we do coffee. </w:t>
      </w:r>
    </w:p>
    <w:p w14:paraId="425A8447" w14:textId="77777777" w:rsidR="006A322E" w:rsidRPr="006A322E" w:rsidRDefault="006A322E" w:rsidP="006A322E">
      <w:pPr>
        <w:rPr>
          <w:rFonts w:asciiTheme="minorHAnsi" w:hAnsiTheme="minorHAnsi"/>
        </w:rPr>
      </w:pPr>
      <w:r w:rsidRPr="006A322E">
        <w:rPr>
          <w:rFonts w:asciiTheme="minorHAnsi" w:hAnsiTheme="minorHAnsi"/>
        </w:rPr>
        <w:t>Q: How is the processing organised?</w:t>
      </w:r>
    </w:p>
    <w:p w14:paraId="259163F6" w14:textId="77777777" w:rsidR="006A322E" w:rsidRPr="006A322E" w:rsidRDefault="006A322E" w:rsidP="006A322E">
      <w:pPr>
        <w:rPr>
          <w:rFonts w:asciiTheme="minorHAnsi" w:hAnsiTheme="minorHAnsi"/>
        </w:rPr>
      </w:pPr>
      <w:r w:rsidRPr="006A322E">
        <w:rPr>
          <w:rFonts w:asciiTheme="minorHAnsi" w:hAnsiTheme="minorHAnsi"/>
        </w:rPr>
        <w:t xml:space="preserve">A: We are not involved in processing. They do drying at home, they do storage at home. What we at One Acre Fund do, most of the times they use chemical sprays to keep the bugs of and keep the maize pest free I guess, but we offer storage bags. This is also part of the package as pest protection. That way you do not have to put chemicals on the maize. </w:t>
      </w:r>
    </w:p>
    <w:p w14:paraId="55B48D29" w14:textId="77777777" w:rsidR="006A322E" w:rsidRPr="006A322E" w:rsidRDefault="006A322E" w:rsidP="006A322E">
      <w:pPr>
        <w:rPr>
          <w:rFonts w:asciiTheme="minorHAnsi" w:hAnsiTheme="minorHAnsi"/>
        </w:rPr>
      </w:pPr>
      <w:r w:rsidRPr="006A322E">
        <w:rPr>
          <w:rFonts w:asciiTheme="minorHAnsi" w:hAnsiTheme="minorHAnsi"/>
        </w:rPr>
        <w:t>Q: So the processing is all done at home, do you know how?</w:t>
      </w:r>
    </w:p>
    <w:p w14:paraId="0A9851F6" w14:textId="77777777" w:rsidR="006A322E" w:rsidRPr="006A322E" w:rsidRDefault="006A322E" w:rsidP="006A322E">
      <w:pPr>
        <w:rPr>
          <w:rFonts w:asciiTheme="minorHAnsi" w:hAnsiTheme="minorHAnsi"/>
        </w:rPr>
      </w:pPr>
      <w:r w:rsidRPr="006A322E">
        <w:rPr>
          <w:rFonts w:asciiTheme="minorHAnsi" w:hAnsiTheme="minorHAnsi"/>
        </w:rPr>
        <w:t xml:space="preserve">A: No, all I know is they dry it at home like on the ground. They put a mat on it and dry the maize. They shell it and then they take it to a kind of mill and they pay per kilo. But we are not involved in that process. We do not buy anything; all we do is provide the inputs and training. We do try to connect buyers and sellers sometimes. Storage is also done in the village not in our warehouses. We have some warehouses for coffee I think. </w:t>
      </w:r>
    </w:p>
    <w:p w14:paraId="108D0BB5" w14:textId="77777777" w:rsidR="006A322E" w:rsidRPr="006A322E" w:rsidRDefault="006A322E" w:rsidP="006A322E">
      <w:pPr>
        <w:rPr>
          <w:rFonts w:asciiTheme="minorHAnsi" w:hAnsiTheme="minorHAnsi"/>
        </w:rPr>
      </w:pPr>
      <w:r w:rsidRPr="006A322E">
        <w:rPr>
          <w:rFonts w:asciiTheme="minorHAnsi" w:hAnsiTheme="minorHAnsi"/>
        </w:rPr>
        <w:t>Q: Do you know anything about crop prices?</w:t>
      </w:r>
    </w:p>
    <w:p w14:paraId="0E06E138" w14:textId="77777777" w:rsidR="006A322E" w:rsidRPr="006A322E" w:rsidRDefault="006A322E" w:rsidP="006A322E">
      <w:pPr>
        <w:rPr>
          <w:rFonts w:asciiTheme="minorHAnsi" w:hAnsiTheme="minorHAnsi"/>
        </w:rPr>
      </w:pPr>
      <w:r w:rsidRPr="006A322E">
        <w:rPr>
          <w:rFonts w:asciiTheme="minorHAnsi" w:hAnsiTheme="minorHAnsi"/>
        </w:rPr>
        <w:t xml:space="preserve">A: Last year… no I do not know crop prices for maize, I know for coffee. </w:t>
      </w:r>
    </w:p>
    <w:p w14:paraId="38FAD93E" w14:textId="77777777" w:rsidR="006A322E" w:rsidRPr="006A322E" w:rsidRDefault="006A322E" w:rsidP="006A322E">
      <w:pPr>
        <w:rPr>
          <w:rFonts w:asciiTheme="minorHAnsi" w:hAnsiTheme="minorHAnsi"/>
        </w:rPr>
      </w:pPr>
      <w:r w:rsidRPr="006A322E">
        <w:rPr>
          <w:rFonts w:asciiTheme="minorHAnsi" w:hAnsiTheme="minorHAnsi"/>
        </w:rPr>
        <w:t>Q: Do you know anything about the impact your program has on food security?</w:t>
      </w:r>
    </w:p>
    <w:p w14:paraId="0A6CE656" w14:textId="77777777" w:rsidR="006A322E" w:rsidRPr="006A322E" w:rsidRDefault="006A322E" w:rsidP="006A322E">
      <w:pPr>
        <w:rPr>
          <w:rFonts w:asciiTheme="minorHAnsi" w:hAnsiTheme="minorHAnsi"/>
        </w:rPr>
      </w:pPr>
      <w:r w:rsidRPr="006A322E">
        <w:rPr>
          <w:rFonts w:asciiTheme="minorHAnsi" w:hAnsiTheme="minorHAnsi"/>
        </w:rPr>
        <w:t xml:space="preserve">A: Well, my colleague Emma from Iringa she measures impact. We have done studies to compare one acre fund farmers to non-one acre fund farmers. The reason for us existing is also that many farmers do not have the means to purchase all inputs at once. With many agro dealers you have to pay upfront in cash. If you buy everything in one go it is around 250.000 Tsh. Most of the farmers do not have that money at once and they need to save until they have enough. And by that time, it is too late the rain season is halfway through and they missed the good rains. Other times, they can only pay the price of half an acre. Where we come in, we provide financial assistance in the form of inputs instead of money, because if we give money they can spend it all on other things. With these inputs, we know it is used for the farm and when it is ready it can be harvested and we pay the loan. It is basically financial access, and more security. I will link you up with Emma, she will know more about the impact. </w:t>
      </w:r>
    </w:p>
    <w:p w14:paraId="0ECD174F" w14:textId="77777777" w:rsidR="006A322E" w:rsidRPr="006A322E" w:rsidRDefault="006A322E" w:rsidP="006A322E">
      <w:pPr>
        <w:rPr>
          <w:rFonts w:asciiTheme="minorHAnsi" w:hAnsiTheme="minorHAnsi"/>
        </w:rPr>
      </w:pPr>
      <w:r w:rsidRPr="006A322E">
        <w:rPr>
          <w:rFonts w:asciiTheme="minorHAnsi" w:hAnsiTheme="minorHAnsi"/>
        </w:rPr>
        <w:t>Q: So you provide financial assistance, how is the payment for the package organised?</w:t>
      </w:r>
    </w:p>
    <w:p w14:paraId="6D03EFAA" w14:textId="77777777" w:rsidR="006A322E" w:rsidRPr="006A322E" w:rsidRDefault="006A322E" w:rsidP="006A322E">
      <w:pPr>
        <w:rPr>
          <w:rFonts w:asciiTheme="minorHAnsi" w:hAnsiTheme="minorHAnsi"/>
        </w:rPr>
      </w:pPr>
      <w:r w:rsidRPr="006A322E">
        <w:rPr>
          <w:rFonts w:asciiTheme="minorHAnsi" w:hAnsiTheme="minorHAnsi"/>
        </w:rPr>
        <w:t xml:space="preserve">A: We encourage farmers to pay every week, if they can afford to pay. We encourage them not to wait until the last minute to pay off, because that means one they are burdened with a huge debt of the inputs at the end of the season and two it means that they have to use all the harvest to repay </w:t>
      </w:r>
      <w:r w:rsidRPr="006A322E">
        <w:rPr>
          <w:rFonts w:asciiTheme="minorHAnsi" w:hAnsiTheme="minorHAnsi"/>
        </w:rPr>
        <w:lastRenderedPageBreak/>
        <w:t xml:space="preserve">the loan. That is why we encourage them to pay like 2000 or 5000 a week. Any amount they can contribute, they can pay weekly. </w:t>
      </w:r>
    </w:p>
    <w:p w14:paraId="4B0E2EEA" w14:textId="77777777" w:rsidR="006A322E" w:rsidRPr="006A322E" w:rsidRDefault="006A322E" w:rsidP="006A322E">
      <w:pPr>
        <w:rPr>
          <w:rFonts w:asciiTheme="minorHAnsi" w:hAnsiTheme="minorHAnsi"/>
        </w:rPr>
      </w:pPr>
      <w:r w:rsidRPr="006A322E">
        <w:rPr>
          <w:rFonts w:asciiTheme="minorHAnsi" w:hAnsiTheme="minorHAnsi"/>
        </w:rPr>
        <w:t>Q: Has food security improved since you started with the One Acre Fund in Mbeya?</w:t>
      </w:r>
    </w:p>
    <w:p w14:paraId="7A2A9F0C" w14:textId="77777777" w:rsidR="006A322E" w:rsidRPr="006A322E" w:rsidRDefault="006A322E" w:rsidP="006A322E">
      <w:pPr>
        <w:rPr>
          <w:rFonts w:asciiTheme="minorHAnsi" w:hAnsiTheme="minorHAnsi"/>
        </w:rPr>
      </w:pPr>
      <w:r w:rsidRPr="006A322E">
        <w:rPr>
          <w:rFonts w:asciiTheme="minorHAnsi" w:hAnsiTheme="minorHAnsi"/>
        </w:rPr>
        <w:t xml:space="preserve">A: I would not have first-hand experience, but my colleagues do evaluation studies on the one year to the next. We do know that yield has increased. This is mainly due to using the quality product and the right tools and techniques like spacing. The farmers are checked on regularly to make sure they use the right techniques, that they are not draining the seeds with too much fertiliser etcetera. Plus, our field officers live in the villages that we operate in. so they are always in contact with the farmers. </w:t>
      </w:r>
    </w:p>
    <w:p w14:paraId="5024799B" w14:textId="77777777" w:rsidR="006A322E" w:rsidRPr="006A322E" w:rsidRDefault="006A322E" w:rsidP="006A322E">
      <w:pPr>
        <w:rPr>
          <w:rFonts w:asciiTheme="minorHAnsi" w:hAnsiTheme="minorHAnsi"/>
        </w:rPr>
      </w:pPr>
      <w:r w:rsidRPr="006A322E">
        <w:rPr>
          <w:rFonts w:asciiTheme="minorHAnsi" w:hAnsiTheme="minorHAnsi"/>
        </w:rPr>
        <w:t>Q: One of the thing I came across was, well I have been to Santilya…</w:t>
      </w:r>
    </w:p>
    <w:p w14:paraId="225A1F07" w14:textId="77777777" w:rsidR="006A322E" w:rsidRPr="006A322E" w:rsidRDefault="006A322E" w:rsidP="006A322E">
      <w:pPr>
        <w:rPr>
          <w:rFonts w:asciiTheme="minorHAnsi" w:hAnsiTheme="minorHAnsi"/>
        </w:rPr>
      </w:pPr>
      <w:r w:rsidRPr="006A322E">
        <w:rPr>
          <w:rFonts w:asciiTheme="minorHAnsi" w:hAnsiTheme="minorHAnsi"/>
        </w:rPr>
        <w:t>A:… So far! How was the road?</w:t>
      </w:r>
    </w:p>
    <w:p w14:paraId="766522B6" w14:textId="77777777" w:rsidR="006A322E" w:rsidRPr="006A322E" w:rsidRDefault="006A322E" w:rsidP="006A322E">
      <w:pPr>
        <w:rPr>
          <w:rFonts w:asciiTheme="minorHAnsi" w:hAnsiTheme="minorHAnsi"/>
        </w:rPr>
      </w:pPr>
      <w:r w:rsidRPr="006A322E">
        <w:rPr>
          <w:rFonts w:asciiTheme="minorHAnsi" w:hAnsiTheme="minorHAnsi"/>
        </w:rPr>
        <w:t>Q: It was not good</w:t>
      </w:r>
    </w:p>
    <w:p w14:paraId="20F191C9" w14:textId="77777777" w:rsidR="006A322E" w:rsidRPr="006A322E" w:rsidRDefault="006A322E" w:rsidP="006A322E">
      <w:pPr>
        <w:rPr>
          <w:rFonts w:asciiTheme="minorHAnsi" w:hAnsiTheme="minorHAnsi"/>
        </w:rPr>
      </w:pPr>
      <w:r w:rsidRPr="006A322E">
        <w:rPr>
          <w:rFonts w:asciiTheme="minorHAnsi" w:hAnsiTheme="minorHAnsi"/>
        </w:rPr>
        <w:t>A: Alright yes because we were thinking of expanding there, but we could not get our trucks there because of the bad roads.</w:t>
      </w:r>
    </w:p>
    <w:p w14:paraId="6E72949F" w14:textId="77777777" w:rsidR="006A322E" w:rsidRPr="006A322E" w:rsidRDefault="006A322E" w:rsidP="006A322E">
      <w:pPr>
        <w:rPr>
          <w:rFonts w:asciiTheme="minorHAnsi" w:hAnsiTheme="minorHAnsi"/>
        </w:rPr>
      </w:pPr>
      <w:r w:rsidRPr="006A322E">
        <w:rPr>
          <w:rFonts w:asciiTheme="minorHAnsi" w:hAnsiTheme="minorHAnsi"/>
        </w:rPr>
        <w:t>Q: I have been there and was told that one of the main problems was education. Is education a part of your program?</w:t>
      </w:r>
    </w:p>
    <w:p w14:paraId="3CBC9857" w14:textId="77777777" w:rsidR="006A322E" w:rsidRPr="006A322E" w:rsidRDefault="006A322E" w:rsidP="006A322E">
      <w:pPr>
        <w:rPr>
          <w:rFonts w:asciiTheme="minorHAnsi" w:hAnsiTheme="minorHAnsi"/>
        </w:rPr>
      </w:pPr>
      <w:r w:rsidRPr="006A322E">
        <w:rPr>
          <w:rFonts w:asciiTheme="minorHAnsi" w:hAnsiTheme="minorHAnsi"/>
        </w:rPr>
        <w:t>A: We have monthly training on how to store your maize, how to harvest, not to burn your field, etcetera. Training is a big part of our program. And not just training, but also the following up in the field. Because most farmers, their habits take over, they tend to go back to their own ways and we need to prevent that.</w:t>
      </w:r>
    </w:p>
    <w:p w14:paraId="2A2D0FC2" w14:textId="77777777" w:rsidR="006A322E" w:rsidRPr="006A322E" w:rsidRDefault="006A322E" w:rsidP="006A322E">
      <w:pPr>
        <w:rPr>
          <w:rFonts w:asciiTheme="minorHAnsi" w:hAnsiTheme="minorHAnsi"/>
        </w:rPr>
      </w:pPr>
      <w:r w:rsidRPr="006A322E">
        <w:rPr>
          <w:rFonts w:asciiTheme="minorHAnsi" w:hAnsiTheme="minorHAnsi"/>
        </w:rPr>
        <w:t>Q: Storage is also a problem that I have come across.</w:t>
      </w:r>
    </w:p>
    <w:p w14:paraId="1DC24A43" w14:textId="77777777" w:rsidR="006A322E" w:rsidRPr="006A322E" w:rsidRDefault="006A322E" w:rsidP="006A322E">
      <w:pPr>
        <w:rPr>
          <w:rFonts w:asciiTheme="minorHAnsi" w:hAnsiTheme="minorHAnsi"/>
        </w:rPr>
      </w:pPr>
      <w:r w:rsidRPr="006A322E">
        <w:rPr>
          <w:rFonts w:asciiTheme="minorHAnsi" w:hAnsiTheme="minorHAnsi"/>
        </w:rPr>
        <w:t xml:space="preserve">A: That is why we offer the picsbags for yield, it takes 100 kilos a bag. </w:t>
      </w:r>
    </w:p>
    <w:p w14:paraId="41A7BC70" w14:textId="77777777" w:rsidR="006A322E" w:rsidRPr="006A322E" w:rsidRDefault="006A322E" w:rsidP="006A322E">
      <w:pPr>
        <w:rPr>
          <w:rFonts w:asciiTheme="minorHAnsi" w:hAnsiTheme="minorHAnsi"/>
        </w:rPr>
      </w:pPr>
      <w:r w:rsidRPr="006A322E">
        <w:rPr>
          <w:rFonts w:asciiTheme="minorHAnsi" w:hAnsiTheme="minorHAnsi"/>
        </w:rPr>
        <w:t>Q: Are you also involved in water use related issues?</w:t>
      </w:r>
    </w:p>
    <w:p w14:paraId="5AF4F532" w14:textId="77777777" w:rsidR="006A322E" w:rsidRPr="006A322E" w:rsidRDefault="006A322E" w:rsidP="006A322E">
      <w:pPr>
        <w:rPr>
          <w:rFonts w:asciiTheme="minorHAnsi" w:hAnsiTheme="minorHAnsi"/>
        </w:rPr>
      </w:pPr>
      <w:r w:rsidRPr="006A322E">
        <w:rPr>
          <w:rFonts w:asciiTheme="minorHAnsi" w:hAnsiTheme="minorHAnsi"/>
        </w:rPr>
        <w:t xml:space="preserve">A: No, we don’t do irrigation. </w:t>
      </w:r>
    </w:p>
    <w:p w14:paraId="026F5735" w14:textId="77777777" w:rsidR="006A322E" w:rsidRPr="006A322E" w:rsidRDefault="006A322E" w:rsidP="006A322E">
      <w:pPr>
        <w:rPr>
          <w:rFonts w:asciiTheme="minorHAnsi" w:hAnsiTheme="minorHAnsi"/>
        </w:rPr>
      </w:pPr>
      <w:r w:rsidRPr="006A322E">
        <w:rPr>
          <w:rFonts w:asciiTheme="minorHAnsi" w:hAnsiTheme="minorHAnsi"/>
        </w:rPr>
        <w:t>Q: What project are you currently working on?</w:t>
      </w:r>
    </w:p>
    <w:p w14:paraId="04715025" w14:textId="77777777" w:rsidR="006A322E" w:rsidRPr="006A322E" w:rsidRDefault="006A322E" w:rsidP="006A322E">
      <w:pPr>
        <w:rPr>
          <w:rFonts w:asciiTheme="minorHAnsi" w:hAnsiTheme="minorHAnsi"/>
        </w:rPr>
      </w:pPr>
      <w:r w:rsidRPr="006A322E">
        <w:rPr>
          <w:rFonts w:asciiTheme="minorHAnsi" w:hAnsiTheme="minorHAnsi"/>
        </w:rPr>
        <w:t xml:space="preserve">A: Currently my main goal is to meet the expansion targets for this year. Other compartments are working on technical innovation, they are always looking for extra products they can provide. But for me on the field side, I am working on making sure that we have a high repayment rate from all the farmers, and secondly expanding in Mbeya. Because in Iringa we have expanded, we have nearly reached saturation. </w:t>
      </w:r>
    </w:p>
    <w:p w14:paraId="0A1C3E4A" w14:textId="77777777" w:rsidR="006A322E" w:rsidRPr="006A322E" w:rsidRDefault="006A322E" w:rsidP="006A322E">
      <w:pPr>
        <w:rPr>
          <w:rFonts w:asciiTheme="minorHAnsi" w:hAnsiTheme="minorHAnsi"/>
        </w:rPr>
      </w:pPr>
      <w:r w:rsidRPr="006A322E">
        <w:rPr>
          <w:rFonts w:asciiTheme="minorHAnsi" w:hAnsiTheme="minorHAnsi"/>
        </w:rPr>
        <w:t>Q: Where in Mbeya would you like to expand?</w:t>
      </w:r>
    </w:p>
    <w:p w14:paraId="788E52BE" w14:textId="77777777" w:rsidR="006A322E" w:rsidRPr="006A322E" w:rsidRDefault="006A322E" w:rsidP="006A322E">
      <w:pPr>
        <w:rPr>
          <w:rFonts w:asciiTheme="minorHAnsi" w:hAnsiTheme="minorHAnsi"/>
        </w:rPr>
      </w:pPr>
      <w:r w:rsidRPr="006A322E">
        <w:rPr>
          <w:rFonts w:asciiTheme="minorHAnsi" w:hAnsiTheme="minorHAnsi"/>
        </w:rPr>
        <w:t xml:space="preserve">A: In Mbozi, we want to look at Rungwe, but the problem with Rungwe is that the rainseasons are very different from the rest of Mbeya and Mbozi. I would really like to go into Rungwe, but we need to see how this rainfall affects input delivery and repayment cycles. Mbozi has big potential though, we are already working there. We have four sited and will increase to sixteen this year. </w:t>
      </w:r>
    </w:p>
    <w:p w14:paraId="07094AFA" w14:textId="77777777" w:rsidR="006A322E" w:rsidRPr="006A322E" w:rsidRDefault="006A322E" w:rsidP="006A322E">
      <w:pPr>
        <w:rPr>
          <w:rFonts w:asciiTheme="minorHAnsi" w:hAnsiTheme="minorHAnsi"/>
        </w:rPr>
      </w:pPr>
      <w:r w:rsidRPr="006A322E">
        <w:rPr>
          <w:rFonts w:asciiTheme="minorHAnsi" w:hAnsiTheme="minorHAnsi"/>
        </w:rPr>
        <w:t>Q: How does approaching new villages work?</w:t>
      </w:r>
    </w:p>
    <w:p w14:paraId="0A8E0076" w14:textId="77777777" w:rsidR="006A322E" w:rsidRPr="006A322E" w:rsidRDefault="006A322E" w:rsidP="006A322E">
      <w:pPr>
        <w:rPr>
          <w:rFonts w:asciiTheme="minorHAnsi" w:hAnsiTheme="minorHAnsi"/>
        </w:rPr>
      </w:pPr>
      <w:r w:rsidRPr="006A322E">
        <w:rPr>
          <w:rFonts w:asciiTheme="minorHAnsi" w:hAnsiTheme="minorHAnsi"/>
        </w:rPr>
        <w:t xml:space="preserve">A: We start in November. We use a tool that is developed by our internal consultants. What they do, is they do a mapping of basically whole Tanzania. They look at population, acrage, what is grown, we </w:t>
      </w:r>
      <w:r w:rsidRPr="006A322E">
        <w:rPr>
          <w:rFonts w:asciiTheme="minorHAnsi" w:hAnsiTheme="minorHAnsi"/>
        </w:rPr>
        <w:lastRenderedPageBreak/>
        <w:t>try to find the areas that we want to do a deep dive in. I drive out there and do a survey and interview for example ten random farmers and ask them a set of questions, and then we decide if it is a place we can operate in. There is a lot of factors involved in de decision if a site is a good place that we can make an impact in. We analyse the data, see if the farmers can use our help and if we can make an impact on their lives. The next step is to hire some expansion managers. They are managers that oversee the whole process. They interview in all villages all the field officers. It is probably a six months long process.</w:t>
      </w:r>
    </w:p>
    <w:p w14:paraId="04B465B8" w14:textId="77777777" w:rsidR="006A322E" w:rsidRPr="006A322E" w:rsidRDefault="006A322E" w:rsidP="006A322E">
      <w:pPr>
        <w:rPr>
          <w:rFonts w:asciiTheme="minorHAnsi" w:hAnsiTheme="minorHAnsi"/>
        </w:rPr>
      </w:pPr>
      <w:r w:rsidRPr="006A322E">
        <w:rPr>
          <w:rFonts w:asciiTheme="minorHAnsi" w:hAnsiTheme="minorHAnsi"/>
        </w:rPr>
        <w:t>Q: For one village?</w:t>
      </w:r>
    </w:p>
    <w:p w14:paraId="17AEF5D3" w14:textId="77777777" w:rsidR="006A322E" w:rsidRPr="006A322E" w:rsidRDefault="006A322E" w:rsidP="006A322E">
      <w:pPr>
        <w:rPr>
          <w:rFonts w:asciiTheme="minorHAnsi" w:hAnsiTheme="minorHAnsi"/>
        </w:rPr>
      </w:pPr>
      <w:r w:rsidRPr="006A322E">
        <w:rPr>
          <w:rFonts w:asciiTheme="minorHAnsi" w:hAnsiTheme="minorHAnsi"/>
        </w:rPr>
        <w:t xml:space="preserve">A: No, for the whole process from start to finish. We need to see if it is viable and if we can get the staffing, the managers and the field officers. The job interview process takes some time and afterwards we have a month long training. </w:t>
      </w:r>
    </w:p>
    <w:p w14:paraId="2E19590D" w14:textId="77777777" w:rsidR="006A322E" w:rsidRPr="006A322E" w:rsidRDefault="006A322E" w:rsidP="006A322E">
      <w:pPr>
        <w:rPr>
          <w:rFonts w:asciiTheme="minorHAnsi" w:hAnsiTheme="minorHAnsi"/>
        </w:rPr>
      </w:pPr>
      <w:r w:rsidRPr="006A322E">
        <w:rPr>
          <w:rFonts w:asciiTheme="minorHAnsi" w:hAnsiTheme="minorHAnsi"/>
        </w:rPr>
        <w:t>Q: How far in the process are you now?</w:t>
      </w:r>
    </w:p>
    <w:p w14:paraId="1D7A0072" w14:textId="77777777" w:rsidR="006A322E" w:rsidRPr="006A322E" w:rsidRDefault="006A322E" w:rsidP="006A322E">
      <w:pPr>
        <w:rPr>
          <w:rFonts w:asciiTheme="minorHAnsi" w:hAnsiTheme="minorHAnsi"/>
        </w:rPr>
      </w:pPr>
      <w:r w:rsidRPr="006A322E">
        <w:rPr>
          <w:rFonts w:asciiTheme="minorHAnsi" w:hAnsiTheme="minorHAnsi"/>
        </w:rPr>
        <w:t xml:space="preserve">A: Nearly done, because we are signing the contracts with farmers next week. All staff is in place, we have had farmer meetings, everything is prepared. </w:t>
      </w:r>
    </w:p>
    <w:p w14:paraId="6C6FDC25" w14:textId="77777777" w:rsidR="006A322E" w:rsidRPr="006A322E" w:rsidRDefault="006A322E" w:rsidP="006A322E">
      <w:pPr>
        <w:rPr>
          <w:rFonts w:asciiTheme="minorHAnsi" w:hAnsiTheme="minorHAnsi"/>
        </w:rPr>
      </w:pPr>
      <w:r w:rsidRPr="006A322E">
        <w:rPr>
          <w:rFonts w:asciiTheme="minorHAnsi" w:hAnsiTheme="minorHAnsi"/>
        </w:rPr>
        <w:t>Q: What do you do if it does not work out? Happens if a farmer cannot repay?</w:t>
      </w:r>
    </w:p>
    <w:p w14:paraId="1A5D6344" w14:textId="77777777" w:rsidR="006A322E" w:rsidRPr="006A322E" w:rsidRDefault="006A322E" w:rsidP="006A322E">
      <w:pPr>
        <w:rPr>
          <w:rFonts w:asciiTheme="minorHAnsi" w:hAnsiTheme="minorHAnsi"/>
        </w:rPr>
      </w:pPr>
      <w:r w:rsidRPr="006A322E">
        <w:rPr>
          <w:rFonts w:asciiTheme="minorHAnsi" w:hAnsiTheme="minorHAnsi"/>
        </w:rPr>
        <w:t>A: Then they are out of the program. We do not take any of their belongings, there is no collateral. They just cannot re-enrol. The whole group gets excluded?</w:t>
      </w:r>
    </w:p>
    <w:p w14:paraId="0BB5E9DE" w14:textId="77777777" w:rsidR="006A322E" w:rsidRPr="006A322E" w:rsidRDefault="006A322E" w:rsidP="006A322E">
      <w:pPr>
        <w:rPr>
          <w:rFonts w:asciiTheme="minorHAnsi" w:hAnsiTheme="minorHAnsi"/>
        </w:rPr>
      </w:pPr>
      <w:r w:rsidRPr="006A322E">
        <w:rPr>
          <w:rFonts w:asciiTheme="minorHAnsi" w:hAnsiTheme="minorHAnsi"/>
        </w:rPr>
        <w:t>Q: Group?</w:t>
      </w:r>
    </w:p>
    <w:p w14:paraId="5CD9AC09" w14:textId="77777777" w:rsidR="006A322E" w:rsidRPr="006A322E" w:rsidRDefault="006A322E" w:rsidP="006A322E">
      <w:pPr>
        <w:rPr>
          <w:rFonts w:asciiTheme="minorHAnsi" w:hAnsiTheme="minorHAnsi"/>
        </w:rPr>
      </w:pPr>
      <w:r w:rsidRPr="006A322E">
        <w:rPr>
          <w:rFonts w:asciiTheme="minorHAnsi" w:hAnsiTheme="minorHAnsi"/>
        </w:rPr>
        <w:t>A: Yes you have to get onto the program as a group. You cannot enrol as an individual farmer. It is actually group pressure that keeps them paying.</w:t>
      </w:r>
    </w:p>
    <w:p w14:paraId="25A9AC90" w14:textId="77777777" w:rsidR="006A322E" w:rsidRPr="006A322E" w:rsidRDefault="006A322E" w:rsidP="006A322E">
      <w:pPr>
        <w:rPr>
          <w:rFonts w:asciiTheme="minorHAnsi" w:hAnsiTheme="minorHAnsi"/>
        </w:rPr>
      </w:pPr>
      <w:r w:rsidRPr="006A322E">
        <w:rPr>
          <w:rFonts w:asciiTheme="minorHAnsi" w:hAnsiTheme="minorHAnsi"/>
        </w:rPr>
        <w:t>Q: How many farmers are in one group?</w:t>
      </w:r>
    </w:p>
    <w:p w14:paraId="794DDB3D" w14:textId="77777777" w:rsidR="006A322E" w:rsidRPr="006A322E" w:rsidRDefault="006A322E" w:rsidP="006A322E">
      <w:pPr>
        <w:rPr>
          <w:rFonts w:asciiTheme="minorHAnsi" w:hAnsiTheme="minorHAnsi"/>
        </w:rPr>
      </w:pPr>
      <w:r w:rsidRPr="006A322E">
        <w:rPr>
          <w:rFonts w:asciiTheme="minorHAnsi" w:hAnsiTheme="minorHAnsi"/>
        </w:rPr>
        <w:t>A: We like to have groups of 10-15 farmers. If one farmer defaults, the entire group is out next year.</w:t>
      </w:r>
    </w:p>
    <w:p w14:paraId="3AE0A594" w14:textId="77777777" w:rsidR="006A322E" w:rsidRPr="006A322E" w:rsidRDefault="006A322E" w:rsidP="006A322E">
      <w:pPr>
        <w:rPr>
          <w:rFonts w:asciiTheme="minorHAnsi" w:hAnsiTheme="minorHAnsi"/>
        </w:rPr>
      </w:pPr>
      <w:r w:rsidRPr="006A322E">
        <w:rPr>
          <w:rFonts w:asciiTheme="minorHAnsi" w:hAnsiTheme="minorHAnsi"/>
        </w:rPr>
        <w:t>Q: The farmers you work with, are they mostly male or also female?</w:t>
      </w:r>
    </w:p>
    <w:p w14:paraId="573CE054" w14:textId="77777777" w:rsidR="006A322E" w:rsidRPr="006A322E" w:rsidRDefault="006A322E" w:rsidP="006A322E">
      <w:pPr>
        <w:rPr>
          <w:rFonts w:asciiTheme="minorHAnsi" w:hAnsiTheme="minorHAnsi"/>
        </w:rPr>
      </w:pPr>
      <w:r w:rsidRPr="006A322E">
        <w:rPr>
          <w:rFonts w:asciiTheme="minorHAnsi" w:hAnsiTheme="minorHAnsi"/>
        </w:rPr>
        <w:t xml:space="preserve">A: It is around 50-50 men and women. We find that female farmers are more responsible, have higher repayment rates. We encourage women to enrol. </w:t>
      </w:r>
    </w:p>
    <w:p w14:paraId="5576CDE2" w14:textId="77777777" w:rsidR="006A322E" w:rsidRPr="006A322E" w:rsidRDefault="006A322E" w:rsidP="006A322E">
      <w:pPr>
        <w:pStyle w:val="Kop2"/>
        <w:rPr>
          <w:rFonts w:asciiTheme="minorHAnsi" w:hAnsiTheme="minorHAnsi"/>
        </w:rPr>
      </w:pPr>
      <w:bookmarkStart w:id="148" w:name="_Toc458689633"/>
      <w:bookmarkStart w:id="149" w:name="_Toc459598232"/>
      <w:r w:rsidRPr="006A322E">
        <w:rPr>
          <w:rFonts w:asciiTheme="minorHAnsi" w:hAnsiTheme="minorHAnsi"/>
        </w:rPr>
        <w:t>Interview 5 Ministry of Agriculture: Monitoring and Evaluation Officer</w:t>
      </w:r>
      <w:bookmarkEnd w:id="148"/>
      <w:bookmarkEnd w:id="149"/>
    </w:p>
    <w:p w14:paraId="49C528FF" w14:textId="77777777" w:rsidR="006A322E" w:rsidRPr="006A322E" w:rsidRDefault="006A322E" w:rsidP="006A322E">
      <w:pPr>
        <w:rPr>
          <w:rFonts w:asciiTheme="minorHAnsi" w:hAnsiTheme="minorHAnsi"/>
        </w:rPr>
      </w:pPr>
      <w:r w:rsidRPr="006A322E">
        <w:rPr>
          <w:rFonts w:asciiTheme="minorHAnsi" w:hAnsiTheme="minorHAnsi"/>
        </w:rPr>
        <w:t>15-07-2016</w:t>
      </w:r>
    </w:p>
    <w:p w14:paraId="2BC2ACEF" w14:textId="77777777" w:rsidR="006A322E" w:rsidRPr="006A322E" w:rsidRDefault="006A322E" w:rsidP="006A322E">
      <w:pPr>
        <w:rPr>
          <w:rFonts w:asciiTheme="minorHAnsi" w:hAnsiTheme="minorHAnsi"/>
        </w:rPr>
      </w:pPr>
      <w:r w:rsidRPr="006A322E">
        <w:rPr>
          <w:rFonts w:asciiTheme="minorHAnsi" w:hAnsiTheme="minorHAnsi"/>
        </w:rPr>
        <w:t>Q: What do you think about the relation between agricultural input use and food security?</w:t>
      </w:r>
    </w:p>
    <w:p w14:paraId="66710EAF" w14:textId="77777777" w:rsidR="006A322E" w:rsidRPr="006A322E" w:rsidRDefault="006A322E" w:rsidP="006A322E">
      <w:pPr>
        <w:rPr>
          <w:rFonts w:asciiTheme="minorHAnsi" w:hAnsiTheme="minorHAnsi"/>
        </w:rPr>
      </w:pPr>
      <w:r w:rsidRPr="006A322E">
        <w:rPr>
          <w:rFonts w:asciiTheme="minorHAnsi" w:hAnsiTheme="minorHAnsi"/>
        </w:rPr>
        <w:t xml:space="preserve">A: On average the use of input in Tanzania is low. Do you know the national average? It is around 3kg of fertiliser per hectare. The use of improved seed is very low. You should know that it is not the same everywhere. There are examples of regions where it is higher. The food basket areas is where most food is produced, think of Mbeya, Rukwa, Iringa, Morogoro. The maize growing regions are mostly Tange, Arusha, Kilimanjaro, Shinanga, Southern Highlands. </w:t>
      </w:r>
    </w:p>
    <w:p w14:paraId="1A4D42D1" w14:textId="77777777" w:rsidR="006A322E" w:rsidRPr="006A322E" w:rsidRDefault="006A322E" w:rsidP="006A322E">
      <w:pPr>
        <w:rPr>
          <w:rFonts w:asciiTheme="minorHAnsi" w:hAnsiTheme="minorHAnsi"/>
        </w:rPr>
      </w:pPr>
      <w:r w:rsidRPr="006A322E">
        <w:rPr>
          <w:rFonts w:asciiTheme="minorHAnsi" w:hAnsiTheme="minorHAnsi"/>
        </w:rPr>
        <w:t>Q: What projects are currently being implemented? I have heard about the NAIVS?</w:t>
      </w:r>
    </w:p>
    <w:p w14:paraId="21090D57" w14:textId="77777777" w:rsidR="006A322E" w:rsidRPr="006A322E" w:rsidRDefault="006A322E" w:rsidP="006A322E">
      <w:pPr>
        <w:rPr>
          <w:rFonts w:asciiTheme="minorHAnsi" w:hAnsiTheme="minorHAnsi"/>
        </w:rPr>
      </w:pPr>
      <w:r w:rsidRPr="006A322E">
        <w:rPr>
          <w:rFonts w:asciiTheme="minorHAnsi" w:hAnsiTheme="minorHAnsi"/>
        </w:rPr>
        <w:t xml:space="preserve">A: Yes, this is the voucher scheme, for subsidised inputs for rice and maize. </w:t>
      </w:r>
    </w:p>
    <w:p w14:paraId="73518C08" w14:textId="77777777" w:rsidR="006A322E" w:rsidRPr="006A322E" w:rsidRDefault="006A322E" w:rsidP="006A322E">
      <w:pPr>
        <w:rPr>
          <w:rFonts w:asciiTheme="minorHAnsi" w:hAnsiTheme="minorHAnsi"/>
        </w:rPr>
      </w:pPr>
      <w:r w:rsidRPr="006A322E">
        <w:rPr>
          <w:rFonts w:asciiTheme="minorHAnsi" w:hAnsiTheme="minorHAnsi"/>
        </w:rPr>
        <w:lastRenderedPageBreak/>
        <w:t>Q: A voucher gives you 50% off the input price?</w:t>
      </w:r>
    </w:p>
    <w:p w14:paraId="1A760F69" w14:textId="77777777" w:rsidR="006A322E" w:rsidRPr="006A322E" w:rsidRDefault="006A322E" w:rsidP="006A322E">
      <w:pPr>
        <w:rPr>
          <w:rFonts w:asciiTheme="minorHAnsi" w:hAnsiTheme="minorHAnsi"/>
        </w:rPr>
      </w:pPr>
      <w:r w:rsidRPr="006A322E">
        <w:rPr>
          <w:rFonts w:asciiTheme="minorHAnsi" w:hAnsiTheme="minorHAnsi"/>
        </w:rPr>
        <w:t xml:space="preserve">A: Yes, 50% off. The reason for this was not to increase income. It was actually to demonstrate the results of input use. It was to show the farmers the benefits of using inputs. </w:t>
      </w:r>
    </w:p>
    <w:p w14:paraId="3E39F667" w14:textId="77777777" w:rsidR="006A322E" w:rsidRPr="006A322E" w:rsidRDefault="006A322E" w:rsidP="006A322E">
      <w:pPr>
        <w:rPr>
          <w:rFonts w:asciiTheme="minorHAnsi" w:hAnsiTheme="minorHAnsi"/>
        </w:rPr>
      </w:pPr>
      <w:r w:rsidRPr="006A322E">
        <w:rPr>
          <w:rFonts w:asciiTheme="minorHAnsi" w:hAnsiTheme="minorHAnsi"/>
        </w:rPr>
        <w:t>Q: Do you think this has worked?</w:t>
      </w:r>
    </w:p>
    <w:p w14:paraId="50AE9D4A" w14:textId="77777777" w:rsidR="006A322E" w:rsidRPr="006A322E" w:rsidRDefault="006A322E" w:rsidP="006A322E">
      <w:pPr>
        <w:rPr>
          <w:rFonts w:asciiTheme="minorHAnsi" w:hAnsiTheme="minorHAnsi"/>
        </w:rPr>
      </w:pPr>
      <w:r w:rsidRPr="006A322E">
        <w:rPr>
          <w:rFonts w:asciiTheme="minorHAnsi" w:hAnsiTheme="minorHAnsi"/>
        </w:rPr>
        <w:t xml:space="preserve">A: We have done evaluations of the scheme. Minds are changing, the farmers have really understood the benefits. </w:t>
      </w:r>
    </w:p>
    <w:p w14:paraId="55D511D9" w14:textId="77777777" w:rsidR="006A322E" w:rsidRPr="006A322E" w:rsidRDefault="006A322E" w:rsidP="006A322E">
      <w:pPr>
        <w:rPr>
          <w:rFonts w:asciiTheme="minorHAnsi" w:hAnsiTheme="minorHAnsi"/>
        </w:rPr>
      </w:pPr>
      <w:r w:rsidRPr="006A322E">
        <w:rPr>
          <w:rFonts w:asciiTheme="minorHAnsi" w:hAnsiTheme="minorHAnsi"/>
        </w:rPr>
        <w:t xml:space="preserve">A: The government has been working hard to invest in agriculture. Fertiliser investments are very welcome now. Policies have changed. The fertiliser industry has been revamped. </w:t>
      </w:r>
    </w:p>
    <w:p w14:paraId="6A1A963C" w14:textId="77777777" w:rsidR="006A322E" w:rsidRPr="006A322E" w:rsidRDefault="006A322E" w:rsidP="006A322E">
      <w:pPr>
        <w:rPr>
          <w:rFonts w:asciiTheme="minorHAnsi" w:hAnsiTheme="minorHAnsi"/>
        </w:rPr>
      </w:pPr>
      <w:r w:rsidRPr="006A322E">
        <w:rPr>
          <w:rFonts w:asciiTheme="minorHAnsi" w:hAnsiTheme="minorHAnsi"/>
        </w:rPr>
        <w:t>Q: What has been done in terms of policy changes?</w:t>
      </w:r>
    </w:p>
    <w:p w14:paraId="190264ED" w14:textId="77777777" w:rsidR="006A322E" w:rsidRPr="006A322E" w:rsidRDefault="006A322E" w:rsidP="006A322E">
      <w:pPr>
        <w:rPr>
          <w:rFonts w:asciiTheme="minorHAnsi" w:hAnsiTheme="minorHAnsi"/>
        </w:rPr>
      </w:pPr>
      <w:r w:rsidRPr="006A322E">
        <w:rPr>
          <w:rFonts w:asciiTheme="minorHAnsi" w:hAnsiTheme="minorHAnsi"/>
        </w:rPr>
        <w:t xml:space="preserve">A: The recent policy changes have been the ‘Fertiliser Act’ and new fertiliser regulations. We want to make investment in fertiliser more attractive and remove barriers. Before the fertiliser act, new fertiliser had to be tested for three consecutive seasons. So that would take three years. It was bureaucratically difficult to invest. Now it can be done much faster. </w:t>
      </w:r>
    </w:p>
    <w:p w14:paraId="0BE68582" w14:textId="77777777" w:rsidR="006A322E" w:rsidRPr="006A322E" w:rsidRDefault="006A322E" w:rsidP="006A322E">
      <w:pPr>
        <w:rPr>
          <w:rFonts w:asciiTheme="minorHAnsi" w:hAnsiTheme="minorHAnsi"/>
        </w:rPr>
      </w:pPr>
      <w:r w:rsidRPr="006A322E">
        <w:rPr>
          <w:rFonts w:asciiTheme="minorHAnsi" w:hAnsiTheme="minorHAnsi"/>
        </w:rPr>
        <w:t>Q: Since when have these changed been put in place?</w:t>
      </w:r>
    </w:p>
    <w:p w14:paraId="259C828D" w14:textId="77777777" w:rsidR="006A322E" w:rsidRPr="006A322E" w:rsidRDefault="006A322E" w:rsidP="006A322E">
      <w:pPr>
        <w:rPr>
          <w:rFonts w:asciiTheme="minorHAnsi" w:hAnsiTheme="minorHAnsi"/>
        </w:rPr>
      </w:pPr>
      <w:r w:rsidRPr="006A322E">
        <w:rPr>
          <w:rFonts w:asciiTheme="minorHAnsi" w:hAnsiTheme="minorHAnsi"/>
        </w:rPr>
        <w:t>A: The fertiliser act was in 2011.</w:t>
      </w:r>
    </w:p>
    <w:p w14:paraId="00492927" w14:textId="77777777" w:rsidR="006A322E" w:rsidRPr="006A322E" w:rsidRDefault="006A322E" w:rsidP="006A322E">
      <w:pPr>
        <w:rPr>
          <w:rFonts w:asciiTheme="minorHAnsi" w:hAnsiTheme="minorHAnsi"/>
        </w:rPr>
      </w:pPr>
      <w:r w:rsidRPr="006A322E">
        <w:rPr>
          <w:rFonts w:asciiTheme="minorHAnsi" w:hAnsiTheme="minorHAnsi"/>
        </w:rPr>
        <w:t>Q: Any successes in attracting new investments?</w:t>
      </w:r>
    </w:p>
    <w:p w14:paraId="11BC6D0D" w14:textId="77777777" w:rsidR="006A322E" w:rsidRPr="006A322E" w:rsidRDefault="006A322E" w:rsidP="006A322E">
      <w:pPr>
        <w:rPr>
          <w:rFonts w:asciiTheme="minorHAnsi" w:hAnsiTheme="minorHAnsi"/>
        </w:rPr>
      </w:pPr>
      <w:r w:rsidRPr="006A322E">
        <w:rPr>
          <w:rFonts w:asciiTheme="minorHAnsi" w:hAnsiTheme="minorHAnsi"/>
        </w:rPr>
        <w:t xml:space="preserve">A:  OCP is interested (Moroccan phosphate based fertiliser company group). Sooner or later, they want to invest here. They have subsidiaries in France, US, Middle East, India and Brazil. OCP Afri is dedicated to African agriculture. </w:t>
      </w:r>
    </w:p>
    <w:p w14:paraId="04B041D4" w14:textId="77777777" w:rsidR="006A322E" w:rsidRPr="006A322E" w:rsidRDefault="006A322E" w:rsidP="006A322E">
      <w:pPr>
        <w:rPr>
          <w:rFonts w:asciiTheme="minorHAnsi" w:hAnsiTheme="minorHAnsi"/>
        </w:rPr>
      </w:pPr>
      <w:r w:rsidRPr="006A322E">
        <w:rPr>
          <w:rFonts w:asciiTheme="minorHAnsi" w:hAnsiTheme="minorHAnsi"/>
        </w:rPr>
        <w:t>Q: Will these new investors benefit from the NAIVS?</w:t>
      </w:r>
    </w:p>
    <w:p w14:paraId="78DA030A" w14:textId="77777777" w:rsidR="006A322E" w:rsidRPr="006A322E" w:rsidRDefault="006A322E" w:rsidP="006A322E">
      <w:pPr>
        <w:rPr>
          <w:rFonts w:asciiTheme="minorHAnsi" w:hAnsiTheme="minorHAnsi"/>
        </w:rPr>
      </w:pPr>
      <w:r w:rsidRPr="006A322E">
        <w:rPr>
          <w:rFonts w:asciiTheme="minorHAnsi" w:hAnsiTheme="minorHAnsi"/>
        </w:rPr>
        <w:t xml:space="preserve">A: There are more than 81 companies involved in NAIVS and very many agrodealers. NAIVS is meant to be short term, it will not continue in the coming years. NAIVS is designed to change farmers minds. First they receive subsidised inputs and if they see how it works they can buy it at their own costs the next year. </w:t>
      </w:r>
    </w:p>
    <w:p w14:paraId="5EB37C4A" w14:textId="77777777" w:rsidR="006A322E" w:rsidRPr="006A322E" w:rsidRDefault="006A322E" w:rsidP="006A322E">
      <w:pPr>
        <w:rPr>
          <w:rFonts w:asciiTheme="minorHAnsi" w:hAnsiTheme="minorHAnsi"/>
        </w:rPr>
      </w:pPr>
      <w:r w:rsidRPr="006A322E">
        <w:rPr>
          <w:rFonts w:asciiTheme="minorHAnsi" w:hAnsiTheme="minorHAnsi"/>
        </w:rPr>
        <w:t>Q: And? Are they buying it at their own costs now?</w:t>
      </w:r>
    </w:p>
    <w:p w14:paraId="26B41740" w14:textId="77777777" w:rsidR="006A322E" w:rsidRPr="006A322E" w:rsidRDefault="006A322E" w:rsidP="006A322E">
      <w:pPr>
        <w:rPr>
          <w:rFonts w:asciiTheme="minorHAnsi" w:hAnsiTheme="minorHAnsi"/>
        </w:rPr>
      </w:pPr>
      <w:r w:rsidRPr="006A322E">
        <w:rPr>
          <w:rFonts w:asciiTheme="minorHAnsi" w:hAnsiTheme="minorHAnsi"/>
        </w:rPr>
        <w:t xml:space="preserve">A: Farmers growing high value crops like cashewnuts, have started already using fertiliser at their own costs. But NAIVS is a smart subsidy: it is not for everyone. Even in the Southern Highlands, the subsidy is not enough for big farms. They buy additional inputs, because the subsidies are only for one acre. NAIVS is directed to smallholders, and the village committee distributes. It only targets food crops maize and rice. So it is only for maize growing or paddy growing areas. After understanding these areas, the government plans how many vouchers to send to the regional secretariat. They take it to the local authorities at district level. Then it goes to the villages, and the village committee allocates it to the farmers. Once the farmer gets the voucher, the farmer goes to the agrodealer. The government organises the agrodealers, they need a permit to collect vouchers. Each agrodealer needs to be approved, the number of farmers they can serve and the amount of vouchers. They are under very strict scrutiny. </w:t>
      </w:r>
    </w:p>
    <w:p w14:paraId="65ECA918" w14:textId="77777777" w:rsidR="006A322E" w:rsidRPr="006A322E" w:rsidRDefault="006A322E" w:rsidP="006A322E">
      <w:pPr>
        <w:rPr>
          <w:rFonts w:asciiTheme="minorHAnsi" w:hAnsiTheme="minorHAnsi"/>
        </w:rPr>
      </w:pPr>
      <w:r w:rsidRPr="006A322E">
        <w:rPr>
          <w:rFonts w:asciiTheme="minorHAnsi" w:hAnsiTheme="minorHAnsi"/>
        </w:rPr>
        <w:t>Q: NAIVS was meant to be short term, but it is still running? How long will it continue?</w:t>
      </w:r>
    </w:p>
    <w:p w14:paraId="431FFC6C" w14:textId="77777777" w:rsidR="006A322E" w:rsidRPr="006A322E" w:rsidRDefault="006A322E" w:rsidP="006A322E">
      <w:pPr>
        <w:rPr>
          <w:rFonts w:asciiTheme="minorHAnsi" w:hAnsiTheme="minorHAnsi"/>
        </w:rPr>
      </w:pPr>
      <w:r w:rsidRPr="006A322E">
        <w:rPr>
          <w:rFonts w:asciiTheme="minorHAnsi" w:hAnsiTheme="minorHAnsi"/>
        </w:rPr>
        <w:t xml:space="preserve">A: How long it continues is a political thing. Politicians use it to win the hart of farmers. Although it is not generating revenue, it is still continuing. </w:t>
      </w:r>
    </w:p>
    <w:p w14:paraId="3D239AFE" w14:textId="77777777" w:rsidR="006A322E" w:rsidRPr="006A322E" w:rsidRDefault="006A322E" w:rsidP="006A322E">
      <w:pPr>
        <w:rPr>
          <w:rFonts w:asciiTheme="minorHAnsi" w:hAnsiTheme="minorHAnsi"/>
        </w:rPr>
      </w:pPr>
      <w:r w:rsidRPr="006A322E">
        <w:rPr>
          <w:rFonts w:asciiTheme="minorHAnsi" w:hAnsiTheme="minorHAnsi"/>
        </w:rPr>
        <w:lastRenderedPageBreak/>
        <w:t>Q: What do you expect for the future?</w:t>
      </w:r>
    </w:p>
    <w:p w14:paraId="19FDE15C" w14:textId="77777777" w:rsidR="006A322E" w:rsidRPr="006A322E" w:rsidRDefault="006A322E" w:rsidP="006A322E">
      <w:pPr>
        <w:rPr>
          <w:rFonts w:asciiTheme="minorHAnsi" w:hAnsiTheme="minorHAnsi"/>
        </w:rPr>
      </w:pPr>
      <w:r w:rsidRPr="006A322E">
        <w:rPr>
          <w:rFonts w:asciiTheme="minorHAnsi" w:hAnsiTheme="minorHAnsi"/>
        </w:rPr>
        <w:t xml:space="preserve">A: I think that it will not be extended to more than three years. It is very expensive. It is not recommended, this system. </w:t>
      </w:r>
    </w:p>
    <w:p w14:paraId="3BBB4D28" w14:textId="77777777" w:rsidR="006A322E" w:rsidRPr="006A322E" w:rsidRDefault="006A322E" w:rsidP="006A322E">
      <w:pPr>
        <w:rPr>
          <w:rFonts w:asciiTheme="minorHAnsi" w:hAnsiTheme="minorHAnsi"/>
        </w:rPr>
      </w:pPr>
      <w:r w:rsidRPr="006A322E">
        <w:rPr>
          <w:rFonts w:asciiTheme="minorHAnsi" w:hAnsiTheme="minorHAnsi"/>
        </w:rPr>
        <w:t>Q: What would you recommend?</w:t>
      </w:r>
    </w:p>
    <w:p w14:paraId="1B8BBCFE" w14:textId="77777777" w:rsidR="006A322E" w:rsidRPr="006A322E" w:rsidRDefault="006A322E" w:rsidP="006A322E">
      <w:pPr>
        <w:rPr>
          <w:rFonts w:asciiTheme="minorHAnsi" w:hAnsiTheme="minorHAnsi"/>
        </w:rPr>
      </w:pPr>
      <w:r w:rsidRPr="006A322E">
        <w:rPr>
          <w:rFonts w:asciiTheme="minorHAnsi" w:hAnsiTheme="minorHAnsi"/>
        </w:rPr>
        <w:t xml:space="preserve">A: There are other options. Giving inputs on credit, for example. Farmers get the input on credit and repay after harvest. OCP is coming with that idea in mind. </w:t>
      </w:r>
    </w:p>
    <w:p w14:paraId="5ADE1E5C" w14:textId="77777777" w:rsidR="006A322E" w:rsidRPr="006A322E" w:rsidRDefault="006A322E" w:rsidP="006A322E">
      <w:pPr>
        <w:rPr>
          <w:rFonts w:asciiTheme="minorHAnsi" w:hAnsiTheme="minorHAnsi"/>
        </w:rPr>
      </w:pPr>
      <w:r w:rsidRPr="006A322E">
        <w:rPr>
          <w:rFonts w:asciiTheme="minorHAnsi" w:hAnsiTheme="minorHAnsi"/>
        </w:rPr>
        <w:t xml:space="preserve">Q: I have talked to someone from the one acre fund. They work with a financial assistance system in which they provide inputs on credit. </w:t>
      </w:r>
    </w:p>
    <w:p w14:paraId="163F9135" w14:textId="77777777" w:rsidR="006A322E" w:rsidRPr="006A322E" w:rsidRDefault="006A322E" w:rsidP="006A322E">
      <w:pPr>
        <w:rPr>
          <w:rFonts w:asciiTheme="minorHAnsi" w:hAnsiTheme="minorHAnsi"/>
        </w:rPr>
      </w:pPr>
      <w:r w:rsidRPr="006A322E">
        <w:rPr>
          <w:rFonts w:asciiTheme="minorHAnsi" w:hAnsiTheme="minorHAnsi"/>
        </w:rPr>
        <w:t xml:space="preserve">A: I have heard. Maybe we can link OCP with One Acre Fund to see a better way of doing this. We want to collaborate with local NGOs to find the most effective way. Also a better way would be not to do subsistence agriculture. I should not even call them farmers. One acre is not enough to make a real difference. We should focus on commercial and medium scale farmers. This works in Japan. They have very large farms (20-60 ha) 6 farmers supply all product. We should think in this way. We have a comparative advantage in rice, maize and sugar cane. East-Africa is a huge market. There is so much potential for Tanzania to supply neighbouring countries with enough food. Think about the Big Results Now program, that started five years ago. It focussed on these three crops: maize, rice and sugarcane. Two food crops and one cash crop. Maize has increased tremendously. We have seen good results in the annual reports. </w:t>
      </w:r>
    </w:p>
    <w:p w14:paraId="1FB2534E" w14:textId="77777777" w:rsidR="006A322E" w:rsidRPr="006A322E" w:rsidRDefault="006A322E" w:rsidP="006A322E">
      <w:pPr>
        <w:rPr>
          <w:rFonts w:asciiTheme="minorHAnsi" w:hAnsiTheme="minorHAnsi"/>
        </w:rPr>
      </w:pPr>
      <w:r w:rsidRPr="006A322E">
        <w:rPr>
          <w:rFonts w:asciiTheme="minorHAnsi" w:hAnsiTheme="minorHAnsi"/>
        </w:rPr>
        <w:t>Q: What do you think about the relation between input use and food security?</w:t>
      </w:r>
    </w:p>
    <w:p w14:paraId="1732A1E4" w14:textId="77777777" w:rsidR="006A322E" w:rsidRPr="006A322E" w:rsidRDefault="006A322E" w:rsidP="006A322E">
      <w:pPr>
        <w:rPr>
          <w:rFonts w:asciiTheme="minorHAnsi" w:hAnsiTheme="minorHAnsi"/>
        </w:rPr>
      </w:pPr>
      <w:r w:rsidRPr="006A322E">
        <w:rPr>
          <w:rFonts w:asciiTheme="minorHAnsi" w:hAnsiTheme="minorHAnsi"/>
        </w:rPr>
        <w:t xml:space="preserve">A: The relation with food security is obvious. I asked farmers. Before the adoption of inputs, one acre of farmland for example yields three bags of maize. After adoption, he yields 25-27 bags of maize per acre. So the use of inputs has increased their chances. I have asked many farmers and I always get good responses. </w:t>
      </w:r>
    </w:p>
    <w:p w14:paraId="0C797768" w14:textId="77777777" w:rsidR="006A322E" w:rsidRPr="006A322E" w:rsidRDefault="006A322E" w:rsidP="006A322E">
      <w:pPr>
        <w:rPr>
          <w:rFonts w:asciiTheme="minorHAnsi" w:hAnsiTheme="minorHAnsi"/>
        </w:rPr>
      </w:pPr>
      <w:r w:rsidRPr="006A322E">
        <w:rPr>
          <w:rFonts w:asciiTheme="minorHAnsi" w:hAnsiTheme="minorHAnsi"/>
        </w:rPr>
        <w:t>Q: Farmers have reported higher yields as a result, but have they also reported a change in the crops they produce?</w:t>
      </w:r>
    </w:p>
    <w:p w14:paraId="2AE68083" w14:textId="77777777" w:rsidR="006A322E" w:rsidRPr="006A322E" w:rsidRDefault="006A322E" w:rsidP="006A322E">
      <w:pPr>
        <w:rPr>
          <w:rFonts w:asciiTheme="minorHAnsi" w:hAnsiTheme="minorHAnsi"/>
        </w:rPr>
      </w:pPr>
      <w:r w:rsidRPr="006A322E">
        <w:rPr>
          <w:rFonts w:asciiTheme="minorHAnsi" w:hAnsiTheme="minorHAnsi"/>
        </w:rPr>
        <w:t xml:space="preserve">A: No, do you mean a difference in cultivation patterns? No. Some areas do intercropping, but not with maize. Maize areas normally they do allocate a big amount of land just to maize. </w:t>
      </w:r>
    </w:p>
    <w:p w14:paraId="67DCF01D" w14:textId="77777777" w:rsidR="006A322E" w:rsidRPr="006A322E" w:rsidRDefault="006A322E" w:rsidP="006A322E">
      <w:pPr>
        <w:rPr>
          <w:rFonts w:asciiTheme="minorHAnsi" w:hAnsiTheme="minorHAnsi"/>
        </w:rPr>
      </w:pPr>
      <w:r w:rsidRPr="006A322E">
        <w:rPr>
          <w:rFonts w:asciiTheme="minorHAnsi" w:hAnsiTheme="minorHAnsi"/>
        </w:rPr>
        <w:t>Q: During my research I have come across the problem with education. Many smallholders are not aware of good agricultural practices, especially with input use. Is the government involved in education for farmers?</w:t>
      </w:r>
    </w:p>
    <w:p w14:paraId="21F4702A" w14:textId="77777777" w:rsidR="006A322E" w:rsidRPr="006A322E" w:rsidRDefault="006A322E" w:rsidP="006A322E">
      <w:pPr>
        <w:rPr>
          <w:rFonts w:asciiTheme="minorHAnsi" w:hAnsiTheme="minorHAnsi"/>
        </w:rPr>
      </w:pPr>
      <w:r w:rsidRPr="006A322E">
        <w:rPr>
          <w:rFonts w:asciiTheme="minorHAnsi" w:hAnsiTheme="minorHAnsi"/>
        </w:rPr>
        <w:t xml:space="preserve">A: NAIVS involves several ways of education. The government has village extensions. Extension officers main job is going around farms and teach and correct agricultural techniques. Through NAIVS the village voucher committee members are trained to train the farmers in how to use the inputs. We also have farmer field schools, used to educate the farmers. These schools are organised by the government via the extension officers. In Tanzania, the use of inputs has just started. In Kenya, Uganda, Rwanda for example the use is much more. But now, the government is open to changes in the agricultural sector. We are removing some blockages that existed before. </w:t>
      </w:r>
    </w:p>
    <w:p w14:paraId="397FB6C0" w14:textId="77777777" w:rsidR="006A322E" w:rsidRPr="006A322E" w:rsidRDefault="006A322E" w:rsidP="006A322E">
      <w:pPr>
        <w:rPr>
          <w:rFonts w:asciiTheme="minorHAnsi" w:hAnsiTheme="minorHAnsi"/>
        </w:rPr>
      </w:pPr>
      <w:r w:rsidRPr="006A322E">
        <w:rPr>
          <w:rFonts w:asciiTheme="minorHAnsi" w:hAnsiTheme="minorHAnsi"/>
        </w:rPr>
        <w:t>Q: Can you give an example?</w:t>
      </w:r>
    </w:p>
    <w:p w14:paraId="7392C621" w14:textId="77777777" w:rsidR="006A322E" w:rsidRPr="006A322E" w:rsidRDefault="006A322E" w:rsidP="006A322E">
      <w:pPr>
        <w:rPr>
          <w:rFonts w:asciiTheme="minorHAnsi" w:hAnsiTheme="minorHAnsi"/>
        </w:rPr>
      </w:pPr>
      <w:r w:rsidRPr="006A322E">
        <w:rPr>
          <w:rFonts w:asciiTheme="minorHAnsi" w:hAnsiTheme="minorHAnsi"/>
        </w:rPr>
        <w:t xml:space="preserve">A: Formally, before the fertiliser act, registration of a new product or company even was a problem. It took a lot of time to get a licence. Now, if you comply with the rules, it can be done in a week. The </w:t>
      </w:r>
      <w:r w:rsidRPr="006A322E">
        <w:rPr>
          <w:rFonts w:asciiTheme="minorHAnsi" w:hAnsiTheme="minorHAnsi"/>
        </w:rPr>
        <w:lastRenderedPageBreak/>
        <w:t xml:space="preserve">government has set a maximum cost for demonstration and trials. Now, it cannot be more than USD 10.000. Before, this testing of a new product was very very expensive. </w:t>
      </w:r>
    </w:p>
    <w:p w14:paraId="60C7CCC8" w14:textId="77777777" w:rsidR="006A322E" w:rsidRPr="006A322E" w:rsidRDefault="006A322E" w:rsidP="006A322E">
      <w:pPr>
        <w:rPr>
          <w:rFonts w:asciiTheme="minorHAnsi" w:hAnsiTheme="minorHAnsi"/>
        </w:rPr>
      </w:pPr>
      <w:r w:rsidRPr="006A322E">
        <w:rPr>
          <w:rFonts w:asciiTheme="minorHAnsi" w:hAnsiTheme="minorHAnsi"/>
        </w:rPr>
        <w:t>Q: Will this new policy have an effect on the market price of fertiliser?</w:t>
      </w:r>
    </w:p>
    <w:p w14:paraId="6C080AF7" w14:textId="77777777" w:rsidR="006A322E" w:rsidRPr="006A322E" w:rsidRDefault="006A322E" w:rsidP="006A322E">
      <w:pPr>
        <w:rPr>
          <w:rFonts w:asciiTheme="minorHAnsi" w:hAnsiTheme="minorHAnsi"/>
        </w:rPr>
      </w:pPr>
      <w:r w:rsidRPr="006A322E">
        <w:rPr>
          <w:rFonts w:asciiTheme="minorHAnsi" w:hAnsiTheme="minorHAnsi"/>
        </w:rPr>
        <w:t xml:space="preserve">A: Prices have slightly changed. With involving OCP, we are hoping to see a major change in prices. Investment policies have changed, the policy environment is now more friendly for investors. We want to attract manufacturing and processing firms. The law has been relaxed and the time to get a certificate has been reduced. The government has also reserved some land for agricultural investments. Have you heard about the Southern Agricultural Growth Corridors program? It is called SAGCOT a program that works to see more investment in Tanzania. Investments are directed towards the high potential regions which are Morogoro, Iringa, Songea, Mbeya, Rukwa. </w:t>
      </w:r>
    </w:p>
    <w:p w14:paraId="0B999EAB" w14:textId="77777777" w:rsidR="006A322E" w:rsidRPr="006A322E" w:rsidRDefault="006A322E" w:rsidP="006A322E">
      <w:pPr>
        <w:rPr>
          <w:rFonts w:asciiTheme="minorHAnsi" w:hAnsiTheme="minorHAnsi"/>
        </w:rPr>
      </w:pPr>
      <w:r w:rsidRPr="006A322E">
        <w:rPr>
          <w:rFonts w:asciiTheme="minorHAnsi" w:hAnsiTheme="minorHAnsi"/>
        </w:rPr>
        <w:t>Q: Is SAGCOT for foreign investors or for domestic investors?</w:t>
      </w:r>
    </w:p>
    <w:p w14:paraId="1F68C031" w14:textId="77777777" w:rsidR="006A322E" w:rsidRPr="006A322E" w:rsidRDefault="006A322E" w:rsidP="006A322E">
      <w:pPr>
        <w:rPr>
          <w:rFonts w:asciiTheme="minorHAnsi" w:hAnsiTheme="minorHAnsi"/>
        </w:rPr>
      </w:pPr>
      <w:r w:rsidRPr="006A322E">
        <w:rPr>
          <w:rFonts w:asciiTheme="minorHAnsi" w:hAnsiTheme="minorHAnsi"/>
        </w:rPr>
        <w:t xml:space="preserve">A: Tanzanian investors mainly. Any serious investment actually, domestic and international. We are encouraging locals to pull up investments. </w:t>
      </w:r>
    </w:p>
    <w:p w14:paraId="10A1E8E0" w14:textId="77777777" w:rsidR="006A322E" w:rsidRPr="006A322E" w:rsidRDefault="006A322E" w:rsidP="006A322E">
      <w:pPr>
        <w:rPr>
          <w:rFonts w:asciiTheme="minorHAnsi" w:hAnsiTheme="minorHAnsi"/>
        </w:rPr>
      </w:pPr>
      <w:r w:rsidRPr="006A322E">
        <w:rPr>
          <w:rFonts w:asciiTheme="minorHAnsi" w:hAnsiTheme="minorHAnsi"/>
        </w:rPr>
        <w:t>Q: Is there anything I need to know, but did not ask about?</w:t>
      </w:r>
    </w:p>
    <w:p w14:paraId="2E6FA162" w14:textId="77777777" w:rsidR="006A322E" w:rsidRPr="006A322E" w:rsidRDefault="006A322E" w:rsidP="006A322E">
      <w:pPr>
        <w:rPr>
          <w:rFonts w:asciiTheme="minorHAnsi" w:hAnsiTheme="minorHAnsi"/>
        </w:rPr>
      </w:pPr>
      <w:r w:rsidRPr="006A322E">
        <w:rPr>
          <w:rFonts w:asciiTheme="minorHAnsi" w:hAnsiTheme="minorHAnsi"/>
        </w:rPr>
        <w:t xml:space="preserve">A: Your findings are probably true. About the market; farmers are discouraged if they do not sell. The most important thing is to extend the market, increase the export especially maize. Most yields go wasted, because of no storage or transport. Also, some areas go without food whereas others have extras. Actually, the main buyer is the government. The government buys food and distributes it back. In case of a breakout of hunger, they have food reserves throughout the year. </w:t>
      </w:r>
    </w:p>
    <w:p w14:paraId="0B8EF56F" w14:textId="77777777" w:rsidR="006A322E" w:rsidRPr="006A322E" w:rsidRDefault="006A322E" w:rsidP="006A322E">
      <w:pPr>
        <w:rPr>
          <w:rFonts w:asciiTheme="minorHAnsi" w:hAnsiTheme="minorHAnsi"/>
        </w:rPr>
      </w:pPr>
      <w:r w:rsidRPr="006A322E">
        <w:rPr>
          <w:rFonts w:asciiTheme="minorHAnsi" w:hAnsiTheme="minorHAnsi"/>
        </w:rPr>
        <w:t>The market and the prices coincide, this can also be a discouragement if yields are high but prices are low. We need to find a better way to find the advantage we have within the region (East-Africa). But there is the problem of standards aswel. We cannot export to the international market, because food safety standards are not looked at. We need to address that very seriously.</w:t>
      </w:r>
    </w:p>
    <w:p w14:paraId="066A6C15" w14:textId="77777777" w:rsidR="006A322E" w:rsidRPr="006A322E" w:rsidRDefault="006A322E" w:rsidP="006A322E">
      <w:pPr>
        <w:rPr>
          <w:rFonts w:asciiTheme="minorHAnsi" w:hAnsiTheme="minorHAnsi"/>
        </w:rPr>
      </w:pPr>
      <w:r w:rsidRPr="006A322E">
        <w:rPr>
          <w:rFonts w:asciiTheme="minorHAnsi" w:hAnsiTheme="minorHAnsi"/>
        </w:rPr>
        <w:t>Q: What do you mean?</w:t>
      </w:r>
    </w:p>
    <w:p w14:paraId="3BC1236B" w14:textId="77777777" w:rsidR="006A322E" w:rsidRPr="006A322E" w:rsidRDefault="006A322E" w:rsidP="006A322E">
      <w:pPr>
        <w:rPr>
          <w:rFonts w:asciiTheme="minorHAnsi" w:hAnsiTheme="minorHAnsi"/>
        </w:rPr>
      </w:pPr>
      <w:r w:rsidRPr="006A322E">
        <w:rPr>
          <w:rFonts w:asciiTheme="minorHAnsi" w:hAnsiTheme="minorHAnsi"/>
        </w:rPr>
        <w:t>A: The quality is not good enough, the quality of the product, the grains, the storage, the packaging. Most product goes wasted because of mishandling of post-harvest; this is 15-20%. Formally, we cannot trade with neighbours, however we have porous borders and illegal trade takes place a lot. This is not regulated and also not standardized.</w:t>
      </w:r>
    </w:p>
    <w:p w14:paraId="7B7885C7" w14:textId="77777777" w:rsidR="006A322E" w:rsidRPr="006A322E" w:rsidRDefault="006A322E" w:rsidP="006A322E">
      <w:pPr>
        <w:pStyle w:val="Kop2"/>
        <w:rPr>
          <w:rFonts w:asciiTheme="minorHAnsi" w:hAnsiTheme="minorHAnsi"/>
        </w:rPr>
      </w:pPr>
      <w:bookmarkStart w:id="150" w:name="_Toc458689634"/>
      <w:bookmarkStart w:id="151" w:name="_Toc459598233"/>
      <w:r w:rsidRPr="006A322E">
        <w:rPr>
          <w:rFonts w:asciiTheme="minorHAnsi" w:hAnsiTheme="minorHAnsi"/>
        </w:rPr>
        <w:t>Interview 6: Assistant Director for Agricultural Policies</w:t>
      </w:r>
      <w:bookmarkEnd w:id="150"/>
      <w:bookmarkEnd w:id="151"/>
      <w:r w:rsidRPr="006A322E">
        <w:rPr>
          <w:rFonts w:asciiTheme="minorHAnsi" w:hAnsiTheme="minorHAnsi"/>
        </w:rPr>
        <w:t xml:space="preserve"> </w:t>
      </w:r>
    </w:p>
    <w:p w14:paraId="59B10F30" w14:textId="77777777" w:rsidR="006A322E" w:rsidRPr="006A322E" w:rsidRDefault="006A322E" w:rsidP="006A322E">
      <w:pPr>
        <w:rPr>
          <w:rFonts w:asciiTheme="minorHAnsi" w:hAnsiTheme="minorHAnsi"/>
        </w:rPr>
      </w:pPr>
      <w:r w:rsidRPr="006A322E">
        <w:rPr>
          <w:rFonts w:asciiTheme="minorHAnsi" w:hAnsiTheme="minorHAnsi"/>
        </w:rPr>
        <w:t>Q: What do you think about the relation between agricultural input use and food security?</w:t>
      </w:r>
    </w:p>
    <w:p w14:paraId="78A093DA" w14:textId="77777777" w:rsidR="006A322E" w:rsidRPr="006A322E" w:rsidRDefault="006A322E" w:rsidP="006A322E">
      <w:pPr>
        <w:rPr>
          <w:rFonts w:asciiTheme="minorHAnsi" w:hAnsiTheme="minorHAnsi"/>
        </w:rPr>
      </w:pPr>
      <w:r w:rsidRPr="006A322E">
        <w:rPr>
          <w:rFonts w:asciiTheme="minorHAnsi" w:hAnsiTheme="minorHAnsi"/>
        </w:rPr>
        <w:t xml:space="preserve">A: This is directly related. We recognise the difficulty you have, it is difficult to separate impact of input use from rain for example, or extension. The attribution of results is difficult. We know exactly that improved seeds lead to higher productivity. The evaluation of the first phase of implementation has shown an average productivity growth. We know exactly that the use of inputs improves productivity. </w:t>
      </w:r>
    </w:p>
    <w:p w14:paraId="43551638" w14:textId="77777777" w:rsidR="006A322E" w:rsidRPr="006A322E" w:rsidRDefault="006A322E" w:rsidP="006A322E">
      <w:pPr>
        <w:rPr>
          <w:rFonts w:asciiTheme="minorHAnsi" w:hAnsiTheme="minorHAnsi"/>
        </w:rPr>
      </w:pPr>
      <w:r w:rsidRPr="006A322E">
        <w:rPr>
          <w:rFonts w:asciiTheme="minorHAnsi" w:hAnsiTheme="minorHAnsi"/>
        </w:rPr>
        <w:t>Q: Are you talking about NAIVS</w:t>
      </w:r>
    </w:p>
    <w:p w14:paraId="32423E48" w14:textId="77777777" w:rsidR="006A322E" w:rsidRPr="006A322E" w:rsidRDefault="006A322E" w:rsidP="006A322E">
      <w:pPr>
        <w:rPr>
          <w:rFonts w:asciiTheme="minorHAnsi" w:hAnsiTheme="minorHAnsi"/>
        </w:rPr>
      </w:pPr>
      <w:r w:rsidRPr="006A322E">
        <w:rPr>
          <w:rFonts w:asciiTheme="minorHAnsi" w:hAnsiTheme="minorHAnsi"/>
        </w:rPr>
        <w:t xml:space="preserve">A: NAIVS has had a direct impact. I am glad that you talked about education. Education is a big part of the NAIVS program. It is not only about supply, but more about creating the demand for inputs for the farmers. The creation of demand from farmers has had a positive effect. In the evaluation of the </w:t>
      </w:r>
      <w:r w:rsidRPr="006A322E">
        <w:rPr>
          <w:rFonts w:asciiTheme="minorHAnsi" w:hAnsiTheme="minorHAnsi"/>
        </w:rPr>
        <w:lastRenderedPageBreak/>
        <w:t xml:space="preserve">program it was shown that there was in increase in demand. The program introduced a new technology to the farmers, and it worked. </w:t>
      </w:r>
    </w:p>
    <w:p w14:paraId="325C2520" w14:textId="77777777" w:rsidR="006A322E" w:rsidRPr="006A322E" w:rsidRDefault="006A322E" w:rsidP="006A322E">
      <w:pPr>
        <w:rPr>
          <w:rFonts w:asciiTheme="minorHAnsi" w:hAnsiTheme="minorHAnsi"/>
        </w:rPr>
      </w:pPr>
      <w:r w:rsidRPr="006A322E">
        <w:rPr>
          <w:rFonts w:asciiTheme="minorHAnsi" w:hAnsiTheme="minorHAnsi"/>
        </w:rPr>
        <w:t>Q: I heard that NAIVS will likely not continue in the future?</w:t>
      </w:r>
    </w:p>
    <w:p w14:paraId="140915B8" w14:textId="77777777" w:rsidR="006A322E" w:rsidRPr="006A322E" w:rsidRDefault="006A322E" w:rsidP="006A322E">
      <w:pPr>
        <w:rPr>
          <w:rFonts w:asciiTheme="minorHAnsi" w:hAnsiTheme="minorHAnsi"/>
        </w:rPr>
      </w:pPr>
      <w:r w:rsidRPr="006A322E">
        <w:rPr>
          <w:rFonts w:asciiTheme="minorHAnsi" w:hAnsiTheme="minorHAnsi"/>
        </w:rPr>
        <w:t xml:space="preserve">A: It is being phased out, because of lack of budget. This year only 20 billion Tsh was available for NAIVS, which is very little. Because the program is so expensive, we can choose either to continue or to save the money and repay the debt. I do not think we are going to continue it next year. NAIVS was funded by the World Bank and topped up by the government. Now the World Bank has retreated from it, we do not have enough money. </w:t>
      </w:r>
    </w:p>
    <w:p w14:paraId="3B92E632" w14:textId="77777777" w:rsidR="006A322E" w:rsidRPr="006A322E" w:rsidRDefault="006A322E" w:rsidP="006A322E">
      <w:pPr>
        <w:rPr>
          <w:rFonts w:asciiTheme="minorHAnsi" w:hAnsiTheme="minorHAnsi"/>
        </w:rPr>
      </w:pPr>
      <w:r w:rsidRPr="006A322E">
        <w:rPr>
          <w:rFonts w:asciiTheme="minorHAnsi" w:hAnsiTheme="minorHAnsi"/>
        </w:rPr>
        <w:t>Q: What policies will come in its place? Will the government continue to promote input use in a different way?</w:t>
      </w:r>
    </w:p>
    <w:p w14:paraId="0D95E867" w14:textId="77777777" w:rsidR="006A322E" w:rsidRPr="006A322E" w:rsidRDefault="006A322E" w:rsidP="006A322E">
      <w:pPr>
        <w:rPr>
          <w:rFonts w:asciiTheme="minorHAnsi" w:hAnsiTheme="minorHAnsi"/>
        </w:rPr>
      </w:pPr>
      <w:r w:rsidRPr="006A322E">
        <w:rPr>
          <w:rFonts w:asciiTheme="minorHAnsi" w:hAnsiTheme="minorHAnsi"/>
        </w:rPr>
        <w:t>A: We tried to introduce a credit system. Farmers would get the inputs on credit, and the government would subsidise the interest rate from the bank. NAIVS as it is now, is a smart program, which means it is exclusive. Only a small part of the farmers is eligible. This include/exclude system is wrong. It is a political problem. The credit system would not be smart, everyone can get it. We were not able to make it work. The bank wants the subsidy upfront, this did not work. The government is now back to NAIVS, it stopped for a period of time and started again. This year it might not be implemented again. It is very expensive, not just the subsidies itself no: also the monitoring and the follow-up, the agricultural trainings, the extension officers.</w:t>
      </w:r>
    </w:p>
    <w:p w14:paraId="4B0181E5" w14:textId="77777777" w:rsidR="006A322E" w:rsidRPr="006A322E" w:rsidRDefault="006A322E" w:rsidP="006A322E">
      <w:pPr>
        <w:rPr>
          <w:rFonts w:asciiTheme="minorHAnsi" w:hAnsiTheme="minorHAnsi"/>
        </w:rPr>
      </w:pPr>
      <w:r w:rsidRPr="006A322E">
        <w:rPr>
          <w:rFonts w:asciiTheme="minorHAnsi" w:hAnsiTheme="minorHAnsi"/>
        </w:rPr>
        <w:t>Q: What would you recommend for the future?</w:t>
      </w:r>
    </w:p>
    <w:p w14:paraId="13E11D2A" w14:textId="77777777" w:rsidR="006A322E" w:rsidRPr="006A322E" w:rsidRDefault="006A322E" w:rsidP="006A322E">
      <w:pPr>
        <w:rPr>
          <w:rFonts w:asciiTheme="minorHAnsi" w:hAnsiTheme="minorHAnsi"/>
        </w:rPr>
      </w:pPr>
      <w:r w:rsidRPr="006A322E">
        <w:rPr>
          <w:rFonts w:asciiTheme="minorHAnsi" w:hAnsiTheme="minorHAnsi"/>
        </w:rPr>
        <w:t>A: Farmers have to be supported, because they need better access to inputs. There has to be some kind of government support.  Studies on fertiliser have shown that it is very expensive to transport; sometimes the transport costs are half the price of the product. What we need to do is find a way to reduce transaction costs.</w:t>
      </w:r>
    </w:p>
    <w:p w14:paraId="3E28881C" w14:textId="77777777" w:rsidR="006A322E" w:rsidRPr="006A322E" w:rsidRDefault="006A322E" w:rsidP="006A322E">
      <w:pPr>
        <w:rPr>
          <w:rFonts w:asciiTheme="minorHAnsi" w:hAnsiTheme="minorHAnsi"/>
        </w:rPr>
      </w:pPr>
      <w:r w:rsidRPr="006A322E">
        <w:rPr>
          <w:rFonts w:asciiTheme="minorHAnsi" w:hAnsiTheme="minorHAnsi"/>
        </w:rPr>
        <w:t>Q: Would it help to produce fertiliser domestically, instead of importing it?</w:t>
      </w:r>
    </w:p>
    <w:p w14:paraId="33FA6853" w14:textId="77777777" w:rsidR="006A322E" w:rsidRPr="006A322E" w:rsidRDefault="006A322E" w:rsidP="006A322E">
      <w:pPr>
        <w:rPr>
          <w:rFonts w:asciiTheme="minorHAnsi" w:hAnsiTheme="minorHAnsi"/>
        </w:rPr>
      </w:pPr>
      <w:r w:rsidRPr="006A322E">
        <w:rPr>
          <w:rFonts w:asciiTheme="minorHAnsi" w:hAnsiTheme="minorHAnsi"/>
        </w:rPr>
        <w:t xml:space="preserve">A: Well, manufacturing falls into another Ministry; the Ministry of Industry, Trade and Investment. I know they are working with manufacturers to look into the possibility to work with locally available materials for fertiliser. Most of our focus is on the costs. Fertilisers are bulky products. There is no railway system in Tanzania, rails are cheaper for transport of bulky product than roads. A vamp in the railway system would reduce transport costs immensely. </w:t>
      </w:r>
    </w:p>
    <w:p w14:paraId="2880FCF0" w14:textId="77777777" w:rsidR="006A322E" w:rsidRPr="006A322E" w:rsidRDefault="006A322E" w:rsidP="006A322E">
      <w:pPr>
        <w:rPr>
          <w:rFonts w:asciiTheme="minorHAnsi" w:hAnsiTheme="minorHAnsi"/>
        </w:rPr>
      </w:pPr>
      <w:r w:rsidRPr="006A322E">
        <w:rPr>
          <w:rFonts w:asciiTheme="minorHAnsi" w:hAnsiTheme="minorHAnsi"/>
        </w:rPr>
        <w:t>Q: And on the demand side? What can be done, in terms of education for example?</w:t>
      </w:r>
    </w:p>
    <w:p w14:paraId="77745348" w14:textId="77777777" w:rsidR="006A322E" w:rsidRPr="006A322E" w:rsidRDefault="006A322E" w:rsidP="006A322E">
      <w:pPr>
        <w:rPr>
          <w:rFonts w:asciiTheme="minorHAnsi" w:hAnsiTheme="minorHAnsi"/>
        </w:rPr>
      </w:pPr>
      <w:r w:rsidRPr="006A322E">
        <w:rPr>
          <w:rFonts w:asciiTheme="minorHAnsi" w:hAnsiTheme="minorHAnsi"/>
        </w:rPr>
        <w:t xml:space="preserve">A: Through the government extension packages, farmers are being told what to do at so called field schools. There are demonstration plots for rice intensification for example. Farmers are shown how new technologies work. </w:t>
      </w:r>
    </w:p>
    <w:p w14:paraId="44ABF807" w14:textId="77777777" w:rsidR="006A322E" w:rsidRPr="006A322E" w:rsidRDefault="006A322E" w:rsidP="006A322E">
      <w:pPr>
        <w:rPr>
          <w:rFonts w:asciiTheme="minorHAnsi" w:hAnsiTheme="minorHAnsi"/>
        </w:rPr>
      </w:pPr>
      <w:r w:rsidRPr="006A322E">
        <w:rPr>
          <w:rFonts w:asciiTheme="minorHAnsi" w:hAnsiTheme="minorHAnsi"/>
        </w:rPr>
        <w:t>Q: What would you recommend for the future?</w:t>
      </w:r>
    </w:p>
    <w:p w14:paraId="1456FC96" w14:textId="77777777" w:rsidR="006A322E" w:rsidRPr="006A322E" w:rsidRDefault="006A322E" w:rsidP="006A322E">
      <w:pPr>
        <w:rPr>
          <w:rFonts w:asciiTheme="minorHAnsi" w:hAnsiTheme="minorHAnsi"/>
        </w:rPr>
      </w:pPr>
      <w:r w:rsidRPr="006A322E">
        <w:rPr>
          <w:rFonts w:asciiTheme="minorHAnsi" w:hAnsiTheme="minorHAnsi"/>
        </w:rPr>
        <w:t xml:space="preserve">A: Like libraries, to organise libraries in the villages that have some literature on a specific field. Farmers would come to the libraries to learn on for example cashew production. The extension officer is available to help if they cannot read. We also have noted it is good to have a curriculum in secondary school and university specifically for agriculture, to engage younger people in agricultural activities. </w:t>
      </w:r>
    </w:p>
    <w:p w14:paraId="6824CA60" w14:textId="77777777" w:rsidR="006A322E" w:rsidRPr="006A322E" w:rsidRDefault="006A322E" w:rsidP="006A322E">
      <w:pPr>
        <w:rPr>
          <w:rFonts w:asciiTheme="minorHAnsi" w:hAnsiTheme="minorHAnsi"/>
        </w:rPr>
      </w:pPr>
      <w:r w:rsidRPr="006A322E">
        <w:rPr>
          <w:rFonts w:asciiTheme="minorHAnsi" w:hAnsiTheme="minorHAnsi"/>
        </w:rPr>
        <w:t xml:space="preserve">And.. this is my own position not that of the government: this is very expensive (NAIVS) we cannot handle it. The credit system is better. Last time we proposed it we did not have enough preparation, </w:t>
      </w:r>
      <w:r w:rsidRPr="006A322E">
        <w:rPr>
          <w:rFonts w:asciiTheme="minorHAnsi" w:hAnsiTheme="minorHAnsi"/>
        </w:rPr>
        <w:lastRenderedPageBreak/>
        <w:t xml:space="preserve">but we need to try it again. Some people are proposing to digitalise NAIVS. This is not a good idea. The same problems will still exists, high expenses for the government, side selling of vouchers. Farmers have understood the importance of input, the problem is the price. How to reduce input prices? We need to make investing in fertiliser easier. Quite a lot has been done already in attracting more investments. </w:t>
      </w:r>
    </w:p>
    <w:p w14:paraId="6674B471" w14:textId="77777777" w:rsidR="006A322E" w:rsidRPr="006A322E" w:rsidRDefault="006A322E" w:rsidP="006A322E">
      <w:pPr>
        <w:rPr>
          <w:rFonts w:asciiTheme="minorHAnsi" w:hAnsiTheme="minorHAnsi"/>
        </w:rPr>
      </w:pPr>
      <w:r w:rsidRPr="006A322E">
        <w:rPr>
          <w:rFonts w:asciiTheme="minorHAnsi" w:hAnsiTheme="minorHAnsi"/>
        </w:rPr>
        <w:t xml:space="preserve">Q: Some NGOs already work with a credit system, is it an idea to work together with them? </w:t>
      </w:r>
    </w:p>
    <w:p w14:paraId="263B3EA6" w14:textId="77777777" w:rsidR="006A322E" w:rsidRPr="006A322E" w:rsidRDefault="006A322E" w:rsidP="006A322E">
      <w:pPr>
        <w:rPr>
          <w:rFonts w:asciiTheme="minorHAnsi" w:hAnsiTheme="minorHAnsi"/>
        </w:rPr>
      </w:pPr>
      <w:r w:rsidRPr="006A322E">
        <w:rPr>
          <w:rFonts w:asciiTheme="minorHAnsi" w:hAnsiTheme="minorHAnsi"/>
        </w:rPr>
        <w:t xml:space="preserve">A: Yes. For example to implement the system in a pilot region. If the results are good, we can scale up to other regions. We have overall seen good results, almost every farmer reported an increase in yield after the use of hybrid seeds and fertiliser. The costs are the main problem. A lot of initiatives are already being taken. The fertiliser and seed laws have been reformed. Almost all of them were very outdated, they are now being reviewed. The testing fees for fertiliser used to be 50.000USD, they are now around 10.000USD. </w:t>
      </w:r>
    </w:p>
    <w:p w14:paraId="49DF39D9" w14:textId="77777777" w:rsidR="006A322E" w:rsidRPr="006A322E" w:rsidRDefault="006A322E" w:rsidP="006A322E">
      <w:pPr>
        <w:pStyle w:val="Geenafstand"/>
        <w:rPr>
          <w:rFonts w:asciiTheme="minorHAnsi" w:hAnsiTheme="minorHAnsi"/>
        </w:rPr>
      </w:pPr>
      <w:r w:rsidRPr="006A322E">
        <w:rPr>
          <w:rFonts w:asciiTheme="minorHAnsi" w:hAnsiTheme="minorHAnsi"/>
        </w:rPr>
        <w:t>Q: Is there anything else I need to know, but did not ask?</w:t>
      </w:r>
    </w:p>
    <w:p w14:paraId="13BB27FB" w14:textId="77777777" w:rsidR="006A322E" w:rsidRPr="006A322E" w:rsidRDefault="006A322E" w:rsidP="006A322E">
      <w:pPr>
        <w:pStyle w:val="Geenafstand"/>
        <w:rPr>
          <w:rFonts w:asciiTheme="minorHAnsi" w:hAnsiTheme="minorHAnsi"/>
        </w:rPr>
      </w:pPr>
    </w:p>
    <w:p w14:paraId="0DF97C1D" w14:textId="77777777" w:rsidR="006A322E" w:rsidRPr="006A322E" w:rsidRDefault="006A322E" w:rsidP="006A322E">
      <w:pPr>
        <w:rPr>
          <w:rFonts w:asciiTheme="minorHAnsi" w:hAnsiTheme="minorHAnsi"/>
        </w:rPr>
      </w:pPr>
      <w:r w:rsidRPr="006A322E">
        <w:rPr>
          <w:rFonts w:asciiTheme="minorHAnsi" w:hAnsiTheme="minorHAnsi"/>
        </w:rPr>
        <w:t xml:space="preserve">We used to have problems with fake fertiliser on the market. The fine used to be small, the penalties and fines are now increased.  Other changes are that we want to get the private sector involved in the seed trade as well. We have reviewed the access to government protected varieties. The access is now more business friendly and more accessible. We are also incentivising seed companies by reducing packaging costs. Local government law is different from the new seed act. It needs to be made streamlined, so that local laws do not contradict central law. The government was working with fertiliser company YARA, we will probably work with them in the future. </w:t>
      </w:r>
    </w:p>
    <w:p w14:paraId="371B134B" w14:textId="77777777" w:rsidR="006A322E" w:rsidRPr="006A322E" w:rsidRDefault="006A322E" w:rsidP="006A322E">
      <w:pPr>
        <w:rPr>
          <w:rFonts w:asciiTheme="minorHAnsi" w:hAnsiTheme="minorHAnsi"/>
        </w:rPr>
      </w:pPr>
      <w:r w:rsidRPr="006A322E">
        <w:rPr>
          <w:rFonts w:asciiTheme="minorHAnsi" w:hAnsiTheme="minorHAnsi"/>
        </w:rPr>
        <w:t xml:space="preserve">Importing fertiliser is difficult, sometimes you need to visit around eight government institutions for registering and licencing. We want to centralise this process, to have a sole regulator. The very bureaucratic nature makes it slow and difficult to do. We need to harmonise all these acts for importing fertiliser. </w:t>
      </w:r>
    </w:p>
    <w:p w14:paraId="24BFE4E9" w14:textId="77777777" w:rsidR="006A322E" w:rsidRPr="006A322E" w:rsidRDefault="006A322E" w:rsidP="006A322E">
      <w:pPr>
        <w:rPr>
          <w:rFonts w:asciiTheme="minorHAnsi" w:hAnsiTheme="minorHAnsi"/>
        </w:rPr>
      </w:pPr>
      <w:r w:rsidRPr="006A322E">
        <w:rPr>
          <w:rFonts w:asciiTheme="minorHAnsi" w:hAnsiTheme="minorHAnsi"/>
        </w:rPr>
        <w:t xml:space="preserve">You should also look up the ‘big results now’ program. Storage is a part of it, warehouses are built to prevent post-harvest losses. This is being implemented later this year. </w:t>
      </w:r>
    </w:p>
    <w:p w14:paraId="70BD8F1D" w14:textId="77777777" w:rsidR="006A322E" w:rsidRPr="006A322E" w:rsidRDefault="006A322E" w:rsidP="006A322E">
      <w:pPr>
        <w:pStyle w:val="Kop2"/>
        <w:rPr>
          <w:rFonts w:asciiTheme="minorHAnsi" w:hAnsiTheme="minorHAnsi"/>
        </w:rPr>
      </w:pPr>
      <w:bookmarkStart w:id="152" w:name="_Toc458689635"/>
      <w:bookmarkStart w:id="153" w:name="_Toc459598234"/>
      <w:r w:rsidRPr="006A322E">
        <w:rPr>
          <w:rFonts w:asciiTheme="minorHAnsi" w:hAnsiTheme="minorHAnsi"/>
        </w:rPr>
        <w:t>Interview 7: TOAM</w:t>
      </w:r>
      <w:bookmarkEnd w:id="152"/>
      <w:bookmarkEnd w:id="153"/>
    </w:p>
    <w:p w14:paraId="33284EE3" w14:textId="77777777" w:rsidR="006A322E" w:rsidRPr="006A322E" w:rsidRDefault="006A322E" w:rsidP="006A322E">
      <w:pPr>
        <w:rPr>
          <w:rFonts w:asciiTheme="minorHAnsi" w:hAnsiTheme="minorHAnsi"/>
        </w:rPr>
      </w:pPr>
      <w:r w:rsidRPr="006A322E">
        <w:rPr>
          <w:rFonts w:asciiTheme="minorHAnsi" w:hAnsiTheme="minorHAnsi"/>
        </w:rPr>
        <w:t>18-7-2016</w:t>
      </w:r>
    </w:p>
    <w:p w14:paraId="2C671DFA" w14:textId="77777777" w:rsidR="006A322E" w:rsidRPr="006A322E" w:rsidRDefault="006A322E" w:rsidP="006A322E">
      <w:pPr>
        <w:rPr>
          <w:rFonts w:asciiTheme="minorHAnsi" w:hAnsiTheme="minorHAnsi"/>
        </w:rPr>
      </w:pPr>
      <w:r w:rsidRPr="006A322E">
        <w:rPr>
          <w:rFonts w:asciiTheme="minorHAnsi" w:hAnsiTheme="minorHAnsi"/>
        </w:rPr>
        <w:t>Q: I have read the report you send me about farmer managed seed systems.</w:t>
      </w:r>
    </w:p>
    <w:p w14:paraId="0AF5CC8D" w14:textId="77777777" w:rsidR="006A322E" w:rsidRPr="006A322E" w:rsidRDefault="006A322E" w:rsidP="006A322E">
      <w:pPr>
        <w:rPr>
          <w:rFonts w:asciiTheme="minorHAnsi" w:hAnsiTheme="minorHAnsi"/>
        </w:rPr>
      </w:pPr>
      <w:r w:rsidRPr="006A322E">
        <w:rPr>
          <w:rFonts w:asciiTheme="minorHAnsi" w:hAnsiTheme="minorHAnsi"/>
        </w:rPr>
        <w:t>A: Yes. This research is commissioned by the Rosa Luxembourg Foundation, linked to Die Linke, the left wing party (</w:t>
      </w:r>
      <w:r w:rsidRPr="006A322E">
        <w:rPr>
          <w:rFonts w:asciiTheme="minorHAnsi" w:hAnsiTheme="minorHAnsi"/>
          <w:i/>
        </w:rPr>
        <w:t>Democratic-socialistic political party in Germany)</w:t>
      </w:r>
      <w:r w:rsidRPr="006A322E">
        <w:rPr>
          <w:rFonts w:asciiTheme="minorHAnsi" w:hAnsiTheme="minorHAnsi"/>
        </w:rPr>
        <w:t>. We have made a 30 minute film, the central character is a QDS (</w:t>
      </w:r>
      <w:r w:rsidRPr="006A322E">
        <w:rPr>
          <w:rFonts w:asciiTheme="minorHAnsi" w:hAnsiTheme="minorHAnsi"/>
          <w:i/>
        </w:rPr>
        <w:t xml:space="preserve">Quality Declared Seeds) </w:t>
      </w:r>
      <w:r w:rsidRPr="006A322E">
        <w:rPr>
          <w:rFonts w:asciiTheme="minorHAnsi" w:hAnsiTheme="minorHAnsi"/>
        </w:rPr>
        <w:t xml:space="preserve">seed producer. QDS is halfway between commercial seeds, and farmer saved seeds. It is an FAO endorsed concept, that started 10-15 years ago. It is generally recognised that the quality of seeds in Tanzania needs to be improved. The big idea is for commercial companies to do that. However, this takes a long time ánd it is usually only maize that they do. QDS was invented to fill that gap, by creating a simple certification system for open pollinated varieties of standard varieties. QDS is developed by small farmers under controlled conditions. An inspector from the government checks up during the growing and at the end of the season and they take the seeds to the laboratory. They need to make a certain seed quality threshold and then they can get a certificate to sell the seeds in their own ward. The advantage is that QDS can provide farmers in villages to get locally adapted, reliable, not fake like some commercial seeds, and </w:t>
      </w:r>
      <w:r w:rsidRPr="006A322E">
        <w:rPr>
          <w:rFonts w:asciiTheme="minorHAnsi" w:hAnsiTheme="minorHAnsi"/>
        </w:rPr>
        <w:lastRenderedPageBreak/>
        <w:t xml:space="preserve">affordable seeds. The majority of maize seeds are still commercial seeds in Tanzania. Paddy is for almost 100% FMSS. Farmers do not like most commercial maize seeds, because they are expensive, hybrid (which means they are not reusable) and unreliable (there is a lot of fake product on the market). </w:t>
      </w:r>
    </w:p>
    <w:p w14:paraId="12B4F0B4" w14:textId="77777777" w:rsidR="006A322E" w:rsidRPr="006A322E" w:rsidRDefault="006A322E" w:rsidP="006A322E">
      <w:pPr>
        <w:rPr>
          <w:rFonts w:asciiTheme="minorHAnsi" w:hAnsiTheme="minorHAnsi"/>
        </w:rPr>
      </w:pPr>
      <w:r w:rsidRPr="006A322E">
        <w:rPr>
          <w:rFonts w:asciiTheme="minorHAnsi" w:hAnsiTheme="minorHAnsi"/>
        </w:rPr>
        <w:t>Q: Say I am a farmer and I want to sell QDS, what do I need to do to apply?</w:t>
      </w:r>
    </w:p>
    <w:p w14:paraId="4282D4B3" w14:textId="77777777" w:rsidR="006A322E" w:rsidRPr="006A322E" w:rsidRDefault="006A322E" w:rsidP="006A322E">
      <w:pPr>
        <w:rPr>
          <w:rFonts w:asciiTheme="minorHAnsi" w:hAnsiTheme="minorHAnsi"/>
        </w:rPr>
      </w:pPr>
      <w:r w:rsidRPr="006A322E">
        <w:rPr>
          <w:rFonts w:asciiTheme="minorHAnsi" w:hAnsiTheme="minorHAnsi"/>
        </w:rPr>
        <w:t xml:space="preserve">A: Farmers that want to sell QDS need to register with TOSCI or one of their local authorities. District councils have a seed inspector that does inspections on behalf of TOSCI. And you have to get basic seed from ASSA. QDS started 20 years ago. </w:t>
      </w:r>
    </w:p>
    <w:p w14:paraId="3026B06B" w14:textId="77777777" w:rsidR="006A322E" w:rsidRPr="006A322E" w:rsidRDefault="006A322E" w:rsidP="006A322E">
      <w:pPr>
        <w:rPr>
          <w:rFonts w:asciiTheme="minorHAnsi" w:hAnsiTheme="minorHAnsi"/>
        </w:rPr>
      </w:pPr>
      <w:r w:rsidRPr="006A322E">
        <w:rPr>
          <w:rFonts w:asciiTheme="minorHAnsi" w:hAnsiTheme="minorHAnsi"/>
        </w:rPr>
        <w:t>Q: Can QDS seeds be reused?</w:t>
      </w:r>
    </w:p>
    <w:p w14:paraId="574AC718" w14:textId="77777777" w:rsidR="006A322E" w:rsidRPr="006A322E" w:rsidRDefault="006A322E" w:rsidP="006A322E">
      <w:pPr>
        <w:rPr>
          <w:rFonts w:asciiTheme="minorHAnsi" w:hAnsiTheme="minorHAnsi"/>
        </w:rPr>
      </w:pPr>
      <w:r w:rsidRPr="006A322E">
        <w:rPr>
          <w:rFonts w:asciiTheme="minorHAnsi" w:hAnsiTheme="minorHAnsi"/>
        </w:rPr>
        <w:t xml:space="preserve">A: Yes for 2 or 3 seasons. Usually the saved seeds are enough to share with the neighbours. Not every individual farmers saves his seeds, this can be due to various reasons: poor harvest, or he has eaten them all, or run out, or he did not grow maize in the previous season. So it is culture to share within the village. Sometimes they do for example exchange seeds for grains. QDS can only be sold within the ward. This makes the business unsustainable, because a QDS seller cannot use the same clients for three years, because if a farmer has bought your seeds once he can reuse and  share it for at least two more seasons. To have enough clients, you will need economies of scale. </w:t>
      </w:r>
    </w:p>
    <w:p w14:paraId="6AC4D5D5" w14:textId="77777777" w:rsidR="006A322E" w:rsidRPr="006A322E" w:rsidRDefault="006A322E" w:rsidP="006A322E">
      <w:pPr>
        <w:rPr>
          <w:rFonts w:asciiTheme="minorHAnsi" w:hAnsiTheme="minorHAnsi"/>
        </w:rPr>
      </w:pPr>
      <w:r w:rsidRPr="006A322E">
        <w:rPr>
          <w:rFonts w:asciiTheme="minorHAnsi" w:hAnsiTheme="minorHAnsi"/>
        </w:rPr>
        <w:t>Q: What do you think about the relation between seeds and food security?</w:t>
      </w:r>
    </w:p>
    <w:p w14:paraId="1C4C3EB9" w14:textId="77777777" w:rsidR="006A322E" w:rsidRPr="006A322E" w:rsidRDefault="006A322E" w:rsidP="006A322E">
      <w:pPr>
        <w:rPr>
          <w:rFonts w:asciiTheme="minorHAnsi" w:hAnsiTheme="minorHAnsi"/>
        </w:rPr>
      </w:pPr>
      <w:r w:rsidRPr="006A322E">
        <w:rPr>
          <w:rFonts w:asciiTheme="minorHAnsi" w:hAnsiTheme="minorHAnsi"/>
        </w:rPr>
        <w:t xml:space="preserve">A: If you really want to address food and nutrition issues by improved seeds, get it in the FMSS where it spreads like wildfire. That is how to get things started. There was a three years trial in Dodoma starting with 200 farmers and in three years it got to 1000 farmers. For food security you need to reach the poorest of the poor. They cannot go to towns to buy seeds that is just not going to happen. </w:t>
      </w:r>
    </w:p>
    <w:p w14:paraId="340EF9E0" w14:textId="77777777" w:rsidR="006A322E" w:rsidRPr="006A322E" w:rsidRDefault="006A322E" w:rsidP="006A322E">
      <w:pPr>
        <w:rPr>
          <w:rFonts w:asciiTheme="minorHAnsi" w:hAnsiTheme="minorHAnsi"/>
        </w:rPr>
      </w:pPr>
      <w:r w:rsidRPr="006A322E">
        <w:rPr>
          <w:rFonts w:asciiTheme="minorHAnsi" w:hAnsiTheme="minorHAnsi"/>
        </w:rPr>
        <w:t>Q: How does the quality of QDS compare to commercial seeds?</w:t>
      </w:r>
    </w:p>
    <w:p w14:paraId="3D94E8D5" w14:textId="77777777" w:rsidR="006A322E" w:rsidRPr="006A322E" w:rsidRDefault="006A322E" w:rsidP="006A322E">
      <w:pPr>
        <w:rPr>
          <w:rFonts w:asciiTheme="minorHAnsi" w:hAnsiTheme="minorHAnsi"/>
        </w:rPr>
      </w:pPr>
      <w:r w:rsidRPr="006A322E">
        <w:rPr>
          <w:rFonts w:asciiTheme="minorHAnsi" w:hAnsiTheme="minorHAnsi"/>
        </w:rPr>
        <w:t xml:space="preserve">A: They are reusable. After reusing the seeds, the quality goes down and in 2 or 3 years you need new seeds. Seed breeders have the knowledge based technology, they select the right seeds and make sure there is no cross pollination or what so ever. The problem with quality control will be minimal if you know how to select the best seeds and how to process and store them correctly. </w:t>
      </w:r>
    </w:p>
    <w:p w14:paraId="14B500C8" w14:textId="77777777" w:rsidR="006A322E" w:rsidRPr="006A322E" w:rsidRDefault="006A322E" w:rsidP="006A322E">
      <w:pPr>
        <w:rPr>
          <w:rFonts w:asciiTheme="minorHAnsi" w:hAnsiTheme="minorHAnsi"/>
        </w:rPr>
      </w:pPr>
      <w:r w:rsidRPr="006A322E">
        <w:rPr>
          <w:rFonts w:asciiTheme="minorHAnsi" w:hAnsiTheme="minorHAnsi"/>
        </w:rPr>
        <w:t xml:space="preserve">The quality of seeds at the moment is generally low, because there is a total lack of investment in farmers’ capacity to select and store seeds. The government has made the decision to hand over the seed sector to the private sector. This is problematic. Hybrid seeds and inorganic fertiliser require investments every year. And the price is a big problem. Availability is another problem: sometimes farmers get seeds to late when the planting season has already started or they receive fake seeds. QDS is a solution, it is low in costs, available in the village on time, and if it is fake you know exactly who to come after because the seller lives in your community. </w:t>
      </w:r>
    </w:p>
    <w:p w14:paraId="7EEBC47B" w14:textId="77777777" w:rsidR="006A322E" w:rsidRPr="006A322E" w:rsidRDefault="006A322E" w:rsidP="006A322E">
      <w:pPr>
        <w:rPr>
          <w:rFonts w:asciiTheme="minorHAnsi" w:hAnsiTheme="minorHAnsi"/>
        </w:rPr>
      </w:pPr>
      <w:r w:rsidRPr="006A322E">
        <w:rPr>
          <w:rFonts w:asciiTheme="minorHAnsi" w:hAnsiTheme="minorHAnsi"/>
        </w:rPr>
        <w:t>Q: Why is this not publicly funded do you think?</w:t>
      </w:r>
    </w:p>
    <w:p w14:paraId="35DD9BFE" w14:textId="77777777" w:rsidR="006A322E" w:rsidRPr="006A322E" w:rsidRDefault="006A322E" w:rsidP="006A322E">
      <w:pPr>
        <w:rPr>
          <w:rFonts w:asciiTheme="minorHAnsi" w:hAnsiTheme="minorHAnsi"/>
        </w:rPr>
      </w:pPr>
      <w:r w:rsidRPr="006A322E">
        <w:rPr>
          <w:rFonts w:asciiTheme="minorHAnsi" w:hAnsiTheme="minorHAnsi"/>
        </w:rPr>
        <w:t xml:space="preserve">A: Tax. It is very difficult to tax QDS producers. Big companies pay far more in taxes. See this is the ‘agriculture first strategy’ implemented by the government. There is no mention of QDS in here. It goes even further. The government extension service advises farmer to use improved seeds, via agricultural advisors and farmer field trainings etcetera. We have asked farmers what advice they get: most of them got the advice to buy seeds from commercial stockists. If you are a subsistence farmer, how do you get the money to buy seeds? If you have cash crops, you can invest in new inputs but not if you only produce for subsistence. </w:t>
      </w:r>
    </w:p>
    <w:p w14:paraId="11B63C1D" w14:textId="77777777" w:rsidR="006A322E" w:rsidRPr="006A322E" w:rsidRDefault="006A322E" w:rsidP="006A322E">
      <w:pPr>
        <w:rPr>
          <w:rFonts w:asciiTheme="minorHAnsi" w:hAnsiTheme="minorHAnsi"/>
        </w:rPr>
      </w:pPr>
      <w:r w:rsidRPr="006A322E">
        <w:rPr>
          <w:rFonts w:asciiTheme="minorHAnsi" w:hAnsiTheme="minorHAnsi"/>
        </w:rPr>
        <w:lastRenderedPageBreak/>
        <w:t xml:space="preserve">Then there is the loss of biodiversity. Commercial seeds focus of few varieties. QDS, also makes use of seeds from ASSA to start breeding (these are breeder seeds). Traditional seeds are passed down through generations, this is a different thing. Do you know what Bio Piracy is? If you take traditional seeds and breed them for one generation, you can get plant breeders rights as a company. This is because of UPOV developed in 1991 by developed countries for use in developed countries. The new law says that if someone owns the right to a seed and you sell them, the buyer is not allowed to share them anymore. They have to be used on your own land only, for non-commercial use. You can only sell the grains, but not the seeds. </w:t>
      </w:r>
    </w:p>
    <w:p w14:paraId="172CDA09" w14:textId="77777777" w:rsidR="006A322E" w:rsidRPr="006A322E" w:rsidRDefault="006A322E" w:rsidP="006A322E">
      <w:pPr>
        <w:rPr>
          <w:rFonts w:asciiTheme="minorHAnsi" w:hAnsiTheme="minorHAnsi"/>
        </w:rPr>
      </w:pPr>
      <w:r w:rsidRPr="006A322E">
        <w:rPr>
          <w:rFonts w:asciiTheme="minorHAnsi" w:hAnsiTheme="minorHAnsi"/>
        </w:rPr>
        <w:t>Q: I thought that there were regulations protecting traditional farmers from this bio piracy?</w:t>
      </w:r>
    </w:p>
    <w:p w14:paraId="2EB55945" w14:textId="77777777" w:rsidR="006A322E" w:rsidRPr="006A322E" w:rsidRDefault="006A322E" w:rsidP="006A322E">
      <w:pPr>
        <w:rPr>
          <w:rFonts w:asciiTheme="minorHAnsi" w:hAnsiTheme="minorHAnsi"/>
        </w:rPr>
      </w:pPr>
      <w:r w:rsidRPr="006A322E">
        <w:rPr>
          <w:rFonts w:asciiTheme="minorHAnsi" w:hAnsiTheme="minorHAnsi"/>
        </w:rPr>
        <w:t xml:space="preserve">A: The international treaty on farmers rights for protection of genetic resources: ITFRPGR. Tanzania has signed this, but not implemented it to legal regulation. It was supposed to protect the right of farmers to their own traditional seeds. It says that if a breeder makes money of the traditional seed, than the community it comes from has the right to part of the benefits. Tanzania has not put this in place yet. </w:t>
      </w:r>
    </w:p>
    <w:p w14:paraId="7E2E8946" w14:textId="77777777" w:rsidR="006A322E" w:rsidRPr="006A322E" w:rsidRDefault="006A322E" w:rsidP="006A322E">
      <w:pPr>
        <w:rPr>
          <w:rFonts w:asciiTheme="minorHAnsi" w:hAnsiTheme="minorHAnsi"/>
        </w:rPr>
      </w:pPr>
      <w:r w:rsidRPr="006A322E">
        <w:rPr>
          <w:rFonts w:asciiTheme="minorHAnsi" w:hAnsiTheme="minorHAnsi"/>
        </w:rPr>
        <w:t>Q: The Tanzanian government tries to make the environment more business friendly by reforming policies to attract investments in the agricultural sector. What are your thoughts on that?</w:t>
      </w:r>
    </w:p>
    <w:p w14:paraId="5A554122" w14:textId="77777777" w:rsidR="006A322E" w:rsidRPr="006A322E" w:rsidRDefault="006A322E" w:rsidP="006A322E">
      <w:pPr>
        <w:rPr>
          <w:rFonts w:asciiTheme="minorHAnsi" w:hAnsiTheme="minorHAnsi"/>
        </w:rPr>
      </w:pPr>
      <w:r w:rsidRPr="006A322E">
        <w:rPr>
          <w:rFonts w:asciiTheme="minorHAnsi" w:hAnsiTheme="minorHAnsi"/>
        </w:rPr>
        <w:t xml:space="preserve">A: Yes. The governments of the richest countries in the world have aligned with the richest companies in the world in the G8 alliance, to invest in food and nutrition in the poorest countries. They have set up a framework that is full of “if we do this, then you do that’s”. We invest in better seeds, but our companies get the rights. The poor countries that sign, have to lift taxes, reduce the time required to release new varieties, and the time required for testing of fertiliser inputs and other agrochemicals. </w:t>
      </w:r>
    </w:p>
    <w:p w14:paraId="13B09530" w14:textId="77777777" w:rsidR="006A322E" w:rsidRPr="006A322E" w:rsidRDefault="006A322E" w:rsidP="006A322E">
      <w:pPr>
        <w:rPr>
          <w:rFonts w:asciiTheme="minorHAnsi" w:hAnsiTheme="minorHAnsi"/>
        </w:rPr>
      </w:pPr>
      <w:r w:rsidRPr="006A322E">
        <w:rPr>
          <w:rFonts w:asciiTheme="minorHAnsi" w:hAnsiTheme="minorHAnsi"/>
        </w:rPr>
        <w:t>Q: And what do you think of the subsidy scheme? (NAIVS)</w:t>
      </w:r>
    </w:p>
    <w:p w14:paraId="78581220" w14:textId="77777777" w:rsidR="006A322E" w:rsidRPr="006A322E" w:rsidRDefault="006A322E" w:rsidP="006A322E">
      <w:pPr>
        <w:rPr>
          <w:rFonts w:asciiTheme="minorHAnsi" w:hAnsiTheme="minorHAnsi"/>
        </w:rPr>
      </w:pPr>
      <w:r w:rsidRPr="006A322E">
        <w:rPr>
          <w:rFonts w:asciiTheme="minorHAnsi" w:hAnsiTheme="minorHAnsi"/>
        </w:rPr>
        <w:t xml:space="preserve">A: The first point is that it is exclusive, which means it is only available to regions of high potential. This means that out of 31 regions, only 5 or 6 of them get the subsidy. And in the marginal areas, well no-one is giving out vouchers there! The idea is this: there is not enough money so let’s focus on the most impact areas. Even though the high potential areas need the support least. Secondly, these vouchers are for hybrid seeds and inorganic fertiliser. We are an organic agriculture movement. The use of inorganic fertiliser destroys the soil. It will burn the soil and kill all the nutrients. The hybrid seeds are designed to work with fertiliser and not without, the same goes for other chemicals. There is a social divide going on there. NAIVS was the product of considerable corruption. Sometimes this scheme was used to gain political backup. </w:t>
      </w:r>
    </w:p>
    <w:p w14:paraId="65BC3E99" w14:textId="77777777" w:rsidR="006A322E" w:rsidRPr="006A322E" w:rsidRDefault="006A322E" w:rsidP="006A322E">
      <w:pPr>
        <w:rPr>
          <w:rFonts w:asciiTheme="minorHAnsi" w:hAnsiTheme="minorHAnsi"/>
        </w:rPr>
      </w:pPr>
      <w:r w:rsidRPr="006A322E">
        <w:rPr>
          <w:rFonts w:asciiTheme="minorHAnsi" w:hAnsiTheme="minorHAnsi"/>
        </w:rPr>
        <w:t>Q: What is your alternative to the use of fertiliser?</w:t>
      </w:r>
    </w:p>
    <w:p w14:paraId="01BA5FDC" w14:textId="77777777" w:rsidR="006A322E" w:rsidRPr="006A322E" w:rsidRDefault="006A322E" w:rsidP="006A322E">
      <w:pPr>
        <w:rPr>
          <w:rFonts w:asciiTheme="minorHAnsi" w:hAnsiTheme="minorHAnsi"/>
        </w:rPr>
      </w:pPr>
      <w:r w:rsidRPr="006A322E">
        <w:rPr>
          <w:rFonts w:asciiTheme="minorHAnsi" w:hAnsiTheme="minorHAnsi"/>
        </w:rPr>
        <w:t xml:space="preserve">A: The basis of ecological and organic agriculture is to give farmers and understanding of their responsibility to maintain the fertility of their soil. Fertiliser is like a drug; if you use it this year you will have to use it next year. Fertiliser feeds the plants, but it does not feed the soil. It kills the organisms that are naturally present in the soil. Actually a one percent increase in soil organic matter gives ten percent increase in soil fertility. It is all about dependence versus self-reliance. If you get hooked on hybrid seeds, you need to buy them every year. This dependence on input supplies is a problem. The sector is in very few hands, with very few investors. It is a massive monopoly. 70 percent of input supplies worldwide are in the hands of very few companies. Meanwhile farmers are being persuaded to convert to the industrial farming system, although this system is responsible for 30 percent of all greenhouse gas emissions. There is nothing sustainable about this process. </w:t>
      </w:r>
    </w:p>
    <w:p w14:paraId="65FC1A17" w14:textId="77777777" w:rsidR="006A322E" w:rsidRPr="006A322E" w:rsidRDefault="006A322E" w:rsidP="006A322E">
      <w:pPr>
        <w:rPr>
          <w:rFonts w:asciiTheme="minorHAnsi" w:hAnsiTheme="minorHAnsi"/>
        </w:rPr>
      </w:pPr>
      <w:r w:rsidRPr="006A322E">
        <w:rPr>
          <w:rFonts w:asciiTheme="minorHAnsi" w:hAnsiTheme="minorHAnsi"/>
        </w:rPr>
        <w:lastRenderedPageBreak/>
        <w:t>Q: Is TOAM also involved in farmer education?</w:t>
      </w:r>
    </w:p>
    <w:p w14:paraId="1381D3C7" w14:textId="77777777" w:rsidR="006A322E" w:rsidRPr="006A322E" w:rsidRDefault="006A322E" w:rsidP="006A322E">
      <w:pPr>
        <w:rPr>
          <w:rFonts w:asciiTheme="minorHAnsi" w:hAnsiTheme="minorHAnsi"/>
        </w:rPr>
      </w:pPr>
      <w:r w:rsidRPr="006A322E">
        <w:rPr>
          <w:rFonts w:asciiTheme="minorHAnsi" w:hAnsiTheme="minorHAnsi"/>
        </w:rPr>
        <w:t xml:space="preserve">A: Yes we have a training program on teaching farmers organic agriculture practises. </w:t>
      </w:r>
    </w:p>
    <w:p w14:paraId="76A64797" w14:textId="77777777" w:rsidR="006A322E" w:rsidRPr="006A322E" w:rsidRDefault="006A322E" w:rsidP="006A322E">
      <w:pPr>
        <w:rPr>
          <w:rFonts w:asciiTheme="minorHAnsi" w:hAnsiTheme="minorHAnsi"/>
        </w:rPr>
      </w:pPr>
      <w:r w:rsidRPr="006A322E">
        <w:rPr>
          <w:rFonts w:asciiTheme="minorHAnsi" w:hAnsiTheme="minorHAnsi"/>
        </w:rPr>
        <w:t>Q: How many farmers are you working with?</w:t>
      </w:r>
    </w:p>
    <w:p w14:paraId="641564F0" w14:textId="77777777" w:rsidR="006A322E" w:rsidRPr="006A322E" w:rsidRDefault="006A322E" w:rsidP="006A322E">
      <w:pPr>
        <w:rPr>
          <w:rFonts w:asciiTheme="minorHAnsi" w:hAnsiTheme="minorHAnsi"/>
        </w:rPr>
      </w:pPr>
      <w:r w:rsidRPr="006A322E">
        <w:rPr>
          <w:rFonts w:asciiTheme="minorHAnsi" w:hAnsiTheme="minorHAnsi"/>
        </w:rPr>
        <w:t xml:space="preserve">A: Around 5000 in this region and another 5000 in Dodoma. We also help with access to markets and policy advocacy. We tend not to work in areas of high productivity, but more in the poor and drought prone regions that need the help most. We want to expand when we get more donor support, but donors tend to through their money at big companies. </w:t>
      </w:r>
    </w:p>
    <w:p w14:paraId="23CE3969" w14:textId="77777777" w:rsidR="006A322E" w:rsidRPr="006A322E" w:rsidRDefault="006A322E" w:rsidP="006A322E">
      <w:pPr>
        <w:rPr>
          <w:rFonts w:asciiTheme="minorHAnsi" w:hAnsiTheme="minorHAnsi"/>
        </w:rPr>
      </w:pPr>
      <w:r w:rsidRPr="006A322E">
        <w:rPr>
          <w:rFonts w:asciiTheme="minorHAnsi" w:hAnsiTheme="minorHAnsi"/>
        </w:rPr>
        <w:t>Q: What kind of policy advocacy are you working on?</w:t>
      </w:r>
    </w:p>
    <w:p w14:paraId="397D2C0A" w14:textId="77777777" w:rsidR="006A322E" w:rsidRPr="006A322E" w:rsidRDefault="006A322E" w:rsidP="006A322E">
      <w:pPr>
        <w:rPr>
          <w:rFonts w:asciiTheme="minorHAnsi" w:hAnsiTheme="minorHAnsi"/>
        </w:rPr>
      </w:pPr>
      <w:r w:rsidRPr="006A322E">
        <w:rPr>
          <w:rFonts w:asciiTheme="minorHAnsi" w:hAnsiTheme="minorHAnsi"/>
        </w:rPr>
        <w:t xml:space="preserve">A: First of all we are trying to find out what is going on. We do research so that we have new data to show the government. This can be a stakeholder analysis, reports, policy briefs, a film, or a multi stakeholder platform. This stakeholder platform has two purposes. Firstly to bring together farmers and friends to discuss the report and formulate farmers’ key messages to give the government and to train them in policy advocacy. Secondly to get opposition on board; committed policy makers that support seed companies and seed companies themselves. We need to develop a certain edge: a focus on marginalised farmers and female headed households so that they cannot dismiss us. At the moment there is no recognition of the rights of farmers in any government laws. Afronet is the network behind organic agriculture to create space for organic agriculture in the African Union. AFSA is the alliance for food sovereignty Africa, challenging the regional agendas of the industrial food system. They are for agroecology and against laws that support corporate agribusiness. The industry is targeting regional trading blocks, where international laws are put in place in a rush. </w:t>
      </w:r>
    </w:p>
    <w:p w14:paraId="120F4CA2" w14:textId="77777777" w:rsidR="006A322E" w:rsidRPr="006A322E" w:rsidRDefault="006A322E" w:rsidP="006A322E">
      <w:pPr>
        <w:rPr>
          <w:rFonts w:asciiTheme="minorHAnsi" w:hAnsiTheme="minorHAnsi"/>
        </w:rPr>
      </w:pPr>
      <w:r w:rsidRPr="006A322E">
        <w:rPr>
          <w:rFonts w:asciiTheme="minorHAnsi" w:hAnsiTheme="minorHAnsi"/>
        </w:rPr>
        <w:t>Q: Is there anything else that I need to know, but did not ask?</w:t>
      </w:r>
    </w:p>
    <w:p w14:paraId="6FFBA3E3" w14:textId="77777777" w:rsidR="006A322E" w:rsidRPr="006A322E" w:rsidRDefault="006A322E" w:rsidP="006A322E">
      <w:pPr>
        <w:rPr>
          <w:rFonts w:asciiTheme="minorHAnsi" w:hAnsiTheme="minorHAnsi"/>
        </w:rPr>
      </w:pPr>
      <w:r w:rsidRPr="006A322E">
        <w:rPr>
          <w:rFonts w:asciiTheme="minorHAnsi" w:hAnsiTheme="minorHAnsi"/>
        </w:rPr>
        <w:t>A: Correctly answering the following question will doubles one’s yield: What variety of which crop should I plant when? That information is free, there is no input required, i</w:t>
      </w:r>
      <w:r w:rsidR="00891115">
        <w:rPr>
          <w:rFonts w:asciiTheme="minorHAnsi" w:hAnsiTheme="minorHAnsi"/>
        </w:rPr>
        <w:t>t is complete knowledge based.</w:t>
      </w:r>
    </w:p>
    <w:sectPr w:rsidR="006A322E" w:rsidRPr="006A322E" w:rsidSect="006A322E">
      <w:pgSz w:w="11906" w:h="16838"/>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erg, Marrit van den" w:date="2016-08-22T10:38:00Z" w:initials="MvdB">
    <w:p w14:paraId="65C23B52" w14:textId="77777777" w:rsidR="000B3BAA" w:rsidRDefault="000B3BAA">
      <w:pPr>
        <w:pStyle w:val="Tekstopmerking"/>
      </w:pPr>
      <w:r>
        <w:rPr>
          <w:rStyle w:val="Verwijzingopmerking"/>
        </w:rPr>
        <w:annotationRef/>
      </w:r>
      <w:r>
        <w:t>Single authored. So actually you should use I.</w:t>
      </w:r>
    </w:p>
  </w:comment>
  <w:comment w:id="4" w:author="Anne Verbeek" w:date="2016-10-13T08:15:00Z" w:initials="AV">
    <w:p w14:paraId="18B3F397" w14:textId="7ECEA88F" w:rsidR="000B3BAA" w:rsidRPr="000B3BAA" w:rsidRDefault="000B3BAA">
      <w:pPr>
        <w:pStyle w:val="Tekstopmerking"/>
        <w:rPr>
          <w:lang w:val="nl-NL"/>
        </w:rPr>
      </w:pPr>
      <w:r>
        <w:rPr>
          <w:rStyle w:val="Verwijzingopmerking"/>
        </w:rPr>
        <w:annotationRef/>
      </w:r>
      <w:r w:rsidRPr="000B3BAA">
        <w:rPr>
          <w:lang w:val="nl-NL"/>
        </w:rPr>
        <w:t>Hier nog op ingaan</w:t>
      </w:r>
    </w:p>
  </w:comment>
  <w:comment w:id="7" w:author="Berg, Marrit van den" w:date="2016-08-22T10:47:00Z" w:initials="MvdB">
    <w:p w14:paraId="676AB17F" w14:textId="77777777" w:rsidR="000B3BAA" w:rsidRDefault="000B3BAA">
      <w:pPr>
        <w:pStyle w:val="Tekstopmerking"/>
      </w:pPr>
      <w:r>
        <w:rPr>
          <w:rStyle w:val="Verwijzingopmerking"/>
        </w:rPr>
        <w:annotationRef/>
      </w:r>
      <w:r w:rsidRPr="000B3BAA">
        <w:rPr>
          <w:lang w:val="nl-NL"/>
        </w:rPr>
        <w:t xml:space="preserve">Note: these seem contradicting. </w:t>
      </w:r>
      <w:r>
        <w:t xml:space="preserve">Unless they grow a lot of vegetables or so as well, 1 ha of maize/rice  is not enough to support a family so they will never be full time farmers…….  So the inconsistencies are no surprise to me. </w:t>
      </w:r>
    </w:p>
  </w:comment>
  <w:comment w:id="19" w:author="Berg, Marrit van den" w:date="2016-08-22T11:00:00Z" w:initials="MvdB">
    <w:p w14:paraId="3B33F53D" w14:textId="77777777" w:rsidR="000B3BAA" w:rsidRDefault="000B3BAA">
      <w:pPr>
        <w:pStyle w:val="Tekstopmerking"/>
      </w:pPr>
      <w:r>
        <w:rPr>
          <w:rStyle w:val="Verwijzingopmerking"/>
        </w:rPr>
        <w:annotationRef/>
      </w:r>
      <w:r>
        <w:t>Figure headings go below the figure. (Table headings above the table)</w:t>
      </w:r>
    </w:p>
  </w:comment>
  <w:comment w:id="20" w:author="Berg, Marrit van den" w:date="2016-08-22T11:02:00Z" w:initials="MvdB">
    <w:p w14:paraId="5353F449" w14:textId="77777777" w:rsidR="000B3BAA" w:rsidRDefault="000B3BAA">
      <w:pPr>
        <w:pStyle w:val="Tekstopmerking"/>
      </w:pPr>
      <w:r>
        <w:rPr>
          <w:rStyle w:val="Verwijzingopmerking"/>
        </w:rPr>
        <w:annotationRef/>
      </w:r>
      <w:r>
        <w:t>Doesn’t this assess nutrition?</w:t>
      </w:r>
    </w:p>
  </w:comment>
  <w:comment w:id="27" w:author="Berg, Marrit van den" w:date="2016-08-23T11:41:00Z" w:initials="MvdB">
    <w:p w14:paraId="29D9660A" w14:textId="77777777" w:rsidR="000B3BAA" w:rsidRDefault="000B3BAA">
      <w:pPr>
        <w:pStyle w:val="Tekstopmerking"/>
      </w:pPr>
      <w:r>
        <w:rPr>
          <w:rStyle w:val="Verwijzingopmerking"/>
        </w:rPr>
        <w:annotationRef/>
      </w:r>
      <w:r>
        <w:t>These variables can be aggregated to the household level. So why is this a problem?</w:t>
      </w:r>
    </w:p>
  </w:comment>
  <w:comment w:id="29" w:author="Berg, Marrit van den" w:date="2016-08-23T11:43:00Z" w:initials="MvdB">
    <w:p w14:paraId="142C5E2F" w14:textId="77777777" w:rsidR="000B3BAA" w:rsidRDefault="000B3BAA">
      <w:pPr>
        <w:pStyle w:val="Tekstopmerking"/>
      </w:pPr>
      <w:r>
        <w:rPr>
          <w:rStyle w:val="Verwijzingopmerking"/>
        </w:rPr>
        <w:annotationRef/>
      </w:r>
      <w:r>
        <w:t>Why? (Or dd you explain this before? I did not read everything in one go.</w:t>
      </w:r>
    </w:p>
  </w:comment>
  <w:comment w:id="40" w:author="Berg, Marrit van den" w:date="2016-08-23T11:52:00Z" w:initials="MvdB">
    <w:p w14:paraId="0525EEAB" w14:textId="77777777" w:rsidR="000B3BAA" w:rsidRDefault="000B3BAA">
      <w:pPr>
        <w:pStyle w:val="Tekstopmerking"/>
      </w:pPr>
      <w:r>
        <w:rPr>
          <w:rStyle w:val="Verwijzingopmerking"/>
        </w:rPr>
        <w:annotationRef/>
      </w:r>
      <w:r>
        <w:t>Did they delly developit? Orwas it already there?</w:t>
      </w:r>
    </w:p>
  </w:comment>
  <w:comment w:id="47" w:author="Berg, Marrit van den" w:date="2016-08-23T12:06:00Z" w:initials="MvdB">
    <w:p w14:paraId="1B41D570" w14:textId="77777777" w:rsidR="000B3BAA" w:rsidRDefault="000B3BAA">
      <w:pPr>
        <w:pStyle w:val="Tekstopmerking"/>
      </w:pPr>
      <w:r>
        <w:rPr>
          <w:rStyle w:val="Verwijzingopmerking"/>
        </w:rPr>
        <w:annotationRef/>
      </w:r>
      <w:r>
        <w:t>Is this important? It is supposed to measure something else and be a compliment, not a substitute.</w:t>
      </w:r>
    </w:p>
  </w:comment>
  <w:comment w:id="62" w:author="Berg, Marrit van den" w:date="2016-08-24T14:40:00Z" w:initials="MvdB">
    <w:p w14:paraId="47A5EFD2" w14:textId="77777777" w:rsidR="000B3BAA" w:rsidRDefault="000B3BAA">
      <w:pPr>
        <w:pStyle w:val="Tekstopmerking"/>
      </w:pPr>
      <w:r>
        <w:rPr>
          <w:rStyle w:val="Verwijzingopmerking"/>
        </w:rPr>
        <w:annotationRef/>
      </w:r>
      <w:r>
        <w:t>I think you can in many cases.</w:t>
      </w:r>
    </w:p>
  </w:comment>
  <w:comment w:id="63" w:author="Berg, Marrit van den" w:date="2016-08-24T14:26:00Z" w:initials="MvdB">
    <w:p w14:paraId="43EE25BA" w14:textId="77777777" w:rsidR="000B3BAA" w:rsidRPr="003D3603" w:rsidRDefault="000B3BAA">
      <w:pPr>
        <w:pStyle w:val="Tekstopmerking"/>
        <w:rPr>
          <w:lang w:val="nl-NL"/>
        </w:rPr>
      </w:pPr>
      <w:r>
        <w:rPr>
          <w:rStyle w:val="Verwijzingopmerking"/>
        </w:rPr>
        <w:annotationRef/>
      </w:r>
      <w:r w:rsidRPr="003D3603">
        <w:rPr>
          <w:lang w:val="nl-NL"/>
        </w:rPr>
        <w:t xml:space="preserve">Ik vind niet alle linken logisch. </w:t>
      </w:r>
      <w:r w:rsidRPr="003D3603">
        <w:t xml:space="preserve">Waarom local for (food?) environment tussen own production en food consumption? </w:t>
      </w:r>
      <w:r w:rsidRPr="003D3603">
        <w:rPr>
          <w:lang w:val="nl-NL"/>
        </w:rPr>
        <w:t>En van production via capital naar savings? Ik zou zeggen via savings naar capital</w:t>
      </w:r>
      <w:r>
        <w:rPr>
          <w:lang w:val="nl-NL"/>
        </w:rPr>
        <w:t>. En wat bedoel je precies met je income box? Own farm labour zit al in de farm production. Wages kunnen farm en nonfarm zijn en off-farm kan ook alles zijn (En je hebt ook al other income.)</w:t>
      </w:r>
    </w:p>
  </w:comment>
  <w:comment w:id="64" w:author="Anne Verbeek" w:date="2016-10-14T21:03:00Z" w:initials="AV">
    <w:p w14:paraId="1381A7B7" w14:textId="21E996BA" w:rsidR="000B7431" w:rsidRDefault="000B7431">
      <w:pPr>
        <w:pStyle w:val="Tekstopmerking"/>
      </w:pPr>
      <w:r>
        <w:rPr>
          <w:rStyle w:val="Verwijzingopmerking"/>
        </w:rPr>
        <w:annotationRef/>
      </w:r>
      <w:r>
        <w:t>Nieuw framework invoegen</w:t>
      </w:r>
    </w:p>
  </w:comment>
  <w:comment w:id="67" w:author="Anne Verbeek" w:date="2016-10-14T21:04:00Z" w:initials="AV">
    <w:p w14:paraId="53251041" w14:textId="5EF660A1" w:rsidR="000B7431" w:rsidRDefault="000B7431">
      <w:pPr>
        <w:pStyle w:val="Tekstopmerking"/>
      </w:pPr>
      <w:r>
        <w:rPr>
          <w:rStyle w:val="Verwijzingopmerking"/>
        </w:rPr>
        <w:annotationRef/>
      </w:r>
      <w:r>
        <w:t>Nieuw</w:t>
      </w:r>
    </w:p>
  </w:comment>
  <w:comment w:id="69" w:author="Berg, Marrit van den" w:date="2016-08-24T15:45:00Z" w:initials="MvdB">
    <w:p w14:paraId="10850D28" w14:textId="77777777" w:rsidR="000B3BAA" w:rsidRDefault="000B3BAA" w:rsidP="001B3859">
      <w:pPr>
        <w:pStyle w:val="Tekstopmerking"/>
      </w:pPr>
      <w:r>
        <w:rPr>
          <w:rStyle w:val="Verwijzingopmerking"/>
        </w:rPr>
        <w:annotationRef/>
      </w:r>
      <w:r>
        <w:t xml:space="preserve">Why? These are supposedly farmers with less than 1 ha of maize right? This identification assumption is key. You will need to explain/support this very well. </w:t>
      </w:r>
    </w:p>
  </w:comment>
  <w:comment w:id="70" w:author="Anne Verbeek" w:date="2016-10-13T08:12:00Z" w:initials="AV">
    <w:p w14:paraId="5B567B0A" w14:textId="77777777" w:rsidR="000B3BAA" w:rsidRPr="001D0BE9" w:rsidRDefault="000B3BAA" w:rsidP="001B3859">
      <w:pPr>
        <w:pStyle w:val="Tekstopmerking"/>
        <w:rPr>
          <w:lang w:val="nl-NL"/>
        </w:rPr>
      </w:pPr>
      <w:r>
        <w:rPr>
          <w:rStyle w:val="Verwijzingopmerking"/>
        </w:rPr>
        <w:annotationRef/>
      </w:r>
      <w:r w:rsidRPr="001D0BE9">
        <w:rPr>
          <w:lang w:val="nl-NL"/>
        </w:rPr>
        <w:t>Onderbouwing aan de hand van descriptives volgt</w:t>
      </w:r>
    </w:p>
  </w:comment>
  <w:comment w:id="71" w:author="Berg, Marrit van den" w:date="2016-08-24T15:43:00Z" w:initials="MvdB">
    <w:p w14:paraId="3C81D662" w14:textId="77777777" w:rsidR="00A462C5" w:rsidRDefault="00A462C5" w:rsidP="00A462C5">
      <w:pPr>
        <w:pStyle w:val="Tekstopmerking"/>
      </w:pPr>
      <w:r>
        <w:rPr>
          <w:rStyle w:val="Verwijzingopmerking"/>
        </w:rPr>
        <w:annotationRef/>
      </w:r>
      <w:r>
        <w:t>Why???</w:t>
      </w:r>
    </w:p>
  </w:comment>
  <w:comment w:id="68" w:author="Anne Verbeek" w:date="2016-10-14T21:05:00Z" w:initials="AV">
    <w:p w14:paraId="29631ACF" w14:textId="2E7911FA" w:rsidR="000B7431" w:rsidRDefault="000B7431">
      <w:pPr>
        <w:pStyle w:val="Tekstopmerking"/>
      </w:pPr>
      <w:r>
        <w:rPr>
          <w:rStyle w:val="Verwijzingopmerking"/>
        </w:rPr>
        <w:annotationRef/>
      </w:r>
      <w:r>
        <w:t>Dit is aangepast</w:t>
      </w:r>
    </w:p>
  </w:comment>
  <w:comment w:id="76" w:author="Berg, Marrit van den" w:date="2016-08-24T14:44:00Z" w:initials="MvdB">
    <w:p w14:paraId="0A323964" w14:textId="77777777" w:rsidR="000B3BAA" w:rsidRDefault="000B3BAA">
      <w:pPr>
        <w:pStyle w:val="Tekstopmerking"/>
      </w:pPr>
      <w:r>
        <w:rPr>
          <w:rStyle w:val="Verwijzingopmerking"/>
        </w:rPr>
        <w:annotationRef/>
      </w:r>
      <w:r>
        <w:t>repetitive</w:t>
      </w:r>
    </w:p>
  </w:comment>
  <w:comment w:id="81" w:author="Berg, Marrit van den" w:date="2016-08-24T14:48:00Z" w:initials="MvdB">
    <w:p w14:paraId="33265FBA" w14:textId="77777777" w:rsidR="00A84F40" w:rsidRDefault="00A84F40" w:rsidP="00A84F40">
      <w:pPr>
        <w:pStyle w:val="Tekstopmerking"/>
      </w:pPr>
      <w:r>
        <w:rPr>
          <w:rStyle w:val="Verwijzingopmerking"/>
        </w:rPr>
        <w:annotationRef/>
      </w:r>
      <w:r>
        <w:t>source? And what do you mean? If a household has migrants that live away or if the entire household has moved? These are two different things.</w:t>
      </w:r>
    </w:p>
  </w:comment>
  <w:comment w:id="82" w:author="Anne Verbeek" w:date="2016-10-14T11:54:00Z" w:initials="AV">
    <w:p w14:paraId="623321CF" w14:textId="77777777" w:rsidR="00A84F40" w:rsidRDefault="00A84F40" w:rsidP="00A84F40">
      <w:pPr>
        <w:pStyle w:val="Tekstopmerking"/>
      </w:pPr>
      <w:r>
        <w:rPr>
          <w:rStyle w:val="Verwijzingopmerking"/>
        </w:rPr>
        <w:annotationRef/>
      </w:r>
      <w:r>
        <w:t>Referentie volgt</w:t>
      </w:r>
    </w:p>
  </w:comment>
  <w:comment w:id="83" w:author="Berg, Marrit van den" w:date="2016-08-24T15:26:00Z" w:initials="MvdB">
    <w:p w14:paraId="5EA4E7BA" w14:textId="77777777" w:rsidR="00A84F40" w:rsidRDefault="00A84F40" w:rsidP="00A84F40">
      <w:pPr>
        <w:pStyle w:val="Tekstopmerking"/>
      </w:pPr>
      <w:r>
        <w:rPr>
          <w:rStyle w:val="Verwijzingopmerking"/>
        </w:rPr>
        <w:annotationRef/>
      </w:r>
      <w:r>
        <w:t>Why this one?</w:t>
      </w:r>
    </w:p>
  </w:comment>
  <w:comment w:id="84" w:author="Anne Verbeek" w:date="2016-10-14T12:14:00Z" w:initials="AV">
    <w:p w14:paraId="775AA920" w14:textId="77777777" w:rsidR="00A84F40" w:rsidRDefault="00A84F40" w:rsidP="00A84F40">
      <w:pPr>
        <w:pStyle w:val="Tekstopmerking"/>
      </w:pPr>
      <w:r>
        <w:rPr>
          <w:rStyle w:val="Verwijzingopmerking"/>
        </w:rPr>
        <w:annotationRef/>
      </w:r>
      <w:r>
        <w:t>As indicator for long term wealth..</w:t>
      </w:r>
    </w:p>
  </w:comment>
  <w:comment w:id="86" w:author="Berg, Marrit van den" w:date="2016-08-24T15:33:00Z" w:initials="MvdB">
    <w:p w14:paraId="6C1739AB" w14:textId="77777777" w:rsidR="00A84F40" w:rsidRDefault="00A84F40" w:rsidP="00A84F40">
      <w:pPr>
        <w:pStyle w:val="Tekstopmerking"/>
      </w:pPr>
      <w:r>
        <w:rPr>
          <w:rStyle w:val="Verwijzingopmerking"/>
        </w:rPr>
        <w:annotationRef/>
      </w:r>
      <w:r>
        <w:t>Why?</w:t>
      </w:r>
    </w:p>
  </w:comment>
  <w:comment w:id="87" w:author="Anne Verbeek" w:date="2016-10-14T21:05:00Z" w:initials="AV">
    <w:p w14:paraId="5C81824E" w14:textId="2D9144C0" w:rsidR="000B7431" w:rsidRPr="000B7431" w:rsidRDefault="000B7431">
      <w:pPr>
        <w:pStyle w:val="Tekstopmerking"/>
        <w:rPr>
          <w:lang w:val="nl-NL"/>
        </w:rPr>
      </w:pPr>
      <w:r>
        <w:rPr>
          <w:rStyle w:val="Verwijzingopmerking"/>
        </w:rPr>
        <w:annotationRef/>
      </w:r>
      <w:r w:rsidRPr="000B7431">
        <w:rPr>
          <w:lang w:val="nl-NL"/>
        </w:rPr>
        <w:t>Nieuw</w:t>
      </w:r>
    </w:p>
  </w:comment>
  <w:comment w:id="88" w:author="Anne Verbeek" w:date="2016-10-14T21:06:00Z" w:initials="AV">
    <w:p w14:paraId="4662DBEB" w14:textId="71686E96" w:rsidR="000B7431" w:rsidRPr="000B7431" w:rsidRDefault="000B7431">
      <w:pPr>
        <w:pStyle w:val="Tekstopmerking"/>
        <w:rPr>
          <w:lang w:val="nl-NL"/>
        </w:rPr>
      </w:pPr>
      <w:r>
        <w:rPr>
          <w:rStyle w:val="Verwijzingopmerking"/>
        </w:rPr>
        <w:annotationRef/>
      </w:r>
      <w:r w:rsidRPr="000B7431">
        <w:rPr>
          <w:lang w:val="nl-NL"/>
        </w:rPr>
        <w:t>Nieuw</w:t>
      </w:r>
    </w:p>
  </w:comment>
  <w:comment w:id="89" w:author="Anne Verbeek" w:date="2016-10-14T21:06:00Z" w:initials="AV">
    <w:p w14:paraId="2E8957AB" w14:textId="0A5F7A88" w:rsidR="000B7431" w:rsidRPr="000B7431" w:rsidRDefault="000B7431">
      <w:pPr>
        <w:pStyle w:val="Tekstopmerking"/>
        <w:rPr>
          <w:lang w:val="nl-NL"/>
        </w:rPr>
      </w:pPr>
      <w:r>
        <w:rPr>
          <w:rStyle w:val="Verwijzingopmerking"/>
        </w:rPr>
        <w:annotationRef/>
      </w:r>
      <w:r w:rsidRPr="000B7431">
        <w:rPr>
          <w:lang w:val="nl-NL"/>
        </w:rPr>
        <w:t>Nieuw</w:t>
      </w:r>
    </w:p>
  </w:comment>
  <w:comment w:id="90" w:author="Anne Verbeek" w:date="2016-10-14T21:06:00Z" w:initials="AV">
    <w:p w14:paraId="7C4B962C" w14:textId="77777777" w:rsidR="000B7431" w:rsidRPr="000B7431" w:rsidRDefault="000B7431" w:rsidP="000B7431">
      <w:pPr>
        <w:pStyle w:val="Tekstopmerking"/>
        <w:rPr>
          <w:lang w:val="nl-NL"/>
        </w:rPr>
      </w:pPr>
      <w:r>
        <w:rPr>
          <w:rStyle w:val="Verwijzingopmerking"/>
        </w:rPr>
        <w:annotationRef/>
      </w:r>
      <w:r w:rsidRPr="000B7431">
        <w:rPr>
          <w:lang w:val="nl-NL"/>
        </w:rPr>
        <w:t>Nieuw</w:t>
      </w:r>
    </w:p>
  </w:comment>
  <w:comment w:id="92" w:author="Anne Verbeek" w:date="2016-10-14T21:04:00Z" w:initials="AV">
    <w:p w14:paraId="64E29B9B" w14:textId="4CAD3E48" w:rsidR="000B7431" w:rsidRPr="000B7431" w:rsidRDefault="000B7431">
      <w:pPr>
        <w:pStyle w:val="Tekstopmerking"/>
        <w:rPr>
          <w:lang w:val="nl-NL"/>
        </w:rPr>
      </w:pPr>
      <w:r>
        <w:rPr>
          <w:rStyle w:val="Verwijzingopmerking"/>
        </w:rPr>
        <w:annotationRef/>
      </w:r>
      <w:r w:rsidRPr="000B7431">
        <w:rPr>
          <w:lang w:val="nl-NL"/>
        </w:rPr>
        <w:t>Dit hele hoofdstuk is nieuw</w:t>
      </w:r>
    </w:p>
  </w:comment>
  <w:comment w:id="96" w:author="Anne Verbeek" w:date="2016-10-14T21:10:00Z" w:initials="AV">
    <w:p w14:paraId="7C94E1F9" w14:textId="35A83806" w:rsidR="00F90410" w:rsidRDefault="00F90410">
      <w:pPr>
        <w:pStyle w:val="Tekstopmerking"/>
      </w:pPr>
      <w:r>
        <w:rPr>
          <w:rStyle w:val="Verwijzingopmerking"/>
        </w:rPr>
        <w:annotationRef/>
      </w:r>
      <w:r>
        <w:t>Nieuw</w:t>
      </w:r>
    </w:p>
  </w:comment>
  <w:comment w:id="97" w:author="Berg, Marrit van den" w:date="2016-08-24T16:05:00Z" w:initials="MvdB">
    <w:p w14:paraId="7BEEBF8D" w14:textId="77777777" w:rsidR="000B3BAA" w:rsidRDefault="000B3BAA">
      <w:pPr>
        <w:pStyle w:val="Tekstopmerking"/>
      </w:pPr>
      <w:r>
        <w:rPr>
          <w:rStyle w:val="Verwijzingopmerking"/>
        </w:rPr>
        <w:annotationRef/>
      </w:r>
      <w:r>
        <w:t xml:space="preserve">I would use the term triangulation. Verification sounds very unscientific… </w:t>
      </w:r>
    </w:p>
  </w:comment>
  <w:comment w:id="100" w:author="Berg, Marrit van den" w:date="2016-08-24T16:23:00Z" w:initials="MvdB">
    <w:p w14:paraId="11376CAD" w14:textId="77777777" w:rsidR="000B3BAA" w:rsidRDefault="000B3BAA">
      <w:pPr>
        <w:pStyle w:val="Tekstopmerking"/>
      </w:pPr>
      <w:r>
        <w:rPr>
          <w:rStyle w:val="Verwijzingopmerking"/>
        </w:rPr>
        <w:annotationRef/>
      </w:r>
      <w:r>
        <w:t>You should also confront this with the literature.</w:t>
      </w:r>
    </w:p>
  </w:comment>
  <w:comment w:id="101" w:author="Berg, Marrit van den" w:date="2016-08-24T16:10:00Z" w:initials="MvdB">
    <w:p w14:paraId="1650E46B" w14:textId="77777777" w:rsidR="000B3BAA" w:rsidRDefault="000B3BAA">
      <w:pPr>
        <w:pStyle w:val="Tekstopmerking"/>
      </w:pPr>
      <w:r>
        <w:rPr>
          <w:rStyle w:val="Verwijzingopmerking"/>
        </w:rPr>
        <w:annotationRef/>
      </w:r>
      <w:r>
        <w:t>But you find positive effects. How do you combine these findings?</w:t>
      </w:r>
    </w:p>
  </w:comment>
  <w:comment w:id="104" w:author="Berg, Marrit van den" w:date="2016-08-24T16:11:00Z" w:initials="MvdB">
    <w:p w14:paraId="38579FDC" w14:textId="77777777" w:rsidR="000B3BAA" w:rsidRDefault="000B3BAA">
      <w:pPr>
        <w:pStyle w:val="Tekstopmerking"/>
      </w:pPr>
      <w:r>
        <w:rPr>
          <w:rStyle w:val="Verwijzingopmerking"/>
        </w:rPr>
        <w:annotationRef/>
      </w:r>
      <w:r>
        <w:t>So farmers get this as a political favour. Then the better-off /better connected farmers are more likely to get them. These will be the more food secure farmers. Then your instrument would be endogenous.</w:t>
      </w:r>
    </w:p>
  </w:comment>
  <w:comment w:id="106" w:author="Berg, Marrit van den" w:date="2016-08-24T16:17:00Z" w:initials="MvdB">
    <w:p w14:paraId="149C7D3D" w14:textId="77777777" w:rsidR="000B3BAA" w:rsidRDefault="000B3BAA">
      <w:pPr>
        <w:pStyle w:val="Tekstopmerking"/>
      </w:pPr>
      <w:r>
        <w:rPr>
          <w:rStyle w:val="Verwijzingopmerking"/>
        </w:rPr>
        <w:annotationRef/>
      </w:r>
      <w:r>
        <w:t xml:space="preserve">This is an easy statement. But not enough for an economist. Isn’t fertilizer use profitable? Then they shouldn’t use it. Or don’t they have the finance. </w:t>
      </w:r>
    </w:p>
  </w:comment>
  <w:comment w:id="107" w:author="Berg, Marrit van den" w:date="2016-08-24T16:18:00Z" w:initials="MvdB">
    <w:p w14:paraId="527D371F" w14:textId="77777777" w:rsidR="000B3BAA" w:rsidRDefault="000B3BAA">
      <w:pPr>
        <w:pStyle w:val="Tekstopmerking"/>
      </w:pPr>
      <w:r>
        <w:rPr>
          <w:rStyle w:val="Verwijzingopmerking"/>
        </w:rPr>
        <w:annotationRef/>
      </w:r>
      <w:r>
        <w:t xml:space="preserve">There is a lot of literature on subsidized interest rates… </w:t>
      </w:r>
    </w:p>
  </w:comment>
  <w:comment w:id="109" w:author="Berg, Marrit van den" w:date="2016-08-24T16:19:00Z" w:initials="MvdB">
    <w:p w14:paraId="28B86F50" w14:textId="77777777" w:rsidR="000B3BAA" w:rsidRDefault="000B3BAA">
      <w:pPr>
        <w:pStyle w:val="Tekstopmerking"/>
      </w:pPr>
      <w:r>
        <w:rPr>
          <w:rStyle w:val="Verwijzingopmerking"/>
        </w:rPr>
        <w:annotationRef/>
      </w:r>
      <w:r>
        <w:t xml:space="preserve">Still, you find a + effect of fertilizer use.. </w:t>
      </w:r>
    </w:p>
  </w:comment>
  <w:comment w:id="110" w:author="Berg, Marrit van den" w:date="2016-08-24T16:22:00Z" w:initials="MvdB">
    <w:p w14:paraId="46931BBD" w14:textId="77777777" w:rsidR="000B3BAA" w:rsidRDefault="000B3BAA">
      <w:pPr>
        <w:pStyle w:val="Tekstopmerking"/>
      </w:pPr>
      <w:r>
        <w:rPr>
          <w:rStyle w:val="Verwijzingopmerking"/>
        </w:rPr>
        <w:annotationRef/>
      </w:r>
      <w:r>
        <w:t xml:space="preserve">This is the first time you mention this… </w:t>
      </w:r>
    </w:p>
  </w:comment>
  <w:comment w:id="112" w:author="Berg, Marrit van den" w:date="2016-08-24T16:24:00Z" w:initials="MvdB">
    <w:p w14:paraId="149C0D09" w14:textId="77777777" w:rsidR="000B3BAA" w:rsidRDefault="000B3BAA">
      <w:pPr>
        <w:pStyle w:val="Tekstopmerking"/>
      </w:pPr>
      <w:r>
        <w:rPr>
          <w:rStyle w:val="Verwijzingopmerking"/>
        </w:rPr>
        <w:annotationRef/>
      </w:r>
      <w:r>
        <w:t>e.g. % of children under 5 that is stunted?</w:t>
      </w:r>
    </w:p>
  </w:comment>
  <w:comment w:id="135" w:author="Anne Verbeek" w:date="2016-10-14T21:09:00Z" w:initials="AV">
    <w:p w14:paraId="73A2AEAD" w14:textId="01F71A79" w:rsidR="00F90410" w:rsidRPr="00F90410" w:rsidRDefault="00F90410">
      <w:pPr>
        <w:pStyle w:val="Tekstopmerking"/>
        <w:rPr>
          <w:lang w:val="nl-NL"/>
        </w:rPr>
      </w:pPr>
      <w:r>
        <w:rPr>
          <w:rStyle w:val="Verwijzingopmerking"/>
        </w:rPr>
        <w:annotationRef/>
      </w:r>
      <w:r w:rsidRPr="00F90410">
        <w:rPr>
          <w:lang w:val="nl-NL"/>
        </w:rPr>
        <w:t>Dit is nog gekopieerd van R mark-down, opmaak ga ik nog doen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C23B52" w15:done="0"/>
  <w15:commentEx w15:paraId="18B3F397" w15:done="0"/>
  <w15:commentEx w15:paraId="676AB17F" w15:done="0"/>
  <w15:commentEx w15:paraId="3B33F53D" w15:done="0"/>
  <w15:commentEx w15:paraId="5353F449" w15:done="0"/>
  <w15:commentEx w15:paraId="29D9660A" w15:done="0"/>
  <w15:commentEx w15:paraId="142C5E2F" w15:done="0"/>
  <w15:commentEx w15:paraId="0525EEAB" w15:done="0"/>
  <w15:commentEx w15:paraId="1B41D570" w15:done="0"/>
  <w15:commentEx w15:paraId="47A5EFD2" w15:done="0"/>
  <w15:commentEx w15:paraId="43EE25BA" w15:done="0"/>
  <w15:commentEx w15:paraId="1381A7B7" w15:paraIdParent="43EE25BA" w15:done="0"/>
  <w15:commentEx w15:paraId="53251041" w15:done="0"/>
  <w15:commentEx w15:paraId="10850D28" w15:done="0"/>
  <w15:commentEx w15:paraId="5B567B0A" w15:paraIdParent="10850D28" w15:done="0"/>
  <w15:commentEx w15:paraId="3C81D662" w15:done="0"/>
  <w15:commentEx w15:paraId="29631ACF" w15:done="0"/>
  <w15:commentEx w15:paraId="0A323964" w15:done="0"/>
  <w15:commentEx w15:paraId="33265FBA" w15:done="0"/>
  <w15:commentEx w15:paraId="623321CF" w15:paraIdParent="33265FBA" w15:done="0"/>
  <w15:commentEx w15:paraId="5EA4E7BA" w15:done="0"/>
  <w15:commentEx w15:paraId="775AA920" w15:paraIdParent="5EA4E7BA" w15:done="0"/>
  <w15:commentEx w15:paraId="6C1739AB" w15:done="0"/>
  <w15:commentEx w15:paraId="5C81824E" w15:done="0"/>
  <w15:commentEx w15:paraId="4662DBEB" w15:done="0"/>
  <w15:commentEx w15:paraId="2E8957AB" w15:done="0"/>
  <w15:commentEx w15:paraId="7C4B962C" w15:done="0"/>
  <w15:commentEx w15:paraId="64E29B9B" w15:done="0"/>
  <w15:commentEx w15:paraId="7C94E1F9" w15:done="0"/>
  <w15:commentEx w15:paraId="7BEEBF8D" w15:done="0"/>
  <w15:commentEx w15:paraId="11376CAD" w15:done="0"/>
  <w15:commentEx w15:paraId="1650E46B" w15:done="0"/>
  <w15:commentEx w15:paraId="38579FDC" w15:done="0"/>
  <w15:commentEx w15:paraId="149C7D3D" w15:done="0"/>
  <w15:commentEx w15:paraId="527D371F" w15:done="0"/>
  <w15:commentEx w15:paraId="28B86F50" w15:done="0"/>
  <w15:commentEx w15:paraId="46931BBD" w15:done="0"/>
  <w15:commentEx w15:paraId="149C0D09" w15:done="0"/>
  <w15:commentEx w15:paraId="73A2AEA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214BBC" w14:textId="77777777" w:rsidR="000B3BAA" w:rsidRDefault="000B3BAA" w:rsidP="006E68DC">
      <w:pPr>
        <w:spacing w:after="0" w:line="240" w:lineRule="auto"/>
      </w:pPr>
      <w:r>
        <w:separator/>
      </w:r>
    </w:p>
  </w:endnote>
  <w:endnote w:type="continuationSeparator" w:id="0">
    <w:p w14:paraId="72E5B784" w14:textId="77777777" w:rsidR="000B3BAA" w:rsidRDefault="000B3BAA" w:rsidP="006E68DC">
      <w:pPr>
        <w:spacing w:after="0" w:line="240" w:lineRule="auto"/>
      </w:pPr>
      <w:r>
        <w:continuationSeparator/>
      </w:r>
    </w:p>
  </w:endnote>
  <w:endnote w:id="1">
    <w:p w14:paraId="0622BE47"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ILO Microdata Repository. (2015). Tanzania - National Household Budget Survey, Study Description. Retrieved February 5, 2016, from http://www.ilo.org/surveydata/index.php/catalog/508/study-description</w:t>
      </w:r>
    </w:p>
  </w:endnote>
  <w:endnote w:id="2">
    <w:p w14:paraId="7DEA4F2E"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Frongillo, E. A., Tofail, F., Hamadani, J. D., Warren, A. M., &amp; Mehrin, S. F. (2014). Measures and indicators for assessing impact of interventions integrating nutrition, health, and early childhood development: Measures and indicators for assessing impact. Annals of the New York Academy of Sciences, 1308(1), 68–88. http://doi.org/10.1111/nyas.12319</w:t>
      </w:r>
    </w:p>
  </w:endnote>
  <w:endnote w:id="3">
    <w:p w14:paraId="20EC8A0E" w14:textId="77777777" w:rsidR="000B3BAA" w:rsidRPr="00891115" w:rsidRDefault="000B3BAA" w:rsidP="00891115">
      <w:pPr>
        <w:rPr>
          <w:rFonts w:asciiTheme="minorHAnsi" w:hAnsiTheme="minorHAnsi"/>
        </w:rPr>
      </w:pPr>
      <w:r w:rsidRPr="00891115">
        <w:rPr>
          <w:rFonts w:asciiTheme="minorHAnsi" w:hAnsiTheme="minorHAnsi"/>
        </w:rPr>
        <w:endnoteRef/>
      </w:r>
      <w:r w:rsidRPr="00113631">
        <w:rPr>
          <w:rFonts w:asciiTheme="minorHAnsi" w:hAnsiTheme="minorHAnsi"/>
          <w:lang w:val="es-BO"/>
          <w:rPrChange w:id="122" w:author="Berg, Marrit van den" w:date="2016-08-22T10:54:00Z">
            <w:rPr>
              <w:rFonts w:asciiTheme="minorHAnsi" w:hAnsiTheme="minorHAnsi"/>
            </w:rPr>
          </w:rPrChange>
        </w:rPr>
        <w:t xml:space="preserve"> Steyn, N., Nel, J., Nantel, G., Kennedy, G., &amp; Labadarios, D. (2006). </w:t>
      </w:r>
      <w:r w:rsidRPr="00891115">
        <w:rPr>
          <w:rFonts w:asciiTheme="minorHAnsi" w:hAnsiTheme="minorHAnsi"/>
        </w:rPr>
        <w:t>Food variety and dietary diversity scores in children: are they good indicators of dietary adequacy? Public Health Nutrition, 9(05). http://doi.org/10.1079/PHN2005912</w:t>
      </w:r>
    </w:p>
  </w:endnote>
  <w:endnote w:id="4">
    <w:p w14:paraId="2D78F5C2"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Shiferaw, B., Kassie, M., Jaleta, M., &amp; Yirga, C. (2014). Adoption of improved wheat varieties and impacts on household food security in Ethiopia. Food Policy, 44, 272–284. http://doi.org/10.1016/j.foodpol.2013.09.012</w:t>
      </w:r>
    </w:p>
  </w:endnote>
  <w:endnote w:id="5">
    <w:p w14:paraId="1478CF92"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Maxwell, D., Vaitla, B., &amp; Coates, J. (2014). How do indicators of household food insecurity measure up? An empirical comparison from Ethiopia. Food Policy, 47, 107–116. http://doi.org/10.1016/j.foodpol.2014.04.003</w:t>
      </w:r>
    </w:p>
  </w:endnote>
  <w:endnote w:id="6">
    <w:p w14:paraId="79BFE170"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Radimer, K. L., Olson, C. M., Greene, J. C., Campbell, C. C., &amp; Habicht, J.-P. (1992). Understanding hunger and developing indicators to assess it in women and children. Journal of Nutrition Education, 24(1), 36S–44S. http://doi.org/10.1016/S0022-3182(12)80137-3</w:t>
      </w:r>
    </w:p>
  </w:endnote>
  <w:endnote w:id="7">
    <w:p w14:paraId="513877E1"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Jones, A. D., Ngure, F. M., Pelto, G., &amp; Young, S. L. (2013). What Are We Assessing When We Measure Food Security? A Compendium and Review of Current Metrics. Advances in Nutrition: An International Review Journal, 4(5), 481–505. http://doi.org/10.3945/an.113.004119</w:t>
      </w:r>
    </w:p>
  </w:endnote>
  <w:endnote w:id="8">
    <w:p w14:paraId="7E5BC5AE"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Ballard, T., Coates, J., Swindale, A., &amp; Deitchler, M. (2011). Household hunger scale: indicator definition and measurement guide. Food and Nutrition Technical Assistance (FANTA), 2. Retrieved from http://www.fantaproject.org/sites/default/files/resources/HHS-Indicator-Guide-Aug2011.pdf</w:t>
      </w:r>
    </w:p>
  </w:endnote>
  <w:endnote w:id="9">
    <w:p w14:paraId="21BBA756"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Maxwell, D., Ahiadeke, C., Levin, C., Armar-Klemesu, M., Zakariah, S., &amp; Lamptey, G. M. (1999). Alternative food-security indicators: revisiting the frequency and severity of `coping strategies’. Food Policy, 24(4), 411–429. http://doi.org/10.1016/S0306-9192(99)00051-2</w:t>
      </w:r>
    </w:p>
  </w:endnote>
  <w:endnote w:id="10">
    <w:p w14:paraId="370F6349"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de Haen, H., Klasen, S., &amp; Qaim, M. (2011). What do we really know? Metrics for food insecurity and undernutrition. Food Policy, 36(6), 760–769. http://doi.org/10.1016/j.foodpol.2011.08.003</w:t>
      </w:r>
    </w:p>
  </w:endnote>
  <w:endnote w:id="11">
    <w:p w14:paraId="6460C793"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Gibson, R. (2002). Determining nutritional status. In Essentials of Human Nutrition (2nd ed., Vol. 26, pp. 467–500). Oxford  University Press. Retrieved from </w:t>
      </w:r>
      <w:hyperlink r:id="rId1" w:anchor="page=488" w:history="1">
        <w:r w:rsidRPr="00891115">
          <w:rPr>
            <w:rFonts w:asciiTheme="minorHAnsi" w:hAnsiTheme="minorHAnsi"/>
          </w:rPr>
          <w:t>http://ssu.ac.ir/cms/fileadmin/user_upload/Mtahghighat/taghzie_imani/book/Essentials%20of%20Human%20Nutrition.pdf#page=488</w:t>
        </w:r>
      </w:hyperlink>
    </w:p>
  </w:endnote>
  <w:endnote w:id="12">
    <w:p w14:paraId="6FD54D5B"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Tang, A., Dong, K., Deitchler, M., Chung, M., Maalouf-Manasseh, Z., Tumilowicz, A., &amp; Wanke, C. (2013). Use of Cutoffs for Mid-Upper Arm Circumference (MUAC) as an Indicator or Predictor of Nutritional and HealthRelated Outcomes in Adolescents and Adults: A Systematic Review (Washington, DC: FHI 360/FANTA.).</w:t>
      </w:r>
    </w:p>
  </w:endnote>
  <w:endnote w:id="13">
    <w:p w14:paraId="65059F08"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WHO. (2011). Serum retinol concentrations for determining the prevalence of vitamin A deficiency in populations. (VMNIS | Vitamin and Mineral Nutrition Information System No. 11.3). Geneva: World Health Organisation. Retrieved from http://www.who.int/vmnis/indicators/retinol.pdf</w:t>
      </w:r>
    </w:p>
  </w:endnote>
  <w:endnote w:id="14">
    <w:p w14:paraId="23B2E33B" w14:textId="77777777" w:rsidR="000B3BAA" w:rsidRPr="00891115" w:rsidRDefault="000B3BAA" w:rsidP="00891115">
      <w:pPr>
        <w:rPr>
          <w:rFonts w:asciiTheme="minorHAnsi" w:hAnsiTheme="minorHAnsi"/>
        </w:rPr>
      </w:pPr>
      <w:r w:rsidRPr="00891115">
        <w:rPr>
          <w:rFonts w:asciiTheme="minorHAnsi" w:hAnsiTheme="minorHAnsi"/>
        </w:rPr>
        <w:endnoteRef/>
      </w:r>
      <w:r w:rsidRPr="00891115">
        <w:rPr>
          <w:rFonts w:asciiTheme="minorHAnsi" w:hAnsiTheme="minorHAnsi"/>
        </w:rPr>
        <w:t xml:space="preserve"> Morón, C., &amp; Viteri, F. E. (2009). Update on common indicators of nutritional status: food access, food consumption, and biochemical measures of iron and anemia. Nutrition Reviews, 67, S31–S35. http://doi.org/10.1111/j.1753-4887.2009.00156.x</w:t>
      </w:r>
    </w:p>
    <w:p w14:paraId="20C40270" w14:textId="77777777" w:rsidR="000B3BAA" w:rsidRPr="00891115" w:rsidRDefault="000B3BAA" w:rsidP="00891115">
      <w:pPr>
        <w:rPr>
          <w:rFonts w:asciiTheme="minorHAnsi" w:hAnsiTheme="minorHAnsi"/>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782104"/>
      <w:docPartObj>
        <w:docPartGallery w:val="Page Numbers (Bottom of Page)"/>
        <w:docPartUnique/>
      </w:docPartObj>
    </w:sdtPr>
    <w:sdtEndPr>
      <w:rPr>
        <w:noProof/>
      </w:rPr>
    </w:sdtEndPr>
    <w:sdtContent>
      <w:p w14:paraId="09474DC7" w14:textId="5BBF3645" w:rsidR="000B3BAA" w:rsidRDefault="000B3BAA">
        <w:pPr>
          <w:pStyle w:val="Voettekst"/>
        </w:pPr>
        <w:r>
          <w:fldChar w:fldCharType="begin"/>
        </w:r>
        <w:r>
          <w:instrText xml:space="preserve"> PAGE   \* MERGEFORMAT </w:instrText>
        </w:r>
        <w:r>
          <w:fldChar w:fldCharType="separate"/>
        </w:r>
        <w:r w:rsidR="00F90410">
          <w:rPr>
            <w:noProof/>
          </w:rPr>
          <w:t>1</w:t>
        </w:r>
        <w:r>
          <w:rPr>
            <w:noProof/>
          </w:rPr>
          <w:fldChar w:fldCharType="end"/>
        </w:r>
      </w:p>
    </w:sdtContent>
  </w:sdt>
  <w:p w14:paraId="0F7F8118" w14:textId="77777777" w:rsidR="000B3BAA" w:rsidRDefault="000B3BA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713483"/>
      <w:docPartObj>
        <w:docPartGallery w:val="Page Numbers (Bottom of Page)"/>
        <w:docPartUnique/>
      </w:docPartObj>
    </w:sdtPr>
    <w:sdtEndPr>
      <w:rPr>
        <w:noProof/>
      </w:rPr>
    </w:sdtEndPr>
    <w:sdtContent>
      <w:p w14:paraId="6A085928" w14:textId="19597C93" w:rsidR="000B3BAA" w:rsidRDefault="000B3BAA">
        <w:pPr>
          <w:pStyle w:val="Voettekst"/>
        </w:pPr>
        <w:r>
          <w:fldChar w:fldCharType="begin"/>
        </w:r>
        <w:r>
          <w:instrText xml:space="preserve"> PAGE   \* MERGEFORMAT </w:instrText>
        </w:r>
        <w:r>
          <w:fldChar w:fldCharType="separate"/>
        </w:r>
        <w:r w:rsidR="00F90410">
          <w:rPr>
            <w:noProof/>
          </w:rPr>
          <w:t>20</w:t>
        </w:r>
        <w:r>
          <w:rPr>
            <w:noProof/>
          </w:rPr>
          <w:fldChar w:fldCharType="end"/>
        </w:r>
      </w:p>
    </w:sdtContent>
  </w:sdt>
  <w:p w14:paraId="5D5153BB" w14:textId="77777777" w:rsidR="000B3BAA" w:rsidRDefault="000B3BA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3A9F3" w14:textId="77777777" w:rsidR="000B3BAA" w:rsidRDefault="000B3BAA" w:rsidP="006E68DC">
      <w:pPr>
        <w:spacing w:after="0" w:line="240" w:lineRule="auto"/>
      </w:pPr>
      <w:r>
        <w:separator/>
      </w:r>
    </w:p>
  </w:footnote>
  <w:footnote w:type="continuationSeparator" w:id="0">
    <w:p w14:paraId="0CD9A6FA" w14:textId="77777777" w:rsidR="000B3BAA" w:rsidRDefault="000B3BAA" w:rsidP="006E68DC">
      <w:pPr>
        <w:spacing w:after="0" w:line="240" w:lineRule="auto"/>
      </w:pPr>
      <w:r>
        <w:continuationSeparator/>
      </w:r>
    </w:p>
  </w:footnote>
  <w:footnote w:id="1">
    <w:p w14:paraId="18AB5B62" w14:textId="73531DA2" w:rsidR="000B3BAA" w:rsidRPr="006E6C10" w:rsidRDefault="000B3BAA">
      <w:pPr>
        <w:pStyle w:val="Voetnoottekst"/>
        <w:rPr>
          <w:lang w:val="nl-NL"/>
        </w:rPr>
      </w:pPr>
      <w:r>
        <w:rPr>
          <w:rStyle w:val="Voetnootmarkering"/>
        </w:rPr>
        <w:footnoteRef/>
      </w:r>
      <w:r>
        <w:t xml:space="preserve"> </w:t>
      </w:r>
      <w:r>
        <w:rPr>
          <w:lang w:val="nl-NL"/>
        </w:rPr>
        <w:t>V=Yes, X=No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5E4B"/>
    <w:multiLevelType w:val="hybridMultilevel"/>
    <w:tmpl w:val="3CAE65D2"/>
    <w:lvl w:ilvl="0" w:tplc="C47094C2">
      <w:start w:val="1"/>
      <w:numFmt w:val="decimal"/>
      <w:lvlText w:val="%1."/>
      <w:lvlJc w:val="left"/>
      <w:pPr>
        <w:ind w:left="1020" w:hanging="6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59161A"/>
    <w:multiLevelType w:val="hybridMultilevel"/>
    <w:tmpl w:val="1FAC7B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3624031"/>
    <w:multiLevelType w:val="hybridMultilevel"/>
    <w:tmpl w:val="A45AAA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2148F9"/>
    <w:multiLevelType w:val="hybridMultilevel"/>
    <w:tmpl w:val="739223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B9F5B10"/>
    <w:multiLevelType w:val="hybridMultilevel"/>
    <w:tmpl w:val="701AF5E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E60B2F"/>
    <w:multiLevelType w:val="hybridMultilevel"/>
    <w:tmpl w:val="73202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A2C80"/>
    <w:multiLevelType w:val="hybridMultilevel"/>
    <w:tmpl w:val="C6D0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785705"/>
    <w:multiLevelType w:val="hybridMultilevel"/>
    <w:tmpl w:val="A7503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8D7ABD"/>
    <w:multiLevelType w:val="hybridMultilevel"/>
    <w:tmpl w:val="C1BC04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6A54695"/>
    <w:multiLevelType w:val="hybridMultilevel"/>
    <w:tmpl w:val="1DC47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3834C5"/>
    <w:multiLevelType w:val="multilevel"/>
    <w:tmpl w:val="5E9029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9E6C71"/>
    <w:multiLevelType w:val="hybridMultilevel"/>
    <w:tmpl w:val="47388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D77321"/>
    <w:multiLevelType w:val="hybridMultilevel"/>
    <w:tmpl w:val="2DC8D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023CE7"/>
    <w:multiLevelType w:val="hybridMultilevel"/>
    <w:tmpl w:val="6F487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AE752D"/>
    <w:multiLevelType w:val="multilevel"/>
    <w:tmpl w:val="3CAE65D2"/>
    <w:lvl w:ilvl="0">
      <w:start w:val="1"/>
      <w:numFmt w:val="decimal"/>
      <w:lvlText w:val="%1."/>
      <w:lvlJc w:val="left"/>
      <w:pPr>
        <w:ind w:left="1020" w:hanging="6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96C72A9"/>
    <w:multiLevelType w:val="hybridMultilevel"/>
    <w:tmpl w:val="7A962C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CB2DB3"/>
    <w:multiLevelType w:val="hybridMultilevel"/>
    <w:tmpl w:val="9CDA0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71125"/>
    <w:multiLevelType w:val="hybridMultilevel"/>
    <w:tmpl w:val="E3B8B3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C8004C0"/>
    <w:multiLevelType w:val="hybridMultilevel"/>
    <w:tmpl w:val="AEFA2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9248A6"/>
    <w:multiLevelType w:val="hybridMultilevel"/>
    <w:tmpl w:val="E7181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3C6A95"/>
    <w:multiLevelType w:val="hybridMultilevel"/>
    <w:tmpl w:val="393E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E131E7"/>
    <w:multiLevelType w:val="hybridMultilevel"/>
    <w:tmpl w:val="D678796A"/>
    <w:lvl w:ilvl="0" w:tplc="174E53C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421AEF"/>
    <w:multiLevelType w:val="hybridMultilevel"/>
    <w:tmpl w:val="E0BC1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B320AE"/>
    <w:multiLevelType w:val="hybridMultilevel"/>
    <w:tmpl w:val="379A92A8"/>
    <w:lvl w:ilvl="0" w:tplc="7666893C">
      <w:start w:val="8"/>
      <w:numFmt w:val="bullet"/>
      <w:lvlText w:val="•"/>
      <w:lvlJc w:val="left"/>
      <w:pPr>
        <w:ind w:left="1080" w:hanging="720"/>
      </w:pPr>
      <w:rPr>
        <w:rFonts w:ascii="Calibri" w:eastAsiaTheme="majorEastAsia" w:hAnsi="Calibri"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0D45D3"/>
    <w:multiLevelType w:val="hybridMultilevel"/>
    <w:tmpl w:val="493A9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6D0D49"/>
    <w:multiLevelType w:val="hybridMultilevel"/>
    <w:tmpl w:val="A93E2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08E6456"/>
    <w:multiLevelType w:val="hybridMultilevel"/>
    <w:tmpl w:val="287C65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7C3A25"/>
    <w:multiLevelType w:val="hybridMultilevel"/>
    <w:tmpl w:val="CED43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D563E8"/>
    <w:multiLevelType w:val="hybridMultilevel"/>
    <w:tmpl w:val="F29E5A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BE20C01"/>
    <w:multiLevelType w:val="hybridMultilevel"/>
    <w:tmpl w:val="67FA4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3505E6"/>
    <w:multiLevelType w:val="hybridMultilevel"/>
    <w:tmpl w:val="0986A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F5797C"/>
    <w:multiLevelType w:val="multilevel"/>
    <w:tmpl w:val="5E9029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4F7C28"/>
    <w:multiLevelType w:val="hybridMultilevel"/>
    <w:tmpl w:val="B65C8A52"/>
    <w:lvl w:ilvl="0" w:tplc="0413000F">
      <w:start w:val="5"/>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0"/>
  </w:num>
  <w:num w:numId="2">
    <w:abstractNumId w:val="27"/>
  </w:num>
  <w:num w:numId="3">
    <w:abstractNumId w:val="4"/>
  </w:num>
  <w:num w:numId="4">
    <w:abstractNumId w:val="3"/>
  </w:num>
  <w:num w:numId="5">
    <w:abstractNumId w:val="7"/>
  </w:num>
  <w:num w:numId="6">
    <w:abstractNumId w:val="18"/>
  </w:num>
  <w:num w:numId="7">
    <w:abstractNumId w:val="31"/>
  </w:num>
  <w:num w:numId="8">
    <w:abstractNumId w:val="0"/>
  </w:num>
  <w:num w:numId="9">
    <w:abstractNumId w:val="14"/>
  </w:num>
  <w:num w:numId="10">
    <w:abstractNumId w:val="21"/>
  </w:num>
  <w:num w:numId="11">
    <w:abstractNumId w:val="9"/>
  </w:num>
  <w:num w:numId="12">
    <w:abstractNumId w:val="23"/>
  </w:num>
  <w:num w:numId="13">
    <w:abstractNumId w:val="30"/>
  </w:num>
  <w:num w:numId="14">
    <w:abstractNumId w:val="5"/>
  </w:num>
  <w:num w:numId="15">
    <w:abstractNumId w:val="19"/>
  </w:num>
  <w:num w:numId="16">
    <w:abstractNumId w:val="11"/>
  </w:num>
  <w:num w:numId="17">
    <w:abstractNumId w:val="12"/>
  </w:num>
  <w:num w:numId="18">
    <w:abstractNumId w:val="29"/>
  </w:num>
  <w:num w:numId="19">
    <w:abstractNumId w:val="22"/>
  </w:num>
  <w:num w:numId="20">
    <w:abstractNumId w:val="6"/>
  </w:num>
  <w:num w:numId="21">
    <w:abstractNumId w:val="24"/>
  </w:num>
  <w:num w:numId="22">
    <w:abstractNumId w:val="16"/>
  </w:num>
  <w:num w:numId="23">
    <w:abstractNumId w:val="13"/>
  </w:num>
  <w:num w:numId="24">
    <w:abstractNumId w:val="2"/>
  </w:num>
  <w:num w:numId="25">
    <w:abstractNumId w:val="32"/>
  </w:num>
  <w:num w:numId="26">
    <w:abstractNumId w:val="17"/>
  </w:num>
  <w:num w:numId="27">
    <w:abstractNumId w:val="28"/>
  </w:num>
  <w:num w:numId="28">
    <w:abstractNumId w:val="8"/>
  </w:num>
  <w:num w:numId="29">
    <w:abstractNumId w:val="26"/>
  </w:num>
  <w:num w:numId="30">
    <w:abstractNumId w:val="15"/>
  </w:num>
  <w:num w:numId="31">
    <w:abstractNumId w:val="25"/>
  </w:num>
  <w:num w:numId="32">
    <w:abstractNumId w:val="1"/>
  </w:num>
  <w:num w:numId="3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e Verbeek">
    <w15:presenceInfo w15:providerId="Windows Live" w15:userId="38963df4e56400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040"/>
    <w:rsid w:val="00004E75"/>
    <w:rsid w:val="00011F1C"/>
    <w:rsid w:val="000312EC"/>
    <w:rsid w:val="00032343"/>
    <w:rsid w:val="000357F2"/>
    <w:rsid w:val="00037D86"/>
    <w:rsid w:val="0006263D"/>
    <w:rsid w:val="000723A3"/>
    <w:rsid w:val="00075D7F"/>
    <w:rsid w:val="000963E5"/>
    <w:rsid w:val="000A0549"/>
    <w:rsid w:val="000A0D6C"/>
    <w:rsid w:val="000A1439"/>
    <w:rsid w:val="000B3BAA"/>
    <w:rsid w:val="000B7431"/>
    <w:rsid w:val="000B7867"/>
    <w:rsid w:val="000C2266"/>
    <w:rsid w:val="000D49F6"/>
    <w:rsid w:val="000E42F1"/>
    <w:rsid w:val="000E695C"/>
    <w:rsid w:val="000E746B"/>
    <w:rsid w:val="000E7962"/>
    <w:rsid w:val="00111390"/>
    <w:rsid w:val="00113631"/>
    <w:rsid w:val="00120939"/>
    <w:rsid w:val="00125FCA"/>
    <w:rsid w:val="001324CF"/>
    <w:rsid w:val="00132D92"/>
    <w:rsid w:val="00132FD3"/>
    <w:rsid w:val="001407BD"/>
    <w:rsid w:val="001433A2"/>
    <w:rsid w:val="001436BB"/>
    <w:rsid w:val="001458B9"/>
    <w:rsid w:val="001514C2"/>
    <w:rsid w:val="0015469F"/>
    <w:rsid w:val="00183303"/>
    <w:rsid w:val="00185EA0"/>
    <w:rsid w:val="00187BFB"/>
    <w:rsid w:val="001947D7"/>
    <w:rsid w:val="00194FD5"/>
    <w:rsid w:val="00195E5A"/>
    <w:rsid w:val="001A06C2"/>
    <w:rsid w:val="001B28AC"/>
    <w:rsid w:val="001B33F2"/>
    <w:rsid w:val="001B3859"/>
    <w:rsid w:val="001B6DE7"/>
    <w:rsid w:val="001B7EAA"/>
    <w:rsid w:val="001C1E5A"/>
    <w:rsid w:val="001D7C26"/>
    <w:rsid w:val="001E4B8F"/>
    <w:rsid w:val="0020464D"/>
    <w:rsid w:val="00213872"/>
    <w:rsid w:val="002205E7"/>
    <w:rsid w:val="00221D1F"/>
    <w:rsid w:val="0022742B"/>
    <w:rsid w:val="00234268"/>
    <w:rsid w:val="00236C5A"/>
    <w:rsid w:val="00251E39"/>
    <w:rsid w:val="00260675"/>
    <w:rsid w:val="00263537"/>
    <w:rsid w:val="0027023A"/>
    <w:rsid w:val="00271FC0"/>
    <w:rsid w:val="00283D30"/>
    <w:rsid w:val="002958C6"/>
    <w:rsid w:val="002965A4"/>
    <w:rsid w:val="002A1410"/>
    <w:rsid w:val="002C1A17"/>
    <w:rsid w:val="002C1B73"/>
    <w:rsid w:val="002C3C1C"/>
    <w:rsid w:val="002C5429"/>
    <w:rsid w:val="002E5C0A"/>
    <w:rsid w:val="002E6252"/>
    <w:rsid w:val="002F1DB1"/>
    <w:rsid w:val="002F4AFC"/>
    <w:rsid w:val="00310DEE"/>
    <w:rsid w:val="003314D0"/>
    <w:rsid w:val="00335955"/>
    <w:rsid w:val="003423D0"/>
    <w:rsid w:val="00365688"/>
    <w:rsid w:val="00365B26"/>
    <w:rsid w:val="00365C1E"/>
    <w:rsid w:val="0037255A"/>
    <w:rsid w:val="00375AE9"/>
    <w:rsid w:val="00376059"/>
    <w:rsid w:val="0037760A"/>
    <w:rsid w:val="00382094"/>
    <w:rsid w:val="00385F56"/>
    <w:rsid w:val="003906CC"/>
    <w:rsid w:val="0039326B"/>
    <w:rsid w:val="00397C1F"/>
    <w:rsid w:val="003A0F70"/>
    <w:rsid w:val="003A3FDA"/>
    <w:rsid w:val="003B437F"/>
    <w:rsid w:val="003B6AFF"/>
    <w:rsid w:val="003B727D"/>
    <w:rsid w:val="003C1794"/>
    <w:rsid w:val="003C208D"/>
    <w:rsid w:val="003C5F10"/>
    <w:rsid w:val="003D3603"/>
    <w:rsid w:val="003F4A33"/>
    <w:rsid w:val="00401533"/>
    <w:rsid w:val="00404B86"/>
    <w:rsid w:val="00417FD8"/>
    <w:rsid w:val="0042356A"/>
    <w:rsid w:val="00430452"/>
    <w:rsid w:val="004310AD"/>
    <w:rsid w:val="00432CF2"/>
    <w:rsid w:val="004348D8"/>
    <w:rsid w:val="00456FCA"/>
    <w:rsid w:val="004655F6"/>
    <w:rsid w:val="004719E8"/>
    <w:rsid w:val="00475166"/>
    <w:rsid w:val="00480337"/>
    <w:rsid w:val="00483C15"/>
    <w:rsid w:val="00485373"/>
    <w:rsid w:val="00492853"/>
    <w:rsid w:val="004B7428"/>
    <w:rsid w:val="004C3BAA"/>
    <w:rsid w:val="004C419F"/>
    <w:rsid w:val="004D17D3"/>
    <w:rsid w:val="004E0871"/>
    <w:rsid w:val="004E280A"/>
    <w:rsid w:val="004E5B67"/>
    <w:rsid w:val="004E710C"/>
    <w:rsid w:val="004F2F47"/>
    <w:rsid w:val="00501331"/>
    <w:rsid w:val="005040B2"/>
    <w:rsid w:val="005052D7"/>
    <w:rsid w:val="00505C8E"/>
    <w:rsid w:val="00506371"/>
    <w:rsid w:val="005175F3"/>
    <w:rsid w:val="005201F9"/>
    <w:rsid w:val="00532E34"/>
    <w:rsid w:val="00541382"/>
    <w:rsid w:val="0054582F"/>
    <w:rsid w:val="0057321A"/>
    <w:rsid w:val="00580E5D"/>
    <w:rsid w:val="005A3040"/>
    <w:rsid w:val="005A61C5"/>
    <w:rsid w:val="005A7473"/>
    <w:rsid w:val="005B2901"/>
    <w:rsid w:val="005C1897"/>
    <w:rsid w:val="005C681C"/>
    <w:rsid w:val="005F2193"/>
    <w:rsid w:val="005F21D1"/>
    <w:rsid w:val="006128E7"/>
    <w:rsid w:val="00614496"/>
    <w:rsid w:val="00623059"/>
    <w:rsid w:val="00626281"/>
    <w:rsid w:val="00637396"/>
    <w:rsid w:val="00643080"/>
    <w:rsid w:val="00643253"/>
    <w:rsid w:val="006557F9"/>
    <w:rsid w:val="006640BB"/>
    <w:rsid w:val="006662F4"/>
    <w:rsid w:val="00676998"/>
    <w:rsid w:val="00696523"/>
    <w:rsid w:val="006A322E"/>
    <w:rsid w:val="006A4177"/>
    <w:rsid w:val="006A6CD8"/>
    <w:rsid w:val="006B7B44"/>
    <w:rsid w:val="006C6BAA"/>
    <w:rsid w:val="006D7626"/>
    <w:rsid w:val="006E1C01"/>
    <w:rsid w:val="006E57AA"/>
    <w:rsid w:val="006E68DC"/>
    <w:rsid w:val="006E6C10"/>
    <w:rsid w:val="006F6ACB"/>
    <w:rsid w:val="006F7FEA"/>
    <w:rsid w:val="007005A8"/>
    <w:rsid w:val="00702633"/>
    <w:rsid w:val="00702E72"/>
    <w:rsid w:val="00711D0B"/>
    <w:rsid w:val="007205CE"/>
    <w:rsid w:val="00721ADC"/>
    <w:rsid w:val="0072392D"/>
    <w:rsid w:val="00726162"/>
    <w:rsid w:val="00732591"/>
    <w:rsid w:val="00740E4B"/>
    <w:rsid w:val="007433B5"/>
    <w:rsid w:val="00762035"/>
    <w:rsid w:val="00763DCB"/>
    <w:rsid w:val="0078486C"/>
    <w:rsid w:val="00791E3B"/>
    <w:rsid w:val="007921D6"/>
    <w:rsid w:val="007D5DC2"/>
    <w:rsid w:val="007E0557"/>
    <w:rsid w:val="007E62B0"/>
    <w:rsid w:val="0080277C"/>
    <w:rsid w:val="008068ED"/>
    <w:rsid w:val="00813006"/>
    <w:rsid w:val="00826A59"/>
    <w:rsid w:val="00833518"/>
    <w:rsid w:val="00834334"/>
    <w:rsid w:val="008344A0"/>
    <w:rsid w:val="008357EC"/>
    <w:rsid w:val="00837A72"/>
    <w:rsid w:val="00847265"/>
    <w:rsid w:val="00861B6B"/>
    <w:rsid w:val="00867485"/>
    <w:rsid w:val="00872AA4"/>
    <w:rsid w:val="00875165"/>
    <w:rsid w:val="008802EC"/>
    <w:rsid w:val="008811D9"/>
    <w:rsid w:val="00881398"/>
    <w:rsid w:val="008834E6"/>
    <w:rsid w:val="00883C08"/>
    <w:rsid w:val="0088757F"/>
    <w:rsid w:val="00891115"/>
    <w:rsid w:val="008921D7"/>
    <w:rsid w:val="008A3E32"/>
    <w:rsid w:val="008A40DB"/>
    <w:rsid w:val="008B1B63"/>
    <w:rsid w:val="008B44C6"/>
    <w:rsid w:val="008B7498"/>
    <w:rsid w:val="008B7EB5"/>
    <w:rsid w:val="008D100D"/>
    <w:rsid w:val="008D3CE2"/>
    <w:rsid w:val="008E0373"/>
    <w:rsid w:val="008E269C"/>
    <w:rsid w:val="008E3D47"/>
    <w:rsid w:val="008E57F6"/>
    <w:rsid w:val="009026C2"/>
    <w:rsid w:val="00935B76"/>
    <w:rsid w:val="0095130D"/>
    <w:rsid w:val="00954C40"/>
    <w:rsid w:val="00963D69"/>
    <w:rsid w:val="009670E6"/>
    <w:rsid w:val="009725B6"/>
    <w:rsid w:val="00981F43"/>
    <w:rsid w:val="00986D50"/>
    <w:rsid w:val="00993CAC"/>
    <w:rsid w:val="00994011"/>
    <w:rsid w:val="009A4BC0"/>
    <w:rsid w:val="009A76F7"/>
    <w:rsid w:val="009C66BF"/>
    <w:rsid w:val="009D01F3"/>
    <w:rsid w:val="00A032D8"/>
    <w:rsid w:val="00A058D6"/>
    <w:rsid w:val="00A12946"/>
    <w:rsid w:val="00A27E27"/>
    <w:rsid w:val="00A33713"/>
    <w:rsid w:val="00A368DF"/>
    <w:rsid w:val="00A462C5"/>
    <w:rsid w:val="00A566A1"/>
    <w:rsid w:val="00A56AD3"/>
    <w:rsid w:val="00A628C0"/>
    <w:rsid w:val="00A62B91"/>
    <w:rsid w:val="00A63DC3"/>
    <w:rsid w:val="00A738C7"/>
    <w:rsid w:val="00A746F3"/>
    <w:rsid w:val="00A84B8D"/>
    <w:rsid w:val="00A84F40"/>
    <w:rsid w:val="00A86794"/>
    <w:rsid w:val="00AA3854"/>
    <w:rsid w:val="00AA6A78"/>
    <w:rsid w:val="00AB1EBA"/>
    <w:rsid w:val="00AB33A2"/>
    <w:rsid w:val="00AD029C"/>
    <w:rsid w:val="00AE772F"/>
    <w:rsid w:val="00B0189E"/>
    <w:rsid w:val="00B032B9"/>
    <w:rsid w:val="00B05783"/>
    <w:rsid w:val="00B07789"/>
    <w:rsid w:val="00B31BD5"/>
    <w:rsid w:val="00B47ABE"/>
    <w:rsid w:val="00B5722E"/>
    <w:rsid w:val="00B60C4D"/>
    <w:rsid w:val="00B76ED9"/>
    <w:rsid w:val="00B8588F"/>
    <w:rsid w:val="00B90108"/>
    <w:rsid w:val="00B95AD0"/>
    <w:rsid w:val="00BB7AD7"/>
    <w:rsid w:val="00BB7D7B"/>
    <w:rsid w:val="00BC2DBE"/>
    <w:rsid w:val="00BC5DDF"/>
    <w:rsid w:val="00BD0ED5"/>
    <w:rsid w:val="00BD2974"/>
    <w:rsid w:val="00BD3158"/>
    <w:rsid w:val="00BE3F7C"/>
    <w:rsid w:val="00BF3225"/>
    <w:rsid w:val="00BF40B8"/>
    <w:rsid w:val="00C01952"/>
    <w:rsid w:val="00C033DE"/>
    <w:rsid w:val="00C122F1"/>
    <w:rsid w:val="00C125F7"/>
    <w:rsid w:val="00C15396"/>
    <w:rsid w:val="00C21EC2"/>
    <w:rsid w:val="00C24711"/>
    <w:rsid w:val="00C2532E"/>
    <w:rsid w:val="00C26BA4"/>
    <w:rsid w:val="00C445D6"/>
    <w:rsid w:val="00C454E6"/>
    <w:rsid w:val="00C537FE"/>
    <w:rsid w:val="00C57044"/>
    <w:rsid w:val="00C70D70"/>
    <w:rsid w:val="00C73753"/>
    <w:rsid w:val="00C77EFF"/>
    <w:rsid w:val="00C87AE3"/>
    <w:rsid w:val="00C90F8B"/>
    <w:rsid w:val="00C95C1B"/>
    <w:rsid w:val="00CA1006"/>
    <w:rsid w:val="00CA1268"/>
    <w:rsid w:val="00CA1BF4"/>
    <w:rsid w:val="00CB113E"/>
    <w:rsid w:val="00CB727A"/>
    <w:rsid w:val="00CB7DF4"/>
    <w:rsid w:val="00CB7FED"/>
    <w:rsid w:val="00CD048D"/>
    <w:rsid w:val="00CD75FA"/>
    <w:rsid w:val="00CE0761"/>
    <w:rsid w:val="00CE6D74"/>
    <w:rsid w:val="00CF2773"/>
    <w:rsid w:val="00D02A1F"/>
    <w:rsid w:val="00D042AD"/>
    <w:rsid w:val="00D11D2C"/>
    <w:rsid w:val="00D33FCE"/>
    <w:rsid w:val="00D3683C"/>
    <w:rsid w:val="00D54FB7"/>
    <w:rsid w:val="00D7059F"/>
    <w:rsid w:val="00D73CDD"/>
    <w:rsid w:val="00D90EFB"/>
    <w:rsid w:val="00D91842"/>
    <w:rsid w:val="00D96C3A"/>
    <w:rsid w:val="00DA10F0"/>
    <w:rsid w:val="00DB4251"/>
    <w:rsid w:val="00DB699D"/>
    <w:rsid w:val="00DC5D89"/>
    <w:rsid w:val="00DD1E78"/>
    <w:rsid w:val="00DD2C21"/>
    <w:rsid w:val="00DD3484"/>
    <w:rsid w:val="00DD4196"/>
    <w:rsid w:val="00DD6C45"/>
    <w:rsid w:val="00DF5A33"/>
    <w:rsid w:val="00E01EAA"/>
    <w:rsid w:val="00E1046A"/>
    <w:rsid w:val="00E133FC"/>
    <w:rsid w:val="00E20917"/>
    <w:rsid w:val="00E25322"/>
    <w:rsid w:val="00E31A7A"/>
    <w:rsid w:val="00E34EF3"/>
    <w:rsid w:val="00E36B9A"/>
    <w:rsid w:val="00E46546"/>
    <w:rsid w:val="00E4669C"/>
    <w:rsid w:val="00E5674E"/>
    <w:rsid w:val="00E63B37"/>
    <w:rsid w:val="00E74334"/>
    <w:rsid w:val="00E9178E"/>
    <w:rsid w:val="00E96F64"/>
    <w:rsid w:val="00E9756D"/>
    <w:rsid w:val="00EA2C4D"/>
    <w:rsid w:val="00EA330C"/>
    <w:rsid w:val="00EC2416"/>
    <w:rsid w:val="00EC6736"/>
    <w:rsid w:val="00ED3488"/>
    <w:rsid w:val="00EE6397"/>
    <w:rsid w:val="00EF2063"/>
    <w:rsid w:val="00F01208"/>
    <w:rsid w:val="00F07BDD"/>
    <w:rsid w:val="00F175B3"/>
    <w:rsid w:val="00F33A38"/>
    <w:rsid w:val="00F36906"/>
    <w:rsid w:val="00F90410"/>
    <w:rsid w:val="00F92C8B"/>
    <w:rsid w:val="00F93467"/>
    <w:rsid w:val="00F93A71"/>
    <w:rsid w:val="00F96359"/>
    <w:rsid w:val="00FA2CBE"/>
    <w:rsid w:val="00FB45D1"/>
    <w:rsid w:val="00FC203C"/>
    <w:rsid w:val="00FC7B6D"/>
    <w:rsid w:val="00FD08E6"/>
    <w:rsid w:val="00FD0F17"/>
    <w:rsid w:val="00FD4088"/>
    <w:rsid w:val="00FD7522"/>
    <w:rsid w:val="00FE06C6"/>
    <w:rsid w:val="00FE2F9B"/>
    <w:rsid w:val="00FE5173"/>
    <w:rsid w:val="00FF014F"/>
  </w:rsids>
  <m:mathPr>
    <m:mathFont m:val="Cambria Math"/>
    <m:brkBin m:val="before"/>
    <m:brkBinSub m:val="--"/>
    <m:smallFrac m:val="0"/>
    <m:dispDef/>
    <m:lMargin m:val="0"/>
    <m:rMargin m:val="0"/>
    <m:defJc m:val="centerGroup"/>
    <m:wrapIndent m:val="1440"/>
    <m:intLim m:val="subSup"/>
    <m:naryLim m:val="undOvr"/>
  </m:mathPr>
  <w:themeFontLang w:val="nl-NL"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248080"/>
  <w15:docId w15:val="{D2EC787E-7495-402B-A078-0238C659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GB" w:eastAsia="zh-CN" w:bidi="he-IL"/>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5A3040"/>
  </w:style>
  <w:style w:type="paragraph" w:styleId="Kop1">
    <w:name w:val="heading 1"/>
    <w:basedOn w:val="Standaard"/>
    <w:next w:val="Standaard"/>
    <w:link w:val="Kop1Char"/>
    <w:uiPriority w:val="9"/>
    <w:qFormat/>
    <w:rsid w:val="005A3040"/>
    <w:pPr>
      <w:pBdr>
        <w:bottom w:val="thinThickSmallGap" w:sz="12" w:space="1" w:color="C94A05" w:themeColor="accent2" w:themeShade="BF"/>
      </w:pBdr>
      <w:spacing w:before="400"/>
      <w:jc w:val="center"/>
      <w:outlineLvl w:val="0"/>
    </w:pPr>
    <w:rPr>
      <w:caps/>
      <w:color w:val="863103" w:themeColor="accent2" w:themeShade="80"/>
      <w:spacing w:val="20"/>
      <w:sz w:val="28"/>
      <w:szCs w:val="28"/>
    </w:rPr>
  </w:style>
  <w:style w:type="paragraph" w:styleId="Kop2">
    <w:name w:val="heading 2"/>
    <w:basedOn w:val="Standaard"/>
    <w:next w:val="Standaard"/>
    <w:link w:val="Kop2Char"/>
    <w:uiPriority w:val="9"/>
    <w:unhideWhenUsed/>
    <w:qFormat/>
    <w:rsid w:val="005A3040"/>
    <w:pPr>
      <w:pBdr>
        <w:bottom w:val="single" w:sz="4" w:space="1" w:color="853103" w:themeColor="accent2" w:themeShade="7F"/>
      </w:pBdr>
      <w:spacing w:before="400"/>
      <w:jc w:val="center"/>
      <w:outlineLvl w:val="1"/>
    </w:pPr>
    <w:rPr>
      <w:caps/>
      <w:color w:val="863103" w:themeColor="accent2" w:themeShade="80"/>
      <w:spacing w:val="15"/>
      <w:sz w:val="24"/>
      <w:szCs w:val="24"/>
    </w:rPr>
  </w:style>
  <w:style w:type="paragraph" w:styleId="Kop3">
    <w:name w:val="heading 3"/>
    <w:basedOn w:val="Standaard"/>
    <w:next w:val="Standaard"/>
    <w:link w:val="Kop3Char"/>
    <w:uiPriority w:val="9"/>
    <w:unhideWhenUsed/>
    <w:qFormat/>
    <w:rsid w:val="005A3040"/>
    <w:pPr>
      <w:pBdr>
        <w:top w:val="dotted" w:sz="4" w:space="1" w:color="853103" w:themeColor="accent2" w:themeShade="7F"/>
        <w:bottom w:val="dotted" w:sz="4" w:space="1" w:color="853103" w:themeColor="accent2" w:themeShade="7F"/>
      </w:pBdr>
      <w:spacing w:before="300"/>
      <w:jc w:val="center"/>
      <w:outlineLvl w:val="2"/>
    </w:pPr>
    <w:rPr>
      <w:caps/>
      <w:color w:val="853103" w:themeColor="accent2" w:themeShade="7F"/>
      <w:sz w:val="24"/>
      <w:szCs w:val="24"/>
    </w:rPr>
  </w:style>
  <w:style w:type="paragraph" w:styleId="Kop4">
    <w:name w:val="heading 4"/>
    <w:basedOn w:val="Standaard"/>
    <w:next w:val="Standaard"/>
    <w:link w:val="Kop4Char"/>
    <w:uiPriority w:val="9"/>
    <w:unhideWhenUsed/>
    <w:qFormat/>
    <w:rsid w:val="005A3040"/>
    <w:pPr>
      <w:pBdr>
        <w:bottom w:val="dotted" w:sz="4" w:space="1" w:color="C94A05" w:themeColor="accent2" w:themeShade="BF"/>
      </w:pBdr>
      <w:spacing w:after="120"/>
      <w:jc w:val="center"/>
      <w:outlineLvl w:val="3"/>
    </w:pPr>
    <w:rPr>
      <w:caps/>
      <w:color w:val="853103" w:themeColor="accent2" w:themeShade="7F"/>
      <w:spacing w:val="10"/>
    </w:rPr>
  </w:style>
  <w:style w:type="paragraph" w:styleId="Kop5">
    <w:name w:val="heading 5"/>
    <w:basedOn w:val="Standaard"/>
    <w:next w:val="Standaard"/>
    <w:link w:val="Kop5Char"/>
    <w:uiPriority w:val="9"/>
    <w:unhideWhenUsed/>
    <w:qFormat/>
    <w:locked/>
    <w:rsid w:val="005A3040"/>
    <w:pPr>
      <w:spacing w:before="320" w:after="120"/>
      <w:jc w:val="center"/>
      <w:outlineLvl w:val="4"/>
    </w:pPr>
    <w:rPr>
      <w:caps/>
      <w:color w:val="853103" w:themeColor="accent2" w:themeShade="7F"/>
      <w:spacing w:val="10"/>
    </w:rPr>
  </w:style>
  <w:style w:type="paragraph" w:styleId="Kop6">
    <w:name w:val="heading 6"/>
    <w:basedOn w:val="Standaard"/>
    <w:next w:val="Standaard"/>
    <w:link w:val="Kop6Char"/>
    <w:uiPriority w:val="9"/>
    <w:semiHidden/>
    <w:unhideWhenUsed/>
    <w:qFormat/>
    <w:locked/>
    <w:rsid w:val="005A3040"/>
    <w:pPr>
      <w:spacing w:after="120"/>
      <w:jc w:val="center"/>
      <w:outlineLvl w:val="5"/>
    </w:pPr>
    <w:rPr>
      <w:caps/>
      <w:color w:val="C94A05" w:themeColor="accent2" w:themeShade="BF"/>
      <w:spacing w:val="10"/>
    </w:rPr>
  </w:style>
  <w:style w:type="paragraph" w:styleId="Kop7">
    <w:name w:val="heading 7"/>
    <w:basedOn w:val="Standaard"/>
    <w:next w:val="Standaard"/>
    <w:link w:val="Kop7Char"/>
    <w:uiPriority w:val="9"/>
    <w:semiHidden/>
    <w:unhideWhenUsed/>
    <w:qFormat/>
    <w:locked/>
    <w:rsid w:val="005A3040"/>
    <w:pPr>
      <w:spacing w:after="120"/>
      <w:jc w:val="center"/>
      <w:outlineLvl w:val="6"/>
    </w:pPr>
    <w:rPr>
      <w:i/>
      <w:iCs/>
      <w:caps/>
      <w:color w:val="C94A05" w:themeColor="accent2" w:themeShade="BF"/>
      <w:spacing w:val="10"/>
    </w:rPr>
  </w:style>
  <w:style w:type="paragraph" w:styleId="Kop8">
    <w:name w:val="heading 8"/>
    <w:basedOn w:val="Standaard"/>
    <w:next w:val="Standaard"/>
    <w:link w:val="Kop8Char"/>
    <w:uiPriority w:val="9"/>
    <w:semiHidden/>
    <w:unhideWhenUsed/>
    <w:qFormat/>
    <w:locked/>
    <w:rsid w:val="005A3040"/>
    <w:pPr>
      <w:spacing w:after="120"/>
      <w:jc w:val="center"/>
      <w:outlineLvl w:val="7"/>
    </w:pPr>
    <w:rPr>
      <w:caps/>
      <w:spacing w:val="10"/>
      <w:sz w:val="20"/>
      <w:szCs w:val="20"/>
    </w:rPr>
  </w:style>
  <w:style w:type="paragraph" w:styleId="Kop9">
    <w:name w:val="heading 9"/>
    <w:basedOn w:val="Standaard"/>
    <w:next w:val="Standaard"/>
    <w:link w:val="Kop9Char"/>
    <w:uiPriority w:val="9"/>
    <w:semiHidden/>
    <w:unhideWhenUsed/>
    <w:qFormat/>
    <w:locked/>
    <w:rsid w:val="005A3040"/>
    <w:pPr>
      <w:spacing w:after="120"/>
      <w:jc w:val="center"/>
      <w:outlineLvl w:val="8"/>
    </w:pPr>
    <w:rPr>
      <w:i/>
      <w:iCs/>
      <w:caps/>
      <w:spacing w:val="1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Gemiddeldraster3-accent1">
    <w:name w:val="Medium Grid 3 Accent 1"/>
    <w:basedOn w:val="Standaardtabel"/>
    <w:uiPriority w:val="99"/>
    <w:rsid w:val="00FE06C6"/>
    <w:pPr>
      <w:spacing w:after="0" w:line="240" w:lineRule="auto"/>
    </w:pPr>
    <w:rPr>
      <w:lang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ED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7B7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7B7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BDB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BDBE" w:themeFill="accent1" w:themeFillTint="7F"/>
      </w:tcPr>
    </w:tblStylePr>
  </w:style>
  <w:style w:type="character" w:customStyle="1" w:styleId="Kop1Char">
    <w:name w:val="Kop 1 Char"/>
    <w:basedOn w:val="Standaardalinea-lettertype"/>
    <w:link w:val="Kop1"/>
    <w:uiPriority w:val="9"/>
    <w:rsid w:val="005A3040"/>
    <w:rPr>
      <w:caps/>
      <w:color w:val="863103" w:themeColor="accent2" w:themeShade="80"/>
      <w:spacing w:val="20"/>
      <w:sz w:val="28"/>
      <w:szCs w:val="28"/>
    </w:rPr>
  </w:style>
  <w:style w:type="character" w:customStyle="1" w:styleId="Kop2Char">
    <w:name w:val="Kop 2 Char"/>
    <w:basedOn w:val="Standaardalinea-lettertype"/>
    <w:link w:val="Kop2"/>
    <w:uiPriority w:val="9"/>
    <w:rsid w:val="005A3040"/>
    <w:rPr>
      <w:caps/>
      <w:color w:val="863103" w:themeColor="accent2" w:themeShade="80"/>
      <w:spacing w:val="15"/>
      <w:sz w:val="24"/>
      <w:szCs w:val="24"/>
    </w:rPr>
  </w:style>
  <w:style w:type="character" w:customStyle="1" w:styleId="Kop3Char">
    <w:name w:val="Kop 3 Char"/>
    <w:basedOn w:val="Standaardalinea-lettertype"/>
    <w:link w:val="Kop3"/>
    <w:uiPriority w:val="9"/>
    <w:rsid w:val="005A3040"/>
    <w:rPr>
      <w:caps/>
      <w:color w:val="853103" w:themeColor="accent2" w:themeShade="7F"/>
      <w:sz w:val="24"/>
      <w:szCs w:val="24"/>
    </w:rPr>
  </w:style>
  <w:style w:type="character" w:customStyle="1" w:styleId="Kop4Char">
    <w:name w:val="Kop 4 Char"/>
    <w:basedOn w:val="Standaardalinea-lettertype"/>
    <w:link w:val="Kop4"/>
    <w:uiPriority w:val="9"/>
    <w:rsid w:val="005A3040"/>
    <w:rPr>
      <w:caps/>
      <w:color w:val="853103" w:themeColor="accent2" w:themeShade="7F"/>
      <w:spacing w:val="10"/>
    </w:rPr>
  </w:style>
  <w:style w:type="paragraph" w:styleId="Inhopg1">
    <w:name w:val="toc 1"/>
    <w:basedOn w:val="Standaard"/>
    <w:next w:val="Standaard"/>
    <w:autoRedefine/>
    <w:uiPriority w:val="39"/>
    <w:unhideWhenUsed/>
    <w:rsid w:val="00643253"/>
    <w:pPr>
      <w:spacing w:after="100"/>
    </w:pPr>
    <w:rPr>
      <w:rFonts w:asciiTheme="minorHAnsi" w:eastAsiaTheme="minorEastAsia" w:hAnsiTheme="minorHAnsi" w:cstheme="minorBidi"/>
      <w:lang w:val="en-US" w:eastAsia="ja-JP"/>
    </w:rPr>
  </w:style>
  <w:style w:type="paragraph" w:styleId="Inhopg2">
    <w:name w:val="toc 2"/>
    <w:basedOn w:val="Standaard"/>
    <w:next w:val="Standaard"/>
    <w:autoRedefine/>
    <w:uiPriority w:val="39"/>
    <w:rsid w:val="00643253"/>
    <w:pPr>
      <w:spacing w:after="100"/>
      <w:ind w:left="170"/>
    </w:pPr>
  </w:style>
  <w:style w:type="paragraph" w:styleId="Inhopg3">
    <w:name w:val="toc 3"/>
    <w:basedOn w:val="Standaard"/>
    <w:next w:val="Standaard"/>
    <w:autoRedefine/>
    <w:uiPriority w:val="39"/>
    <w:rsid w:val="00643253"/>
    <w:pPr>
      <w:spacing w:after="100"/>
      <w:ind w:left="340"/>
    </w:pPr>
  </w:style>
  <w:style w:type="paragraph" w:styleId="Bijschrift">
    <w:name w:val="caption"/>
    <w:basedOn w:val="Standaard"/>
    <w:next w:val="Standaard"/>
    <w:link w:val="BijschriftChar"/>
    <w:unhideWhenUsed/>
    <w:qFormat/>
    <w:rsid w:val="005A3040"/>
    <w:rPr>
      <w:caps/>
      <w:spacing w:val="10"/>
      <w:sz w:val="18"/>
      <w:szCs w:val="18"/>
    </w:rPr>
  </w:style>
  <w:style w:type="paragraph" w:styleId="Titel">
    <w:name w:val="Title"/>
    <w:basedOn w:val="Standaard"/>
    <w:next w:val="Standaard"/>
    <w:link w:val="TitelChar"/>
    <w:qFormat/>
    <w:rsid w:val="005A3040"/>
    <w:pPr>
      <w:pBdr>
        <w:top w:val="dotted" w:sz="2" w:space="1" w:color="863103" w:themeColor="accent2" w:themeShade="80"/>
        <w:bottom w:val="dotted" w:sz="2" w:space="6" w:color="863103" w:themeColor="accent2" w:themeShade="80"/>
      </w:pBdr>
      <w:spacing w:before="500" w:after="300" w:line="240" w:lineRule="auto"/>
      <w:jc w:val="center"/>
    </w:pPr>
    <w:rPr>
      <w:caps/>
      <w:color w:val="863103" w:themeColor="accent2" w:themeShade="80"/>
      <w:spacing w:val="50"/>
      <w:sz w:val="44"/>
      <w:szCs w:val="44"/>
    </w:rPr>
  </w:style>
  <w:style w:type="character" w:customStyle="1" w:styleId="TitelChar">
    <w:name w:val="Titel Char"/>
    <w:basedOn w:val="Standaardalinea-lettertype"/>
    <w:link w:val="Titel"/>
    <w:rsid w:val="005A3040"/>
    <w:rPr>
      <w:caps/>
      <w:color w:val="863103" w:themeColor="accent2" w:themeShade="80"/>
      <w:spacing w:val="50"/>
      <w:sz w:val="44"/>
      <w:szCs w:val="44"/>
    </w:rPr>
  </w:style>
  <w:style w:type="paragraph" w:styleId="Ondertitel">
    <w:name w:val="Subtitle"/>
    <w:basedOn w:val="Standaard"/>
    <w:next w:val="Standaard"/>
    <w:link w:val="OndertitelChar"/>
    <w:qFormat/>
    <w:rsid w:val="005A3040"/>
    <w:pPr>
      <w:spacing w:after="560" w:line="240" w:lineRule="auto"/>
      <w:jc w:val="center"/>
    </w:pPr>
    <w:rPr>
      <w:caps/>
      <w:spacing w:val="20"/>
      <w:sz w:val="18"/>
      <w:szCs w:val="18"/>
    </w:rPr>
  </w:style>
  <w:style w:type="character" w:customStyle="1" w:styleId="OndertitelChar">
    <w:name w:val="Ondertitel Char"/>
    <w:basedOn w:val="Standaardalinea-lettertype"/>
    <w:link w:val="Ondertitel"/>
    <w:rsid w:val="005A3040"/>
    <w:rPr>
      <w:caps/>
      <w:spacing w:val="20"/>
      <w:sz w:val="18"/>
      <w:szCs w:val="18"/>
    </w:rPr>
  </w:style>
  <w:style w:type="character" w:styleId="Zwaar">
    <w:name w:val="Strong"/>
    <w:uiPriority w:val="22"/>
    <w:qFormat/>
    <w:rsid w:val="005A3040"/>
    <w:rPr>
      <w:b/>
      <w:bCs/>
      <w:color w:val="C94A05" w:themeColor="accent2" w:themeShade="BF"/>
      <w:spacing w:val="5"/>
    </w:rPr>
  </w:style>
  <w:style w:type="paragraph" w:styleId="Geenafstand">
    <w:name w:val="No Spacing"/>
    <w:basedOn w:val="Standaard"/>
    <w:link w:val="GeenafstandChar"/>
    <w:uiPriority w:val="1"/>
    <w:qFormat/>
    <w:rsid w:val="005A3040"/>
    <w:pPr>
      <w:spacing w:after="0" w:line="240" w:lineRule="auto"/>
    </w:pPr>
  </w:style>
  <w:style w:type="character" w:customStyle="1" w:styleId="GeenafstandChar">
    <w:name w:val="Geen afstand Char"/>
    <w:basedOn w:val="Standaardalinea-lettertype"/>
    <w:link w:val="Geenafstand"/>
    <w:uiPriority w:val="1"/>
    <w:locked/>
    <w:rsid w:val="005A3040"/>
  </w:style>
  <w:style w:type="paragraph" w:styleId="Lijstalinea">
    <w:name w:val="List Paragraph"/>
    <w:basedOn w:val="Standaard"/>
    <w:uiPriority w:val="99"/>
    <w:qFormat/>
    <w:rsid w:val="005A3040"/>
    <w:pPr>
      <w:ind w:left="720"/>
      <w:contextualSpacing/>
    </w:pPr>
  </w:style>
  <w:style w:type="character" w:styleId="Subtielebenadrukking">
    <w:name w:val="Subtle Emphasis"/>
    <w:uiPriority w:val="19"/>
    <w:qFormat/>
    <w:rsid w:val="005A3040"/>
    <w:rPr>
      <w:i/>
      <w:iCs/>
    </w:rPr>
  </w:style>
  <w:style w:type="character" w:styleId="Subtieleverwijzing">
    <w:name w:val="Subtle Reference"/>
    <w:basedOn w:val="Standaardalinea-lettertype"/>
    <w:uiPriority w:val="31"/>
    <w:qFormat/>
    <w:rsid w:val="005A3040"/>
    <w:rPr>
      <w:rFonts w:asciiTheme="minorHAnsi" w:eastAsiaTheme="minorEastAsia" w:hAnsiTheme="minorHAnsi" w:cstheme="minorBidi"/>
      <w:i/>
      <w:iCs/>
      <w:color w:val="853103" w:themeColor="accent2" w:themeShade="7F"/>
    </w:rPr>
  </w:style>
  <w:style w:type="character" w:styleId="Intensieveverwijzing">
    <w:name w:val="Intense Reference"/>
    <w:uiPriority w:val="32"/>
    <w:qFormat/>
    <w:rsid w:val="005A3040"/>
    <w:rPr>
      <w:rFonts w:asciiTheme="minorHAnsi" w:eastAsiaTheme="minorEastAsia" w:hAnsiTheme="minorHAnsi" w:cstheme="minorBidi"/>
      <w:b/>
      <w:bCs/>
      <w:i/>
      <w:iCs/>
      <w:color w:val="853103" w:themeColor="accent2" w:themeShade="7F"/>
    </w:rPr>
  </w:style>
  <w:style w:type="paragraph" w:styleId="Kopvaninhoudsopgave">
    <w:name w:val="TOC Heading"/>
    <w:basedOn w:val="Kop1"/>
    <w:next w:val="Standaard"/>
    <w:uiPriority w:val="39"/>
    <w:semiHidden/>
    <w:unhideWhenUsed/>
    <w:qFormat/>
    <w:rsid w:val="005A3040"/>
    <w:pPr>
      <w:outlineLvl w:val="9"/>
    </w:pPr>
    <w:rPr>
      <w:lang w:bidi="en-US"/>
    </w:rPr>
  </w:style>
  <w:style w:type="character" w:customStyle="1" w:styleId="Kop5Char">
    <w:name w:val="Kop 5 Char"/>
    <w:basedOn w:val="Standaardalinea-lettertype"/>
    <w:link w:val="Kop5"/>
    <w:uiPriority w:val="9"/>
    <w:rsid w:val="005A3040"/>
    <w:rPr>
      <w:caps/>
      <w:color w:val="853103" w:themeColor="accent2" w:themeShade="7F"/>
      <w:spacing w:val="10"/>
    </w:rPr>
  </w:style>
  <w:style w:type="character" w:customStyle="1" w:styleId="Kop6Char">
    <w:name w:val="Kop 6 Char"/>
    <w:basedOn w:val="Standaardalinea-lettertype"/>
    <w:link w:val="Kop6"/>
    <w:uiPriority w:val="9"/>
    <w:semiHidden/>
    <w:rsid w:val="005A3040"/>
    <w:rPr>
      <w:caps/>
      <w:color w:val="C94A05" w:themeColor="accent2" w:themeShade="BF"/>
      <w:spacing w:val="10"/>
    </w:rPr>
  </w:style>
  <w:style w:type="character" w:customStyle="1" w:styleId="Kop7Char">
    <w:name w:val="Kop 7 Char"/>
    <w:basedOn w:val="Standaardalinea-lettertype"/>
    <w:link w:val="Kop7"/>
    <w:uiPriority w:val="9"/>
    <w:semiHidden/>
    <w:rsid w:val="005A3040"/>
    <w:rPr>
      <w:i/>
      <w:iCs/>
      <w:caps/>
      <w:color w:val="C94A05" w:themeColor="accent2" w:themeShade="BF"/>
      <w:spacing w:val="10"/>
    </w:rPr>
  </w:style>
  <w:style w:type="character" w:customStyle="1" w:styleId="Kop8Char">
    <w:name w:val="Kop 8 Char"/>
    <w:basedOn w:val="Standaardalinea-lettertype"/>
    <w:link w:val="Kop8"/>
    <w:uiPriority w:val="9"/>
    <w:semiHidden/>
    <w:rsid w:val="005A3040"/>
    <w:rPr>
      <w:caps/>
      <w:spacing w:val="10"/>
      <w:sz w:val="20"/>
      <w:szCs w:val="20"/>
    </w:rPr>
  </w:style>
  <w:style w:type="character" w:customStyle="1" w:styleId="Kop9Char">
    <w:name w:val="Kop 9 Char"/>
    <w:basedOn w:val="Standaardalinea-lettertype"/>
    <w:link w:val="Kop9"/>
    <w:uiPriority w:val="9"/>
    <w:semiHidden/>
    <w:rsid w:val="005A3040"/>
    <w:rPr>
      <w:i/>
      <w:iCs/>
      <w:caps/>
      <w:spacing w:val="10"/>
      <w:sz w:val="20"/>
      <w:szCs w:val="20"/>
    </w:rPr>
  </w:style>
  <w:style w:type="character" w:styleId="Nadruk">
    <w:name w:val="Emphasis"/>
    <w:uiPriority w:val="20"/>
    <w:qFormat/>
    <w:locked/>
    <w:rsid w:val="005A3040"/>
    <w:rPr>
      <w:caps/>
      <w:spacing w:val="5"/>
      <w:sz w:val="20"/>
      <w:szCs w:val="20"/>
    </w:rPr>
  </w:style>
  <w:style w:type="paragraph" w:styleId="Citaat">
    <w:name w:val="Quote"/>
    <w:basedOn w:val="Standaard"/>
    <w:next w:val="Standaard"/>
    <w:link w:val="CitaatChar"/>
    <w:uiPriority w:val="29"/>
    <w:qFormat/>
    <w:rsid w:val="005A3040"/>
    <w:rPr>
      <w:i/>
      <w:iCs/>
    </w:rPr>
  </w:style>
  <w:style w:type="character" w:customStyle="1" w:styleId="CitaatChar">
    <w:name w:val="Citaat Char"/>
    <w:basedOn w:val="Standaardalinea-lettertype"/>
    <w:link w:val="Citaat"/>
    <w:uiPriority w:val="29"/>
    <w:rsid w:val="005A3040"/>
    <w:rPr>
      <w:i/>
      <w:iCs/>
    </w:rPr>
  </w:style>
  <w:style w:type="paragraph" w:styleId="Duidelijkcitaat">
    <w:name w:val="Intense Quote"/>
    <w:basedOn w:val="Standaard"/>
    <w:next w:val="Standaard"/>
    <w:link w:val="DuidelijkcitaatChar"/>
    <w:uiPriority w:val="30"/>
    <w:qFormat/>
    <w:rsid w:val="005A3040"/>
    <w:pPr>
      <w:pBdr>
        <w:top w:val="dotted" w:sz="2" w:space="10" w:color="863103" w:themeColor="accent2" w:themeShade="80"/>
        <w:bottom w:val="dotted" w:sz="2" w:space="4" w:color="863103" w:themeColor="accent2" w:themeShade="80"/>
      </w:pBdr>
      <w:spacing w:before="160" w:line="300" w:lineRule="auto"/>
      <w:ind w:left="1440" w:right="1440"/>
    </w:pPr>
    <w:rPr>
      <w:caps/>
      <w:color w:val="853103" w:themeColor="accent2" w:themeShade="7F"/>
      <w:spacing w:val="5"/>
      <w:sz w:val="20"/>
      <w:szCs w:val="20"/>
    </w:rPr>
  </w:style>
  <w:style w:type="character" w:customStyle="1" w:styleId="DuidelijkcitaatChar">
    <w:name w:val="Duidelijk citaat Char"/>
    <w:basedOn w:val="Standaardalinea-lettertype"/>
    <w:link w:val="Duidelijkcitaat"/>
    <w:uiPriority w:val="30"/>
    <w:rsid w:val="005A3040"/>
    <w:rPr>
      <w:caps/>
      <w:color w:val="853103" w:themeColor="accent2" w:themeShade="7F"/>
      <w:spacing w:val="5"/>
      <w:sz w:val="20"/>
      <w:szCs w:val="20"/>
    </w:rPr>
  </w:style>
  <w:style w:type="character" w:styleId="Intensievebenadrukking">
    <w:name w:val="Intense Emphasis"/>
    <w:uiPriority w:val="21"/>
    <w:qFormat/>
    <w:rsid w:val="005A3040"/>
    <w:rPr>
      <w:i/>
      <w:iCs/>
      <w:caps/>
      <w:spacing w:val="10"/>
      <w:sz w:val="20"/>
      <w:szCs w:val="20"/>
    </w:rPr>
  </w:style>
  <w:style w:type="character" w:styleId="Titelvanboek">
    <w:name w:val="Book Title"/>
    <w:uiPriority w:val="33"/>
    <w:qFormat/>
    <w:rsid w:val="005A3040"/>
    <w:rPr>
      <w:caps/>
      <w:color w:val="853103" w:themeColor="accent2" w:themeShade="7F"/>
      <w:spacing w:val="5"/>
      <w:u w:color="853103" w:themeColor="accent2" w:themeShade="7F"/>
    </w:rPr>
  </w:style>
  <w:style w:type="paragraph" w:styleId="Bibliografie">
    <w:name w:val="Bibliography"/>
    <w:basedOn w:val="Standaard"/>
    <w:next w:val="Standaard"/>
    <w:unhideWhenUsed/>
    <w:qFormat/>
    <w:rsid w:val="005A3040"/>
    <w:pPr>
      <w:spacing w:after="0" w:line="480" w:lineRule="auto"/>
      <w:ind w:left="720" w:hanging="720"/>
    </w:pPr>
  </w:style>
  <w:style w:type="character" w:styleId="Hyperlink">
    <w:name w:val="Hyperlink"/>
    <w:basedOn w:val="Standaardalinea-lettertype"/>
    <w:unhideWhenUsed/>
    <w:rsid w:val="005A3040"/>
    <w:rPr>
      <w:color w:val="5F5F5F" w:themeColor="hyperlink"/>
      <w:u w:val="single"/>
    </w:rPr>
  </w:style>
  <w:style w:type="paragraph" w:styleId="Ballontekst">
    <w:name w:val="Balloon Text"/>
    <w:basedOn w:val="Standaard"/>
    <w:link w:val="BallontekstChar"/>
    <w:uiPriority w:val="99"/>
    <w:semiHidden/>
    <w:unhideWhenUsed/>
    <w:rsid w:val="005A304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3040"/>
    <w:rPr>
      <w:rFonts w:ascii="Tahoma" w:hAnsi="Tahoma" w:cs="Tahoma"/>
      <w:i/>
      <w:iCs/>
      <w:sz w:val="16"/>
      <w:szCs w:val="16"/>
    </w:rPr>
  </w:style>
  <w:style w:type="table" w:styleId="Tabelraster">
    <w:name w:val="Table Grid"/>
    <w:basedOn w:val="Standaardtabel"/>
    <w:uiPriority w:val="59"/>
    <w:rsid w:val="002F1DB1"/>
    <w:pPr>
      <w:spacing w:after="0" w:line="240" w:lineRule="auto"/>
    </w:pPr>
    <w:rPr>
      <w:rFonts w:ascii="Verdana" w:eastAsiaTheme="minorEastAsia" w:hAnsi="Verdana" w:cstheme="minorBidi"/>
      <w:sz w:val="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arcering-accent2">
    <w:name w:val="Light Shading Accent 2"/>
    <w:basedOn w:val="Standaardtabel"/>
    <w:uiPriority w:val="60"/>
    <w:rsid w:val="00861B6B"/>
    <w:pPr>
      <w:spacing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chtelijst-accent2">
    <w:name w:val="Light List Accent 2"/>
    <w:basedOn w:val="Standaardtabel"/>
    <w:uiPriority w:val="61"/>
    <w:rsid w:val="00861B6B"/>
    <w:pPr>
      <w:spacing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Lichtearcering-accent1">
    <w:name w:val="Light Shading Accent 1"/>
    <w:basedOn w:val="Standaardtabel"/>
    <w:uiPriority w:val="60"/>
    <w:rsid w:val="00861B6B"/>
    <w:pPr>
      <w:spacing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 w:type="table" w:styleId="Lichtraster-accent4">
    <w:name w:val="Light Grid Accent 4"/>
    <w:basedOn w:val="Standaardtabel"/>
    <w:uiPriority w:val="62"/>
    <w:rsid w:val="00861B6B"/>
    <w:pPr>
      <w:spacing w:after="0" w:line="240" w:lineRule="auto"/>
    </w:pPr>
    <w:tblPr>
      <w:tblStyleRowBandSize w:val="1"/>
      <w:tblStyleColBandSize w:val="1"/>
      <w:tblBorders>
        <w:top w:val="single" w:sz="8" w:space="0" w:color="7C984A" w:themeColor="accent4"/>
        <w:left w:val="single" w:sz="8" w:space="0" w:color="7C984A" w:themeColor="accent4"/>
        <w:bottom w:val="single" w:sz="8" w:space="0" w:color="7C984A" w:themeColor="accent4"/>
        <w:right w:val="single" w:sz="8" w:space="0" w:color="7C984A" w:themeColor="accent4"/>
        <w:insideH w:val="single" w:sz="8" w:space="0" w:color="7C984A" w:themeColor="accent4"/>
        <w:insideV w:val="single" w:sz="8" w:space="0" w:color="7C984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C984A" w:themeColor="accent4"/>
          <w:left w:val="single" w:sz="8" w:space="0" w:color="7C984A" w:themeColor="accent4"/>
          <w:bottom w:val="single" w:sz="18" w:space="0" w:color="7C984A" w:themeColor="accent4"/>
          <w:right w:val="single" w:sz="8" w:space="0" w:color="7C984A" w:themeColor="accent4"/>
          <w:insideH w:val="nil"/>
          <w:insideV w:val="single" w:sz="8" w:space="0" w:color="7C984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984A" w:themeColor="accent4"/>
          <w:left w:val="single" w:sz="8" w:space="0" w:color="7C984A" w:themeColor="accent4"/>
          <w:bottom w:val="single" w:sz="8" w:space="0" w:color="7C984A" w:themeColor="accent4"/>
          <w:right w:val="single" w:sz="8" w:space="0" w:color="7C984A" w:themeColor="accent4"/>
          <w:insideH w:val="nil"/>
          <w:insideV w:val="single" w:sz="8" w:space="0" w:color="7C984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tcPr>
    </w:tblStylePr>
    <w:tblStylePr w:type="band1Vert">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shd w:val="clear" w:color="auto" w:fill="DFE8CF" w:themeFill="accent4" w:themeFillTint="3F"/>
      </w:tcPr>
    </w:tblStylePr>
    <w:tblStylePr w:type="band1Horz">
      <w:tblPr/>
      <w:tcPr>
        <w:tcBorders>
          <w:top w:val="single" w:sz="8" w:space="0" w:color="7C984A" w:themeColor="accent4"/>
          <w:left w:val="single" w:sz="8" w:space="0" w:color="7C984A" w:themeColor="accent4"/>
          <w:bottom w:val="single" w:sz="8" w:space="0" w:color="7C984A" w:themeColor="accent4"/>
          <w:right w:val="single" w:sz="8" w:space="0" w:color="7C984A" w:themeColor="accent4"/>
          <w:insideV w:val="single" w:sz="8" w:space="0" w:color="7C984A" w:themeColor="accent4"/>
        </w:tcBorders>
        <w:shd w:val="clear" w:color="auto" w:fill="DFE8CF" w:themeFill="accent4" w:themeFillTint="3F"/>
      </w:tcPr>
    </w:tblStylePr>
    <w:tblStylePr w:type="band2Horz">
      <w:tblPr/>
      <w:tcPr>
        <w:tcBorders>
          <w:top w:val="single" w:sz="8" w:space="0" w:color="7C984A" w:themeColor="accent4"/>
          <w:left w:val="single" w:sz="8" w:space="0" w:color="7C984A" w:themeColor="accent4"/>
          <w:bottom w:val="single" w:sz="8" w:space="0" w:color="7C984A" w:themeColor="accent4"/>
          <w:right w:val="single" w:sz="8" w:space="0" w:color="7C984A" w:themeColor="accent4"/>
          <w:insideV w:val="single" w:sz="8" w:space="0" w:color="7C984A" w:themeColor="accent4"/>
        </w:tcBorders>
      </w:tcPr>
    </w:tblStylePr>
  </w:style>
  <w:style w:type="table" w:styleId="Lichtraster-accent3">
    <w:name w:val="Light Grid Accent 3"/>
    <w:basedOn w:val="Standaardtabel"/>
    <w:uiPriority w:val="62"/>
    <w:rsid w:val="00C24711"/>
    <w:pPr>
      <w:spacing w:after="0" w:line="240" w:lineRule="auto"/>
    </w:pPr>
    <w:tblPr>
      <w:tblStyleRowBandSize w:val="1"/>
      <w:tblStyleColBandSize w:val="1"/>
      <w:tblBorders>
        <w:top w:val="single" w:sz="8" w:space="0" w:color="08A1D9" w:themeColor="accent3"/>
        <w:left w:val="single" w:sz="8" w:space="0" w:color="08A1D9" w:themeColor="accent3"/>
        <w:bottom w:val="single" w:sz="8" w:space="0" w:color="08A1D9" w:themeColor="accent3"/>
        <w:right w:val="single" w:sz="8" w:space="0" w:color="08A1D9" w:themeColor="accent3"/>
        <w:insideH w:val="single" w:sz="8" w:space="0" w:color="08A1D9" w:themeColor="accent3"/>
        <w:insideV w:val="single" w:sz="8" w:space="0" w:color="08A1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8A1D9" w:themeColor="accent3"/>
          <w:left w:val="single" w:sz="8" w:space="0" w:color="08A1D9" w:themeColor="accent3"/>
          <w:bottom w:val="single" w:sz="18" w:space="0" w:color="08A1D9" w:themeColor="accent3"/>
          <w:right w:val="single" w:sz="8" w:space="0" w:color="08A1D9" w:themeColor="accent3"/>
          <w:insideH w:val="nil"/>
          <w:insideV w:val="single" w:sz="8" w:space="0" w:color="08A1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8A1D9" w:themeColor="accent3"/>
          <w:left w:val="single" w:sz="8" w:space="0" w:color="08A1D9" w:themeColor="accent3"/>
          <w:bottom w:val="single" w:sz="8" w:space="0" w:color="08A1D9" w:themeColor="accent3"/>
          <w:right w:val="single" w:sz="8" w:space="0" w:color="08A1D9" w:themeColor="accent3"/>
          <w:insideH w:val="nil"/>
          <w:insideV w:val="single" w:sz="8" w:space="0" w:color="08A1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8A1D9" w:themeColor="accent3"/>
          <w:left w:val="single" w:sz="8" w:space="0" w:color="08A1D9" w:themeColor="accent3"/>
          <w:bottom w:val="single" w:sz="8" w:space="0" w:color="08A1D9" w:themeColor="accent3"/>
          <w:right w:val="single" w:sz="8" w:space="0" w:color="08A1D9" w:themeColor="accent3"/>
        </w:tcBorders>
      </w:tcPr>
    </w:tblStylePr>
    <w:tblStylePr w:type="band1Vert">
      <w:tblPr/>
      <w:tcPr>
        <w:tcBorders>
          <w:top w:val="single" w:sz="8" w:space="0" w:color="08A1D9" w:themeColor="accent3"/>
          <w:left w:val="single" w:sz="8" w:space="0" w:color="08A1D9" w:themeColor="accent3"/>
          <w:bottom w:val="single" w:sz="8" w:space="0" w:color="08A1D9" w:themeColor="accent3"/>
          <w:right w:val="single" w:sz="8" w:space="0" w:color="08A1D9" w:themeColor="accent3"/>
        </w:tcBorders>
        <w:shd w:val="clear" w:color="auto" w:fill="BAEAFC" w:themeFill="accent3" w:themeFillTint="3F"/>
      </w:tcPr>
    </w:tblStylePr>
    <w:tblStylePr w:type="band1Horz">
      <w:tblPr/>
      <w:tcPr>
        <w:tcBorders>
          <w:top w:val="single" w:sz="8" w:space="0" w:color="08A1D9" w:themeColor="accent3"/>
          <w:left w:val="single" w:sz="8" w:space="0" w:color="08A1D9" w:themeColor="accent3"/>
          <w:bottom w:val="single" w:sz="8" w:space="0" w:color="08A1D9" w:themeColor="accent3"/>
          <w:right w:val="single" w:sz="8" w:space="0" w:color="08A1D9" w:themeColor="accent3"/>
          <w:insideV w:val="single" w:sz="8" w:space="0" w:color="08A1D9" w:themeColor="accent3"/>
        </w:tcBorders>
        <w:shd w:val="clear" w:color="auto" w:fill="BAEAFC" w:themeFill="accent3" w:themeFillTint="3F"/>
      </w:tcPr>
    </w:tblStylePr>
    <w:tblStylePr w:type="band2Horz">
      <w:tblPr/>
      <w:tcPr>
        <w:tcBorders>
          <w:top w:val="single" w:sz="8" w:space="0" w:color="08A1D9" w:themeColor="accent3"/>
          <w:left w:val="single" w:sz="8" w:space="0" w:color="08A1D9" w:themeColor="accent3"/>
          <w:bottom w:val="single" w:sz="8" w:space="0" w:color="08A1D9" w:themeColor="accent3"/>
          <w:right w:val="single" w:sz="8" w:space="0" w:color="08A1D9" w:themeColor="accent3"/>
          <w:insideV w:val="single" w:sz="8" w:space="0" w:color="08A1D9" w:themeColor="accent3"/>
        </w:tcBorders>
      </w:tcPr>
    </w:tblStylePr>
  </w:style>
  <w:style w:type="table" w:styleId="Gemiddeldearcering1-accent4">
    <w:name w:val="Medium Shading 1 Accent 4"/>
    <w:basedOn w:val="Standaardtabel"/>
    <w:uiPriority w:val="63"/>
    <w:rsid w:val="00C24711"/>
    <w:pPr>
      <w:spacing w:after="0" w:line="240" w:lineRule="auto"/>
    </w:pPr>
    <w:tblPr>
      <w:tblStyleRowBandSize w:val="1"/>
      <w:tblStyleColBandSize w:val="1"/>
      <w:tblBorders>
        <w:top w:val="single" w:sz="8"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single" w:sz="8" w:space="0" w:color="9EB96F" w:themeColor="accent4" w:themeTint="BF"/>
      </w:tblBorders>
    </w:tblPr>
    <w:tblStylePr w:type="firstRow">
      <w:pPr>
        <w:spacing w:before="0" w:after="0" w:line="240" w:lineRule="auto"/>
      </w:pPr>
      <w:rPr>
        <w:b/>
        <w:bCs/>
        <w:color w:val="FFFFFF" w:themeColor="background1"/>
      </w:rPr>
      <w:tblPr/>
      <w:tcPr>
        <w:tcBorders>
          <w:top w:val="single" w:sz="8"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nil"/>
          <w:insideV w:val="nil"/>
        </w:tcBorders>
        <w:shd w:val="clear" w:color="auto" w:fill="7C984A" w:themeFill="accent4"/>
      </w:tcPr>
    </w:tblStylePr>
    <w:tblStylePr w:type="lastRow">
      <w:pPr>
        <w:spacing w:before="0" w:after="0" w:line="240" w:lineRule="auto"/>
      </w:pPr>
      <w:rPr>
        <w:b/>
        <w:bCs/>
      </w:rPr>
      <w:tblPr/>
      <w:tcPr>
        <w:tcBorders>
          <w:top w:val="double" w:sz="6" w:space="0" w:color="9EB96F" w:themeColor="accent4" w:themeTint="BF"/>
          <w:left w:val="single" w:sz="8" w:space="0" w:color="9EB96F" w:themeColor="accent4" w:themeTint="BF"/>
          <w:bottom w:val="single" w:sz="8" w:space="0" w:color="9EB96F" w:themeColor="accent4" w:themeTint="BF"/>
          <w:right w:val="single" w:sz="8" w:space="0" w:color="9EB96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8CF" w:themeFill="accent4" w:themeFillTint="3F"/>
      </w:tcPr>
    </w:tblStylePr>
    <w:tblStylePr w:type="band1Horz">
      <w:tblPr/>
      <w:tcPr>
        <w:tcBorders>
          <w:insideH w:val="nil"/>
          <w:insideV w:val="nil"/>
        </w:tcBorders>
        <w:shd w:val="clear" w:color="auto" w:fill="DFE8CF"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C24711"/>
    <w:pPr>
      <w:spacing w:after="0" w:line="240" w:lineRule="auto"/>
    </w:pPr>
    <w:tblPr>
      <w:tblStyleRowBandSize w:val="1"/>
      <w:tblStyleColBandSize w:val="1"/>
      <w:tblBorders>
        <w:top w:val="single" w:sz="8"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single" w:sz="8" w:space="0" w:color="D1C1A9" w:themeColor="accent5" w:themeTint="BF"/>
      </w:tblBorders>
    </w:tblPr>
    <w:tblStylePr w:type="firstRow">
      <w:pPr>
        <w:spacing w:before="0" w:after="0" w:line="240" w:lineRule="auto"/>
      </w:pPr>
      <w:rPr>
        <w:b/>
        <w:bCs/>
        <w:color w:val="FFFFFF" w:themeColor="background1"/>
      </w:rPr>
      <w:tblPr/>
      <w:tcPr>
        <w:tcBorders>
          <w:top w:val="single" w:sz="8"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nil"/>
          <w:insideV w:val="nil"/>
        </w:tcBorders>
        <w:shd w:val="clear" w:color="auto" w:fill="C2AD8D" w:themeFill="accent5"/>
      </w:tcPr>
    </w:tblStylePr>
    <w:tblStylePr w:type="lastRow">
      <w:pPr>
        <w:spacing w:before="0" w:after="0" w:line="240" w:lineRule="auto"/>
      </w:pPr>
      <w:rPr>
        <w:b/>
        <w:bCs/>
      </w:rPr>
      <w:tblPr/>
      <w:tcPr>
        <w:tcBorders>
          <w:top w:val="double" w:sz="6" w:space="0" w:color="D1C1A9" w:themeColor="accent5" w:themeTint="BF"/>
          <w:left w:val="single" w:sz="8" w:space="0" w:color="D1C1A9" w:themeColor="accent5" w:themeTint="BF"/>
          <w:bottom w:val="single" w:sz="8" w:space="0" w:color="D1C1A9" w:themeColor="accent5" w:themeTint="BF"/>
          <w:right w:val="single" w:sz="8" w:space="0" w:color="D1C1A9" w:themeColor="accent5" w:themeTint="BF"/>
          <w:insideH w:val="nil"/>
          <w:insideV w:val="nil"/>
        </w:tcBorders>
      </w:tcPr>
    </w:tblStylePr>
    <w:tblStylePr w:type="firstCol">
      <w:rPr>
        <w:b/>
        <w:bCs/>
      </w:rPr>
    </w:tblStylePr>
    <w:tblStylePr w:type="lastCol">
      <w:rPr>
        <w:b/>
        <w:bCs/>
      </w:rPr>
    </w:tblStylePr>
    <w:tblStylePr w:type="band1Vert">
      <w:tblPr/>
      <w:tcPr>
        <w:shd w:val="clear" w:color="auto" w:fill="F0EAE2" w:themeFill="accent5" w:themeFillTint="3F"/>
      </w:tcPr>
    </w:tblStylePr>
    <w:tblStylePr w:type="band1Horz">
      <w:tblPr/>
      <w:tcPr>
        <w:tcBorders>
          <w:insideH w:val="nil"/>
          <w:insideV w:val="nil"/>
        </w:tcBorders>
        <w:shd w:val="clear" w:color="auto" w:fill="F0EAE2" w:themeFill="accent5" w:themeFillTint="3F"/>
      </w:tcPr>
    </w:tblStylePr>
    <w:tblStylePr w:type="band2Horz">
      <w:tblPr/>
      <w:tcPr>
        <w:tcBorders>
          <w:insideH w:val="nil"/>
          <w:insideV w:val="nil"/>
        </w:tcBorders>
      </w:tcPr>
    </w:tblStylePr>
  </w:style>
  <w:style w:type="table" w:styleId="Lichtelijst-accent4">
    <w:name w:val="Light List Accent 4"/>
    <w:basedOn w:val="Standaardtabel"/>
    <w:uiPriority w:val="61"/>
    <w:rsid w:val="00C24711"/>
    <w:pPr>
      <w:spacing w:after="0" w:line="240" w:lineRule="auto"/>
    </w:pPr>
    <w:tblPr>
      <w:tblStyleRowBandSize w:val="1"/>
      <w:tblStyleColBandSize w:val="1"/>
      <w:tblBorders>
        <w:top w:val="single" w:sz="8" w:space="0" w:color="7C984A" w:themeColor="accent4"/>
        <w:left w:val="single" w:sz="8" w:space="0" w:color="7C984A" w:themeColor="accent4"/>
        <w:bottom w:val="single" w:sz="8" w:space="0" w:color="7C984A" w:themeColor="accent4"/>
        <w:right w:val="single" w:sz="8" w:space="0" w:color="7C984A" w:themeColor="accent4"/>
      </w:tblBorders>
    </w:tblPr>
    <w:tblStylePr w:type="firstRow">
      <w:pPr>
        <w:spacing w:before="0" w:after="0" w:line="240" w:lineRule="auto"/>
      </w:pPr>
      <w:rPr>
        <w:b/>
        <w:bCs/>
        <w:color w:val="FFFFFF" w:themeColor="background1"/>
      </w:rPr>
      <w:tblPr/>
      <w:tcPr>
        <w:shd w:val="clear" w:color="auto" w:fill="7C984A" w:themeFill="accent4"/>
      </w:tcPr>
    </w:tblStylePr>
    <w:tblStylePr w:type="lastRow">
      <w:pPr>
        <w:spacing w:before="0" w:after="0" w:line="240" w:lineRule="auto"/>
      </w:pPr>
      <w:rPr>
        <w:b/>
        <w:bCs/>
      </w:rPr>
      <w:tblPr/>
      <w:tcPr>
        <w:tcBorders>
          <w:top w:val="double" w:sz="6" w:space="0" w:color="7C984A" w:themeColor="accent4"/>
          <w:left w:val="single" w:sz="8" w:space="0" w:color="7C984A" w:themeColor="accent4"/>
          <w:bottom w:val="single" w:sz="8" w:space="0" w:color="7C984A" w:themeColor="accent4"/>
          <w:right w:val="single" w:sz="8" w:space="0" w:color="7C984A" w:themeColor="accent4"/>
        </w:tcBorders>
      </w:tcPr>
    </w:tblStylePr>
    <w:tblStylePr w:type="firstCol">
      <w:rPr>
        <w:b/>
        <w:bCs/>
      </w:rPr>
    </w:tblStylePr>
    <w:tblStylePr w:type="lastCol">
      <w:rPr>
        <w:b/>
        <w:bCs/>
      </w:rPr>
    </w:tblStylePr>
    <w:tblStylePr w:type="band1Vert">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tcPr>
    </w:tblStylePr>
    <w:tblStylePr w:type="band1Horz">
      <w:tblPr/>
      <w:tcPr>
        <w:tcBorders>
          <w:top w:val="single" w:sz="8" w:space="0" w:color="7C984A" w:themeColor="accent4"/>
          <w:left w:val="single" w:sz="8" w:space="0" w:color="7C984A" w:themeColor="accent4"/>
          <w:bottom w:val="single" w:sz="8" w:space="0" w:color="7C984A" w:themeColor="accent4"/>
          <w:right w:val="single" w:sz="8" w:space="0" w:color="7C984A" w:themeColor="accent4"/>
        </w:tcBorders>
      </w:tcPr>
    </w:tblStylePr>
  </w:style>
  <w:style w:type="table" w:styleId="Lichtelijst-accent1">
    <w:name w:val="Light List Accent 1"/>
    <w:basedOn w:val="Standaardtabel"/>
    <w:uiPriority w:val="61"/>
    <w:rsid w:val="00C24711"/>
    <w:pPr>
      <w:spacing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tblBorders>
    </w:tblPr>
    <w:tblStylePr w:type="firstRow">
      <w:pPr>
        <w:spacing w:before="0" w:after="0" w:line="240" w:lineRule="auto"/>
      </w:pPr>
      <w:rPr>
        <w:b/>
        <w:bCs/>
        <w:color w:val="FFFFFF" w:themeColor="background1"/>
      </w:rPr>
      <w:tblPr/>
      <w:tcPr>
        <w:shd w:val="clear" w:color="auto" w:fill="797B7E" w:themeFill="accent1"/>
      </w:tcPr>
    </w:tblStylePr>
    <w:tblStylePr w:type="lastRow">
      <w:pPr>
        <w:spacing w:before="0" w:after="0" w:line="240" w:lineRule="auto"/>
      </w:pPr>
      <w:rPr>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tcBorders>
      </w:tcPr>
    </w:tblStylePr>
    <w:tblStylePr w:type="firstCol">
      <w:rPr>
        <w:b/>
        <w:bCs/>
      </w:rPr>
    </w:tblStylePr>
    <w:tblStylePr w:type="lastCol">
      <w:rPr>
        <w:b/>
        <w:bCs/>
      </w:r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style>
  <w:style w:type="paragraph" w:styleId="Eindnoottekst">
    <w:name w:val="endnote text"/>
    <w:basedOn w:val="Standaard"/>
    <w:link w:val="EindnoottekstChar"/>
    <w:uiPriority w:val="99"/>
    <w:semiHidden/>
    <w:unhideWhenUsed/>
    <w:rsid w:val="006E68DC"/>
    <w:pPr>
      <w:spacing w:after="0" w:line="240" w:lineRule="auto"/>
    </w:pPr>
    <w:rPr>
      <w:rFonts w:ascii="Verdana" w:eastAsiaTheme="minorEastAsia" w:hAnsi="Verdana" w:cstheme="minorBidi"/>
      <w:sz w:val="20"/>
      <w:szCs w:val="20"/>
      <w:lang w:bidi="ar-SA"/>
    </w:rPr>
  </w:style>
  <w:style w:type="character" w:customStyle="1" w:styleId="EindnoottekstChar">
    <w:name w:val="Eindnoottekst Char"/>
    <w:basedOn w:val="Standaardalinea-lettertype"/>
    <w:link w:val="Eindnoottekst"/>
    <w:uiPriority w:val="99"/>
    <w:semiHidden/>
    <w:rsid w:val="006E68DC"/>
    <w:rPr>
      <w:rFonts w:ascii="Verdana" w:eastAsiaTheme="minorEastAsia" w:hAnsi="Verdana" w:cstheme="minorBidi"/>
      <w:sz w:val="20"/>
      <w:szCs w:val="20"/>
      <w:lang w:bidi="ar-SA"/>
    </w:rPr>
  </w:style>
  <w:style w:type="character" w:styleId="Eindnootmarkering">
    <w:name w:val="endnote reference"/>
    <w:basedOn w:val="Standaardalinea-lettertype"/>
    <w:uiPriority w:val="99"/>
    <w:unhideWhenUsed/>
    <w:rsid w:val="006E68DC"/>
    <w:rPr>
      <w:vertAlign w:val="superscript"/>
    </w:rPr>
  </w:style>
  <w:style w:type="character" w:styleId="Verwijzingopmerking">
    <w:name w:val="annotation reference"/>
    <w:basedOn w:val="Standaardalinea-lettertype"/>
    <w:uiPriority w:val="99"/>
    <w:semiHidden/>
    <w:unhideWhenUsed/>
    <w:rsid w:val="008A40DB"/>
    <w:rPr>
      <w:sz w:val="16"/>
      <w:szCs w:val="16"/>
    </w:rPr>
  </w:style>
  <w:style w:type="paragraph" w:styleId="Tekstopmerking">
    <w:name w:val="annotation text"/>
    <w:basedOn w:val="Standaard"/>
    <w:link w:val="TekstopmerkingChar"/>
    <w:uiPriority w:val="99"/>
    <w:semiHidden/>
    <w:unhideWhenUsed/>
    <w:rsid w:val="008A40DB"/>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A40DB"/>
    <w:rPr>
      <w:sz w:val="20"/>
      <w:szCs w:val="20"/>
    </w:rPr>
  </w:style>
  <w:style w:type="paragraph" w:styleId="Onderwerpvanopmerking">
    <w:name w:val="annotation subject"/>
    <w:basedOn w:val="Tekstopmerking"/>
    <w:next w:val="Tekstopmerking"/>
    <w:link w:val="OnderwerpvanopmerkingChar"/>
    <w:uiPriority w:val="99"/>
    <w:semiHidden/>
    <w:unhideWhenUsed/>
    <w:rsid w:val="008A40DB"/>
    <w:rPr>
      <w:b/>
      <w:bCs/>
    </w:rPr>
  </w:style>
  <w:style w:type="character" w:customStyle="1" w:styleId="OnderwerpvanopmerkingChar">
    <w:name w:val="Onderwerp van opmerking Char"/>
    <w:basedOn w:val="TekstopmerkingChar"/>
    <w:link w:val="Onderwerpvanopmerking"/>
    <w:uiPriority w:val="99"/>
    <w:semiHidden/>
    <w:rsid w:val="008A40DB"/>
    <w:rPr>
      <w:b/>
      <w:bCs/>
      <w:sz w:val="20"/>
      <w:szCs w:val="20"/>
    </w:rPr>
  </w:style>
  <w:style w:type="paragraph" w:styleId="Koptekst">
    <w:name w:val="header"/>
    <w:basedOn w:val="Standaard"/>
    <w:link w:val="KoptekstChar"/>
    <w:uiPriority w:val="99"/>
    <w:unhideWhenUsed/>
    <w:rsid w:val="00CB113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B113E"/>
  </w:style>
  <w:style w:type="paragraph" w:styleId="Voettekst">
    <w:name w:val="footer"/>
    <w:basedOn w:val="Standaard"/>
    <w:link w:val="VoettekstChar"/>
    <w:uiPriority w:val="99"/>
    <w:unhideWhenUsed/>
    <w:rsid w:val="00CB113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B113E"/>
  </w:style>
  <w:style w:type="paragraph" w:styleId="Voetnoottekst">
    <w:name w:val="footnote text"/>
    <w:basedOn w:val="Standaard"/>
    <w:link w:val="VoetnoottekstChar"/>
    <w:uiPriority w:val="9"/>
    <w:semiHidden/>
    <w:unhideWhenUsed/>
    <w:qFormat/>
    <w:rsid w:val="003C5F10"/>
    <w:pPr>
      <w:spacing w:after="0" w:line="240" w:lineRule="auto"/>
    </w:pPr>
    <w:rPr>
      <w:sz w:val="20"/>
      <w:szCs w:val="20"/>
    </w:rPr>
  </w:style>
  <w:style w:type="character" w:customStyle="1" w:styleId="VoetnoottekstChar">
    <w:name w:val="Voetnoottekst Char"/>
    <w:basedOn w:val="Standaardalinea-lettertype"/>
    <w:link w:val="Voetnoottekst"/>
    <w:uiPriority w:val="9"/>
    <w:semiHidden/>
    <w:rsid w:val="003C5F10"/>
    <w:rPr>
      <w:sz w:val="20"/>
      <w:szCs w:val="20"/>
    </w:rPr>
  </w:style>
  <w:style w:type="character" w:styleId="Voetnootmarkering">
    <w:name w:val="footnote reference"/>
    <w:basedOn w:val="Standaardalinea-lettertype"/>
    <w:semiHidden/>
    <w:unhideWhenUsed/>
    <w:rsid w:val="003C5F10"/>
    <w:rPr>
      <w:vertAlign w:val="superscript"/>
    </w:rPr>
  </w:style>
  <w:style w:type="character" w:styleId="Tekstvantijdelijkeaanduiding">
    <w:name w:val="Placeholder Text"/>
    <w:basedOn w:val="Standaardalinea-lettertype"/>
    <w:uiPriority w:val="99"/>
    <w:semiHidden/>
    <w:rsid w:val="00FB45D1"/>
    <w:rPr>
      <w:color w:val="808080"/>
    </w:rPr>
  </w:style>
  <w:style w:type="paragraph" w:customStyle="1" w:styleId="msonormal0">
    <w:name w:val="msonormal"/>
    <w:basedOn w:val="Standaard"/>
    <w:rsid w:val="00DD4196"/>
    <w:pPr>
      <w:spacing w:before="100" w:beforeAutospacing="1" w:after="100" w:afterAutospacing="1" w:line="240" w:lineRule="auto"/>
    </w:pPr>
    <w:rPr>
      <w:rFonts w:ascii="Times New Roman" w:eastAsiaTheme="minorEastAsia" w:hAnsi="Times New Roman" w:cs="Times New Roman"/>
      <w:sz w:val="24"/>
      <w:szCs w:val="24"/>
      <w:lang w:val="nl-NL" w:eastAsia="nl-NL" w:bidi="ar-SA"/>
    </w:rPr>
  </w:style>
  <w:style w:type="paragraph" w:styleId="HTML-voorafopgemaakt">
    <w:name w:val="HTML Preformatted"/>
    <w:basedOn w:val="Standaard"/>
    <w:link w:val="HTML-voorafopgemaaktChar"/>
    <w:uiPriority w:val="99"/>
    <w:unhideWhenUsed/>
    <w:rsid w:val="00FC7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bidi="ar-SA"/>
    </w:rPr>
  </w:style>
  <w:style w:type="character" w:customStyle="1" w:styleId="HTML-voorafopgemaaktChar">
    <w:name w:val="HTML - vooraf opgemaakt Char"/>
    <w:basedOn w:val="Standaardalinea-lettertype"/>
    <w:link w:val="HTML-voorafopgemaakt"/>
    <w:uiPriority w:val="99"/>
    <w:rsid w:val="00FC7B6D"/>
    <w:rPr>
      <w:rFonts w:ascii="Courier New" w:eastAsia="Times New Roman" w:hAnsi="Courier New" w:cs="Courier New"/>
      <w:sz w:val="20"/>
      <w:szCs w:val="20"/>
      <w:lang w:val="nl-NL" w:eastAsia="nl-NL" w:bidi="ar-SA"/>
    </w:rPr>
  </w:style>
  <w:style w:type="table" w:customStyle="1" w:styleId="Tabelraster1">
    <w:name w:val="Tabelraster1"/>
    <w:basedOn w:val="Standaardtabel"/>
    <w:next w:val="Tabelraster"/>
    <w:uiPriority w:val="59"/>
    <w:rsid w:val="00847265"/>
    <w:pPr>
      <w:spacing w:after="0" w:line="240" w:lineRule="auto"/>
    </w:pPr>
    <w:rPr>
      <w:rFonts w:ascii="Verdana" w:eastAsia="SimSun" w:hAnsi="Verdana" w:cs="Arial"/>
      <w:sz w:val="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F90410"/>
    <w:rPr>
      <w:color w:val="969696" w:themeColor="followedHyperlink"/>
      <w:u w:val="single"/>
    </w:rPr>
  </w:style>
  <w:style w:type="paragraph" w:styleId="Plattetekst">
    <w:name w:val="Body Text"/>
    <w:basedOn w:val="Standaard"/>
    <w:link w:val="PlattetekstChar"/>
    <w:semiHidden/>
    <w:unhideWhenUsed/>
    <w:qFormat/>
    <w:rsid w:val="00F90410"/>
    <w:pPr>
      <w:spacing w:before="180" w:after="180" w:line="240" w:lineRule="auto"/>
    </w:pPr>
    <w:rPr>
      <w:rFonts w:asciiTheme="minorHAnsi" w:eastAsiaTheme="minorHAnsi" w:hAnsiTheme="minorHAnsi" w:cstheme="minorBidi"/>
      <w:sz w:val="24"/>
      <w:szCs w:val="24"/>
      <w:lang w:val="en-US" w:eastAsia="en-US" w:bidi="ar-SA"/>
    </w:rPr>
  </w:style>
  <w:style w:type="character" w:customStyle="1" w:styleId="PlattetekstChar">
    <w:name w:val="Platte tekst Char"/>
    <w:basedOn w:val="Standaardalinea-lettertype"/>
    <w:link w:val="Plattetekst"/>
    <w:semiHidden/>
    <w:rsid w:val="00F90410"/>
    <w:rPr>
      <w:rFonts w:asciiTheme="minorHAnsi" w:eastAsiaTheme="minorHAnsi" w:hAnsiTheme="minorHAnsi" w:cstheme="minorBidi"/>
      <w:sz w:val="24"/>
      <w:szCs w:val="24"/>
      <w:lang w:val="en-US" w:eastAsia="en-US" w:bidi="ar-SA"/>
    </w:rPr>
  </w:style>
  <w:style w:type="character" w:customStyle="1" w:styleId="BijschriftChar">
    <w:name w:val="Bijschrift Char"/>
    <w:basedOn w:val="Standaardalinea-lettertype"/>
    <w:link w:val="Bijschrift"/>
    <w:locked/>
    <w:rsid w:val="00F90410"/>
    <w:rPr>
      <w:caps/>
      <w:spacing w:val="10"/>
      <w:sz w:val="18"/>
      <w:szCs w:val="18"/>
    </w:rPr>
  </w:style>
  <w:style w:type="paragraph" w:styleId="Datum">
    <w:name w:val="Date"/>
    <w:next w:val="Plattetekst"/>
    <w:link w:val="DatumChar"/>
    <w:semiHidden/>
    <w:unhideWhenUsed/>
    <w:qFormat/>
    <w:rsid w:val="00F90410"/>
    <w:pPr>
      <w:keepNext/>
      <w:keepLines/>
      <w:spacing w:after="200" w:line="240" w:lineRule="auto"/>
      <w:jc w:val="center"/>
    </w:pPr>
    <w:rPr>
      <w:rFonts w:asciiTheme="minorHAnsi" w:eastAsiaTheme="minorHAnsi" w:hAnsiTheme="minorHAnsi" w:cstheme="minorBidi"/>
      <w:sz w:val="24"/>
      <w:szCs w:val="24"/>
      <w:lang w:val="en-US" w:eastAsia="en-US" w:bidi="ar-SA"/>
    </w:rPr>
  </w:style>
  <w:style w:type="character" w:customStyle="1" w:styleId="DatumChar">
    <w:name w:val="Datum Char"/>
    <w:basedOn w:val="Standaardalinea-lettertype"/>
    <w:link w:val="Datum"/>
    <w:semiHidden/>
    <w:rsid w:val="00F90410"/>
    <w:rPr>
      <w:rFonts w:asciiTheme="minorHAnsi" w:eastAsiaTheme="minorHAnsi" w:hAnsiTheme="minorHAnsi" w:cstheme="minorBidi"/>
      <w:sz w:val="24"/>
      <w:szCs w:val="24"/>
      <w:lang w:val="en-US" w:eastAsia="en-US" w:bidi="ar-SA"/>
    </w:rPr>
  </w:style>
  <w:style w:type="paragraph" w:styleId="Bloktekst">
    <w:name w:val="Block Text"/>
    <w:basedOn w:val="Plattetekst"/>
    <w:next w:val="Plattetekst"/>
    <w:uiPriority w:val="9"/>
    <w:semiHidden/>
    <w:unhideWhenUsed/>
    <w:qFormat/>
    <w:rsid w:val="00F90410"/>
    <w:pPr>
      <w:spacing w:before="100" w:after="100"/>
    </w:pPr>
    <w:rPr>
      <w:rFonts w:asciiTheme="majorHAnsi" w:eastAsiaTheme="majorEastAsia" w:hAnsiTheme="majorHAnsi" w:cstheme="majorBidi"/>
      <w:bCs/>
      <w:sz w:val="20"/>
      <w:szCs w:val="20"/>
    </w:rPr>
  </w:style>
  <w:style w:type="paragraph" w:customStyle="1" w:styleId="FirstParagraph">
    <w:name w:val="First Paragraph"/>
    <w:basedOn w:val="Plattetekst"/>
    <w:next w:val="Plattetekst"/>
    <w:qFormat/>
    <w:rsid w:val="00F90410"/>
  </w:style>
  <w:style w:type="paragraph" w:customStyle="1" w:styleId="Compact">
    <w:name w:val="Compact"/>
    <w:basedOn w:val="Plattetekst"/>
    <w:qFormat/>
    <w:rsid w:val="00F90410"/>
    <w:pPr>
      <w:spacing w:before="36" w:after="36"/>
    </w:pPr>
  </w:style>
  <w:style w:type="paragraph" w:customStyle="1" w:styleId="Author">
    <w:name w:val="Author"/>
    <w:next w:val="Plattetekst"/>
    <w:qFormat/>
    <w:rsid w:val="00F90410"/>
    <w:pPr>
      <w:keepNext/>
      <w:keepLines/>
      <w:spacing w:after="200" w:line="240" w:lineRule="auto"/>
      <w:jc w:val="center"/>
    </w:pPr>
    <w:rPr>
      <w:rFonts w:asciiTheme="minorHAnsi" w:eastAsiaTheme="minorHAnsi" w:hAnsiTheme="minorHAnsi" w:cstheme="minorBidi"/>
      <w:sz w:val="24"/>
      <w:szCs w:val="24"/>
      <w:lang w:val="en-US" w:eastAsia="en-US" w:bidi="ar-SA"/>
    </w:rPr>
  </w:style>
  <w:style w:type="paragraph" w:customStyle="1" w:styleId="Abstract">
    <w:name w:val="Abstract"/>
    <w:basedOn w:val="Standaard"/>
    <w:next w:val="Plattetekst"/>
    <w:qFormat/>
    <w:rsid w:val="00F90410"/>
    <w:pPr>
      <w:keepNext/>
      <w:keepLines/>
      <w:spacing w:before="300" w:after="300" w:line="240" w:lineRule="auto"/>
    </w:pPr>
    <w:rPr>
      <w:rFonts w:asciiTheme="minorHAnsi" w:eastAsiaTheme="minorHAnsi" w:hAnsiTheme="minorHAnsi" w:cstheme="minorBidi"/>
      <w:sz w:val="20"/>
      <w:szCs w:val="20"/>
      <w:lang w:val="en-US" w:eastAsia="en-US" w:bidi="ar-SA"/>
    </w:rPr>
  </w:style>
  <w:style w:type="paragraph" w:customStyle="1" w:styleId="Definition">
    <w:name w:val="Definition"/>
    <w:basedOn w:val="Standaard"/>
    <w:rsid w:val="00F90410"/>
    <w:pPr>
      <w:spacing w:after="200" w:line="240" w:lineRule="auto"/>
    </w:pPr>
    <w:rPr>
      <w:rFonts w:asciiTheme="minorHAnsi" w:eastAsiaTheme="minorHAnsi" w:hAnsiTheme="minorHAnsi" w:cstheme="minorBidi"/>
      <w:sz w:val="24"/>
      <w:szCs w:val="24"/>
      <w:lang w:val="en-US" w:eastAsia="en-US" w:bidi="ar-SA"/>
    </w:rPr>
  </w:style>
  <w:style w:type="paragraph" w:customStyle="1" w:styleId="DefinitionTerm">
    <w:name w:val="Definition Term"/>
    <w:basedOn w:val="Standaard"/>
    <w:next w:val="Definition"/>
    <w:rsid w:val="00F90410"/>
    <w:pPr>
      <w:keepNext/>
      <w:keepLines/>
      <w:spacing w:after="0" w:line="240" w:lineRule="auto"/>
    </w:pPr>
    <w:rPr>
      <w:rFonts w:asciiTheme="minorHAnsi" w:eastAsiaTheme="minorHAnsi" w:hAnsiTheme="minorHAnsi" w:cstheme="minorBidi"/>
      <w:b/>
      <w:sz w:val="24"/>
      <w:szCs w:val="24"/>
      <w:lang w:val="en-US" w:eastAsia="en-US" w:bidi="ar-SA"/>
    </w:rPr>
  </w:style>
  <w:style w:type="paragraph" w:customStyle="1" w:styleId="TableCaption">
    <w:name w:val="Table Caption"/>
    <w:basedOn w:val="Bijschrift"/>
    <w:rsid w:val="00F90410"/>
    <w:pPr>
      <w:keepNext/>
      <w:spacing w:after="120" w:line="240" w:lineRule="auto"/>
    </w:pPr>
    <w:rPr>
      <w:i/>
      <w:caps w:val="0"/>
      <w:spacing w:val="0"/>
      <w:sz w:val="22"/>
      <w:szCs w:val="22"/>
    </w:rPr>
  </w:style>
  <w:style w:type="paragraph" w:customStyle="1" w:styleId="ImageCaption">
    <w:name w:val="Image Caption"/>
    <w:basedOn w:val="Bijschrift"/>
    <w:rsid w:val="00F90410"/>
    <w:pPr>
      <w:spacing w:after="120" w:line="240" w:lineRule="auto"/>
    </w:pPr>
    <w:rPr>
      <w:i/>
      <w:caps w:val="0"/>
      <w:spacing w:val="0"/>
      <w:sz w:val="22"/>
      <w:szCs w:val="22"/>
    </w:rPr>
  </w:style>
  <w:style w:type="paragraph" w:customStyle="1" w:styleId="Figure">
    <w:name w:val="Figure"/>
    <w:basedOn w:val="Standaard"/>
    <w:rsid w:val="00F90410"/>
    <w:pPr>
      <w:spacing w:after="200" w:line="240" w:lineRule="auto"/>
    </w:pPr>
    <w:rPr>
      <w:rFonts w:asciiTheme="minorHAnsi" w:eastAsiaTheme="minorHAnsi" w:hAnsiTheme="minorHAnsi" w:cstheme="minorBidi"/>
      <w:sz w:val="24"/>
      <w:szCs w:val="24"/>
      <w:lang w:val="en-US" w:eastAsia="en-US" w:bidi="ar-SA"/>
    </w:rPr>
  </w:style>
  <w:style w:type="paragraph" w:customStyle="1" w:styleId="FigurewithCaption">
    <w:name w:val="Figure with Caption"/>
    <w:basedOn w:val="Figure"/>
    <w:rsid w:val="00F90410"/>
    <w:pPr>
      <w:keepNext/>
    </w:pPr>
  </w:style>
  <w:style w:type="character" w:customStyle="1" w:styleId="VerbatimChar">
    <w:name w:val="Verbatim Char"/>
    <w:basedOn w:val="BijschriftChar"/>
    <w:link w:val="SourceCode"/>
    <w:locked/>
    <w:rsid w:val="00F90410"/>
    <w:rPr>
      <w:rFonts w:ascii="Consolas" w:hAnsi="Consolas"/>
      <w:caps/>
      <w:spacing w:val="10"/>
      <w:sz w:val="18"/>
      <w:szCs w:val="18"/>
      <w:shd w:val="clear" w:color="auto" w:fill="F8F8F8"/>
    </w:rPr>
  </w:style>
  <w:style w:type="paragraph" w:customStyle="1" w:styleId="SourceCode">
    <w:name w:val="Source Code"/>
    <w:basedOn w:val="Standaard"/>
    <w:link w:val="VerbatimChar"/>
    <w:rsid w:val="00F90410"/>
    <w:pPr>
      <w:shd w:val="clear" w:color="auto" w:fill="F8F8F8"/>
      <w:wordWrap w:val="0"/>
      <w:spacing w:after="200" w:line="240" w:lineRule="auto"/>
    </w:pPr>
    <w:rPr>
      <w:rFonts w:ascii="Consolas" w:hAnsi="Consolas"/>
      <w:caps/>
      <w:spacing w:val="10"/>
      <w:sz w:val="18"/>
      <w:szCs w:val="18"/>
    </w:rPr>
  </w:style>
  <w:style w:type="character" w:customStyle="1" w:styleId="KeywordTok">
    <w:name w:val="KeywordTok"/>
    <w:basedOn w:val="VerbatimChar"/>
    <w:rsid w:val="00F90410"/>
    <w:rPr>
      <w:rFonts w:ascii="Consolas" w:hAnsi="Consolas"/>
      <w:b/>
      <w:bCs w:val="0"/>
      <w:caps/>
      <w:color w:val="204A87"/>
      <w:spacing w:val="10"/>
      <w:sz w:val="18"/>
      <w:szCs w:val="18"/>
      <w:shd w:val="clear" w:color="auto" w:fill="F8F8F8"/>
    </w:rPr>
  </w:style>
  <w:style w:type="character" w:customStyle="1" w:styleId="DataTypeTok">
    <w:name w:val="DataTypeTok"/>
    <w:basedOn w:val="VerbatimChar"/>
    <w:rsid w:val="00F90410"/>
    <w:rPr>
      <w:rFonts w:ascii="Consolas" w:hAnsi="Consolas"/>
      <w:caps/>
      <w:color w:val="204A87"/>
      <w:spacing w:val="10"/>
      <w:sz w:val="18"/>
      <w:szCs w:val="18"/>
      <w:shd w:val="clear" w:color="auto" w:fill="F8F8F8"/>
    </w:rPr>
  </w:style>
  <w:style w:type="character" w:customStyle="1" w:styleId="DecValTok">
    <w:name w:val="DecValTok"/>
    <w:basedOn w:val="VerbatimChar"/>
    <w:rsid w:val="00F90410"/>
    <w:rPr>
      <w:rFonts w:ascii="Consolas" w:hAnsi="Consolas"/>
      <w:caps/>
      <w:color w:val="0000CF"/>
      <w:spacing w:val="10"/>
      <w:sz w:val="18"/>
      <w:szCs w:val="18"/>
      <w:shd w:val="clear" w:color="auto" w:fill="F8F8F8"/>
    </w:rPr>
  </w:style>
  <w:style w:type="character" w:customStyle="1" w:styleId="BaseNTok">
    <w:name w:val="BaseNTok"/>
    <w:basedOn w:val="VerbatimChar"/>
    <w:rsid w:val="00F90410"/>
    <w:rPr>
      <w:rFonts w:ascii="Consolas" w:hAnsi="Consolas"/>
      <w:caps/>
      <w:color w:val="0000CF"/>
      <w:spacing w:val="10"/>
      <w:sz w:val="18"/>
      <w:szCs w:val="18"/>
      <w:shd w:val="clear" w:color="auto" w:fill="F8F8F8"/>
    </w:rPr>
  </w:style>
  <w:style w:type="character" w:customStyle="1" w:styleId="FloatTok">
    <w:name w:val="FloatTok"/>
    <w:basedOn w:val="VerbatimChar"/>
    <w:rsid w:val="00F90410"/>
    <w:rPr>
      <w:rFonts w:ascii="Consolas" w:hAnsi="Consolas"/>
      <w:caps/>
      <w:color w:val="0000CF"/>
      <w:spacing w:val="10"/>
      <w:sz w:val="18"/>
      <w:szCs w:val="18"/>
      <w:shd w:val="clear" w:color="auto" w:fill="F8F8F8"/>
    </w:rPr>
  </w:style>
  <w:style w:type="character" w:customStyle="1" w:styleId="ConstantTok">
    <w:name w:val="ConstantTok"/>
    <w:basedOn w:val="VerbatimChar"/>
    <w:rsid w:val="00F90410"/>
    <w:rPr>
      <w:rFonts w:ascii="Consolas" w:hAnsi="Consolas"/>
      <w:caps/>
      <w:color w:val="000000"/>
      <w:spacing w:val="10"/>
      <w:sz w:val="18"/>
      <w:szCs w:val="18"/>
      <w:shd w:val="clear" w:color="auto" w:fill="F8F8F8"/>
    </w:rPr>
  </w:style>
  <w:style w:type="character" w:customStyle="1" w:styleId="CharTok">
    <w:name w:val="CharTok"/>
    <w:basedOn w:val="VerbatimChar"/>
    <w:rsid w:val="00F90410"/>
    <w:rPr>
      <w:rFonts w:ascii="Consolas" w:hAnsi="Consolas"/>
      <w:caps/>
      <w:color w:val="4E9A06"/>
      <w:spacing w:val="10"/>
      <w:sz w:val="18"/>
      <w:szCs w:val="18"/>
      <w:shd w:val="clear" w:color="auto" w:fill="F8F8F8"/>
    </w:rPr>
  </w:style>
  <w:style w:type="character" w:customStyle="1" w:styleId="SpecialCharTok">
    <w:name w:val="SpecialCharTok"/>
    <w:basedOn w:val="VerbatimChar"/>
    <w:rsid w:val="00F90410"/>
    <w:rPr>
      <w:rFonts w:ascii="Consolas" w:hAnsi="Consolas"/>
      <w:caps/>
      <w:color w:val="000000"/>
      <w:spacing w:val="10"/>
      <w:sz w:val="18"/>
      <w:szCs w:val="18"/>
      <w:shd w:val="clear" w:color="auto" w:fill="F8F8F8"/>
    </w:rPr>
  </w:style>
  <w:style w:type="character" w:customStyle="1" w:styleId="StringTok">
    <w:name w:val="StringTok"/>
    <w:basedOn w:val="VerbatimChar"/>
    <w:rsid w:val="00F90410"/>
    <w:rPr>
      <w:rFonts w:ascii="Consolas" w:hAnsi="Consolas"/>
      <w:caps/>
      <w:color w:val="4E9A06"/>
      <w:spacing w:val="10"/>
      <w:sz w:val="18"/>
      <w:szCs w:val="18"/>
      <w:shd w:val="clear" w:color="auto" w:fill="F8F8F8"/>
    </w:rPr>
  </w:style>
  <w:style w:type="character" w:customStyle="1" w:styleId="VerbatimStringTok">
    <w:name w:val="VerbatimStringTok"/>
    <w:basedOn w:val="VerbatimChar"/>
    <w:rsid w:val="00F90410"/>
    <w:rPr>
      <w:rFonts w:ascii="Consolas" w:hAnsi="Consolas"/>
      <w:caps/>
      <w:color w:val="4E9A06"/>
      <w:spacing w:val="10"/>
      <w:sz w:val="18"/>
      <w:szCs w:val="18"/>
      <w:shd w:val="clear" w:color="auto" w:fill="F8F8F8"/>
    </w:rPr>
  </w:style>
  <w:style w:type="character" w:customStyle="1" w:styleId="SpecialStringTok">
    <w:name w:val="SpecialStringTok"/>
    <w:basedOn w:val="VerbatimChar"/>
    <w:rsid w:val="00F90410"/>
    <w:rPr>
      <w:rFonts w:ascii="Consolas" w:hAnsi="Consolas"/>
      <w:caps/>
      <w:color w:val="4E9A06"/>
      <w:spacing w:val="10"/>
      <w:sz w:val="18"/>
      <w:szCs w:val="18"/>
      <w:shd w:val="clear" w:color="auto" w:fill="F8F8F8"/>
    </w:rPr>
  </w:style>
  <w:style w:type="character" w:customStyle="1" w:styleId="ImportTok">
    <w:name w:val="ImportTok"/>
    <w:basedOn w:val="VerbatimChar"/>
    <w:rsid w:val="00F90410"/>
    <w:rPr>
      <w:rFonts w:ascii="Consolas" w:hAnsi="Consolas"/>
      <w:caps/>
      <w:spacing w:val="10"/>
      <w:sz w:val="18"/>
      <w:szCs w:val="18"/>
      <w:shd w:val="clear" w:color="auto" w:fill="F8F8F8"/>
    </w:rPr>
  </w:style>
  <w:style w:type="character" w:customStyle="1" w:styleId="CommentTok">
    <w:name w:val="CommentTok"/>
    <w:basedOn w:val="VerbatimChar"/>
    <w:rsid w:val="00F90410"/>
    <w:rPr>
      <w:rFonts w:ascii="Consolas" w:hAnsi="Consolas"/>
      <w:i/>
      <w:caps/>
      <w:color w:val="8F5902"/>
      <w:spacing w:val="10"/>
      <w:sz w:val="18"/>
      <w:szCs w:val="18"/>
      <w:shd w:val="clear" w:color="auto" w:fill="F8F8F8"/>
    </w:rPr>
  </w:style>
  <w:style w:type="character" w:customStyle="1" w:styleId="DocumentationTok">
    <w:name w:val="DocumentationTok"/>
    <w:basedOn w:val="VerbatimChar"/>
    <w:rsid w:val="00F90410"/>
    <w:rPr>
      <w:rFonts w:ascii="Consolas" w:hAnsi="Consolas"/>
      <w:b/>
      <w:bCs w:val="0"/>
      <w:i/>
      <w:caps/>
      <w:color w:val="8F5902"/>
      <w:spacing w:val="10"/>
      <w:sz w:val="18"/>
      <w:szCs w:val="18"/>
      <w:shd w:val="clear" w:color="auto" w:fill="F8F8F8"/>
    </w:rPr>
  </w:style>
  <w:style w:type="character" w:customStyle="1" w:styleId="AnnotationTok">
    <w:name w:val="AnnotationTok"/>
    <w:basedOn w:val="VerbatimChar"/>
    <w:rsid w:val="00F90410"/>
    <w:rPr>
      <w:rFonts w:ascii="Consolas" w:hAnsi="Consolas"/>
      <w:b/>
      <w:bCs w:val="0"/>
      <w:i/>
      <w:caps/>
      <w:color w:val="8F5902"/>
      <w:spacing w:val="10"/>
      <w:sz w:val="18"/>
      <w:szCs w:val="18"/>
      <w:shd w:val="clear" w:color="auto" w:fill="F8F8F8"/>
    </w:rPr>
  </w:style>
  <w:style w:type="character" w:customStyle="1" w:styleId="CommentVarTok">
    <w:name w:val="CommentVarTok"/>
    <w:basedOn w:val="VerbatimChar"/>
    <w:rsid w:val="00F90410"/>
    <w:rPr>
      <w:rFonts w:ascii="Consolas" w:hAnsi="Consolas"/>
      <w:b/>
      <w:bCs w:val="0"/>
      <w:i/>
      <w:caps/>
      <w:color w:val="8F5902"/>
      <w:spacing w:val="10"/>
      <w:sz w:val="18"/>
      <w:szCs w:val="18"/>
      <w:shd w:val="clear" w:color="auto" w:fill="F8F8F8"/>
    </w:rPr>
  </w:style>
  <w:style w:type="character" w:customStyle="1" w:styleId="OtherTok">
    <w:name w:val="OtherTok"/>
    <w:basedOn w:val="VerbatimChar"/>
    <w:rsid w:val="00F90410"/>
    <w:rPr>
      <w:rFonts w:ascii="Consolas" w:hAnsi="Consolas"/>
      <w:caps/>
      <w:color w:val="8F5902"/>
      <w:spacing w:val="10"/>
      <w:sz w:val="18"/>
      <w:szCs w:val="18"/>
      <w:shd w:val="clear" w:color="auto" w:fill="F8F8F8"/>
    </w:rPr>
  </w:style>
  <w:style w:type="character" w:customStyle="1" w:styleId="FunctionTok">
    <w:name w:val="FunctionTok"/>
    <w:basedOn w:val="VerbatimChar"/>
    <w:rsid w:val="00F90410"/>
    <w:rPr>
      <w:rFonts w:ascii="Consolas" w:hAnsi="Consolas"/>
      <w:caps/>
      <w:color w:val="000000"/>
      <w:spacing w:val="10"/>
      <w:sz w:val="18"/>
      <w:szCs w:val="18"/>
      <w:shd w:val="clear" w:color="auto" w:fill="F8F8F8"/>
    </w:rPr>
  </w:style>
  <w:style w:type="character" w:customStyle="1" w:styleId="VariableTok">
    <w:name w:val="VariableTok"/>
    <w:basedOn w:val="VerbatimChar"/>
    <w:rsid w:val="00F90410"/>
    <w:rPr>
      <w:rFonts w:ascii="Consolas" w:hAnsi="Consolas"/>
      <w:caps/>
      <w:color w:val="000000"/>
      <w:spacing w:val="10"/>
      <w:sz w:val="18"/>
      <w:szCs w:val="18"/>
      <w:shd w:val="clear" w:color="auto" w:fill="F8F8F8"/>
    </w:rPr>
  </w:style>
  <w:style w:type="character" w:customStyle="1" w:styleId="ControlFlowTok">
    <w:name w:val="ControlFlowTok"/>
    <w:basedOn w:val="VerbatimChar"/>
    <w:rsid w:val="00F90410"/>
    <w:rPr>
      <w:rFonts w:ascii="Consolas" w:hAnsi="Consolas"/>
      <w:b/>
      <w:bCs w:val="0"/>
      <w:caps/>
      <w:color w:val="204A87"/>
      <w:spacing w:val="10"/>
      <w:sz w:val="18"/>
      <w:szCs w:val="18"/>
      <w:shd w:val="clear" w:color="auto" w:fill="F8F8F8"/>
    </w:rPr>
  </w:style>
  <w:style w:type="character" w:customStyle="1" w:styleId="OperatorTok">
    <w:name w:val="OperatorTok"/>
    <w:basedOn w:val="VerbatimChar"/>
    <w:rsid w:val="00F90410"/>
    <w:rPr>
      <w:rFonts w:ascii="Consolas" w:hAnsi="Consolas"/>
      <w:b/>
      <w:bCs w:val="0"/>
      <w:caps/>
      <w:color w:val="CE5C00"/>
      <w:spacing w:val="10"/>
      <w:sz w:val="18"/>
      <w:szCs w:val="18"/>
      <w:shd w:val="clear" w:color="auto" w:fill="F8F8F8"/>
    </w:rPr>
  </w:style>
  <w:style w:type="character" w:customStyle="1" w:styleId="BuiltInTok">
    <w:name w:val="BuiltInTok"/>
    <w:basedOn w:val="VerbatimChar"/>
    <w:rsid w:val="00F90410"/>
    <w:rPr>
      <w:rFonts w:ascii="Consolas" w:hAnsi="Consolas"/>
      <w:caps/>
      <w:spacing w:val="10"/>
      <w:sz w:val="18"/>
      <w:szCs w:val="18"/>
      <w:shd w:val="clear" w:color="auto" w:fill="F8F8F8"/>
    </w:rPr>
  </w:style>
  <w:style w:type="character" w:customStyle="1" w:styleId="ExtensionTok">
    <w:name w:val="ExtensionTok"/>
    <w:basedOn w:val="VerbatimChar"/>
    <w:rsid w:val="00F90410"/>
    <w:rPr>
      <w:rFonts w:ascii="Consolas" w:hAnsi="Consolas"/>
      <w:caps/>
      <w:spacing w:val="10"/>
      <w:sz w:val="18"/>
      <w:szCs w:val="18"/>
      <w:shd w:val="clear" w:color="auto" w:fill="F8F8F8"/>
    </w:rPr>
  </w:style>
  <w:style w:type="character" w:customStyle="1" w:styleId="PreprocessorTok">
    <w:name w:val="PreprocessorTok"/>
    <w:basedOn w:val="VerbatimChar"/>
    <w:rsid w:val="00F90410"/>
    <w:rPr>
      <w:rFonts w:ascii="Consolas" w:hAnsi="Consolas"/>
      <w:i/>
      <w:caps/>
      <w:color w:val="8F5902"/>
      <w:spacing w:val="10"/>
      <w:sz w:val="18"/>
      <w:szCs w:val="18"/>
      <w:shd w:val="clear" w:color="auto" w:fill="F8F8F8"/>
    </w:rPr>
  </w:style>
  <w:style w:type="character" w:customStyle="1" w:styleId="AttributeTok">
    <w:name w:val="AttributeTok"/>
    <w:basedOn w:val="VerbatimChar"/>
    <w:rsid w:val="00F90410"/>
    <w:rPr>
      <w:rFonts w:ascii="Consolas" w:hAnsi="Consolas"/>
      <w:caps/>
      <w:color w:val="C4A000"/>
      <w:spacing w:val="10"/>
      <w:sz w:val="18"/>
      <w:szCs w:val="18"/>
      <w:shd w:val="clear" w:color="auto" w:fill="F8F8F8"/>
    </w:rPr>
  </w:style>
  <w:style w:type="character" w:customStyle="1" w:styleId="RegionMarkerTok">
    <w:name w:val="RegionMarkerTok"/>
    <w:basedOn w:val="VerbatimChar"/>
    <w:rsid w:val="00F90410"/>
    <w:rPr>
      <w:rFonts w:ascii="Consolas" w:hAnsi="Consolas"/>
      <w:caps/>
      <w:spacing w:val="10"/>
      <w:sz w:val="18"/>
      <w:szCs w:val="18"/>
      <w:shd w:val="clear" w:color="auto" w:fill="F8F8F8"/>
    </w:rPr>
  </w:style>
  <w:style w:type="character" w:customStyle="1" w:styleId="InformationTok">
    <w:name w:val="InformationTok"/>
    <w:basedOn w:val="VerbatimChar"/>
    <w:rsid w:val="00F90410"/>
    <w:rPr>
      <w:rFonts w:ascii="Consolas" w:hAnsi="Consolas"/>
      <w:b/>
      <w:bCs w:val="0"/>
      <w:i/>
      <w:caps/>
      <w:color w:val="8F5902"/>
      <w:spacing w:val="10"/>
      <w:sz w:val="18"/>
      <w:szCs w:val="18"/>
      <w:shd w:val="clear" w:color="auto" w:fill="F8F8F8"/>
    </w:rPr>
  </w:style>
  <w:style w:type="character" w:customStyle="1" w:styleId="WarningTok">
    <w:name w:val="WarningTok"/>
    <w:basedOn w:val="VerbatimChar"/>
    <w:rsid w:val="00F90410"/>
    <w:rPr>
      <w:rFonts w:ascii="Consolas" w:hAnsi="Consolas"/>
      <w:b/>
      <w:bCs w:val="0"/>
      <w:i/>
      <w:caps/>
      <w:color w:val="8F5902"/>
      <w:spacing w:val="10"/>
      <w:sz w:val="18"/>
      <w:szCs w:val="18"/>
      <w:shd w:val="clear" w:color="auto" w:fill="F8F8F8"/>
    </w:rPr>
  </w:style>
  <w:style w:type="character" w:customStyle="1" w:styleId="AlertTok">
    <w:name w:val="AlertTok"/>
    <w:basedOn w:val="VerbatimChar"/>
    <w:rsid w:val="00F90410"/>
    <w:rPr>
      <w:rFonts w:ascii="Consolas" w:hAnsi="Consolas"/>
      <w:caps/>
      <w:color w:val="EF2929"/>
      <w:spacing w:val="10"/>
      <w:sz w:val="18"/>
      <w:szCs w:val="18"/>
      <w:shd w:val="clear" w:color="auto" w:fill="F8F8F8"/>
    </w:rPr>
  </w:style>
  <w:style w:type="character" w:customStyle="1" w:styleId="ErrorTok">
    <w:name w:val="ErrorTok"/>
    <w:basedOn w:val="VerbatimChar"/>
    <w:rsid w:val="00F90410"/>
    <w:rPr>
      <w:rFonts w:ascii="Consolas" w:hAnsi="Consolas"/>
      <w:b/>
      <w:bCs w:val="0"/>
      <w:caps/>
      <w:color w:val="A40000"/>
      <w:spacing w:val="10"/>
      <w:sz w:val="18"/>
      <w:szCs w:val="18"/>
      <w:shd w:val="clear" w:color="auto" w:fill="F8F8F8"/>
    </w:rPr>
  </w:style>
  <w:style w:type="character" w:customStyle="1" w:styleId="NormalTok">
    <w:name w:val="NormalTok"/>
    <w:basedOn w:val="VerbatimChar"/>
    <w:rsid w:val="00F90410"/>
    <w:rPr>
      <w:rFonts w:ascii="Consolas" w:hAnsi="Consolas"/>
      <w:caps/>
      <w:spacing w:val="10"/>
      <w:sz w:val="18"/>
      <w:szCs w:val="18"/>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6871">
      <w:bodyDiv w:val="1"/>
      <w:marLeft w:val="0"/>
      <w:marRight w:val="0"/>
      <w:marTop w:val="0"/>
      <w:marBottom w:val="0"/>
      <w:divBdr>
        <w:top w:val="none" w:sz="0" w:space="0" w:color="auto"/>
        <w:left w:val="none" w:sz="0" w:space="0" w:color="auto"/>
        <w:bottom w:val="none" w:sz="0" w:space="0" w:color="auto"/>
        <w:right w:val="none" w:sz="0" w:space="0" w:color="auto"/>
      </w:divBdr>
    </w:div>
    <w:div w:id="36978090">
      <w:bodyDiv w:val="1"/>
      <w:marLeft w:val="0"/>
      <w:marRight w:val="0"/>
      <w:marTop w:val="0"/>
      <w:marBottom w:val="0"/>
      <w:divBdr>
        <w:top w:val="none" w:sz="0" w:space="0" w:color="auto"/>
        <w:left w:val="none" w:sz="0" w:space="0" w:color="auto"/>
        <w:bottom w:val="none" w:sz="0" w:space="0" w:color="auto"/>
        <w:right w:val="none" w:sz="0" w:space="0" w:color="auto"/>
      </w:divBdr>
    </w:div>
    <w:div w:id="41906358">
      <w:bodyDiv w:val="1"/>
      <w:marLeft w:val="0"/>
      <w:marRight w:val="0"/>
      <w:marTop w:val="0"/>
      <w:marBottom w:val="0"/>
      <w:divBdr>
        <w:top w:val="none" w:sz="0" w:space="0" w:color="auto"/>
        <w:left w:val="none" w:sz="0" w:space="0" w:color="auto"/>
        <w:bottom w:val="none" w:sz="0" w:space="0" w:color="auto"/>
        <w:right w:val="none" w:sz="0" w:space="0" w:color="auto"/>
      </w:divBdr>
    </w:div>
    <w:div w:id="58140515">
      <w:bodyDiv w:val="1"/>
      <w:marLeft w:val="0"/>
      <w:marRight w:val="0"/>
      <w:marTop w:val="0"/>
      <w:marBottom w:val="0"/>
      <w:divBdr>
        <w:top w:val="none" w:sz="0" w:space="0" w:color="auto"/>
        <w:left w:val="none" w:sz="0" w:space="0" w:color="auto"/>
        <w:bottom w:val="none" w:sz="0" w:space="0" w:color="auto"/>
        <w:right w:val="none" w:sz="0" w:space="0" w:color="auto"/>
      </w:divBdr>
    </w:div>
    <w:div w:id="63063912">
      <w:bodyDiv w:val="1"/>
      <w:marLeft w:val="0"/>
      <w:marRight w:val="0"/>
      <w:marTop w:val="0"/>
      <w:marBottom w:val="0"/>
      <w:divBdr>
        <w:top w:val="none" w:sz="0" w:space="0" w:color="auto"/>
        <w:left w:val="none" w:sz="0" w:space="0" w:color="auto"/>
        <w:bottom w:val="none" w:sz="0" w:space="0" w:color="auto"/>
        <w:right w:val="none" w:sz="0" w:space="0" w:color="auto"/>
      </w:divBdr>
    </w:div>
    <w:div w:id="79371595">
      <w:bodyDiv w:val="1"/>
      <w:marLeft w:val="0"/>
      <w:marRight w:val="0"/>
      <w:marTop w:val="0"/>
      <w:marBottom w:val="0"/>
      <w:divBdr>
        <w:top w:val="none" w:sz="0" w:space="0" w:color="auto"/>
        <w:left w:val="none" w:sz="0" w:space="0" w:color="auto"/>
        <w:bottom w:val="none" w:sz="0" w:space="0" w:color="auto"/>
        <w:right w:val="none" w:sz="0" w:space="0" w:color="auto"/>
      </w:divBdr>
    </w:div>
    <w:div w:id="109053048">
      <w:bodyDiv w:val="1"/>
      <w:marLeft w:val="0"/>
      <w:marRight w:val="0"/>
      <w:marTop w:val="0"/>
      <w:marBottom w:val="0"/>
      <w:divBdr>
        <w:top w:val="none" w:sz="0" w:space="0" w:color="auto"/>
        <w:left w:val="none" w:sz="0" w:space="0" w:color="auto"/>
        <w:bottom w:val="none" w:sz="0" w:space="0" w:color="auto"/>
        <w:right w:val="none" w:sz="0" w:space="0" w:color="auto"/>
      </w:divBdr>
    </w:div>
    <w:div w:id="109667937">
      <w:bodyDiv w:val="1"/>
      <w:marLeft w:val="0"/>
      <w:marRight w:val="0"/>
      <w:marTop w:val="0"/>
      <w:marBottom w:val="0"/>
      <w:divBdr>
        <w:top w:val="none" w:sz="0" w:space="0" w:color="auto"/>
        <w:left w:val="none" w:sz="0" w:space="0" w:color="auto"/>
        <w:bottom w:val="none" w:sz="0" w:space="0" w:color="auto"/>
        <w:right w:val="none" w:sz="0" w:space="0" w:color="auto"/>
      </w:divBdr>
    </w:div>
    <w:div w:id="112749617">
      <w:bodyDiv w:val="1"/>
      <w:marLeft w:val="0"/>
      <w:marRight w:val="0"/>
      <w:marTop w:val="0"/>
      <w:marBottom w:val="0"/>
      <w:divBdr>
        <w:top w:val="none" w:sz="0" w:space="0" w:color="auto"/>
        <w:left w:val="none" w:sz="0" w:space="0" w:color="auto"/>
        <w:bottom w:val="none" w:sz="0" w:space="0" w:color="auto"/>
        <w:right w:val="none" w:sz="0" w:space="0" w:color="auto"/>
      </w:divBdr>
    </w:div>
    <w:div w:id="135416299">
      <w:bodyDiv w:val="1"/>
      <w:marLeft w:val="0"/>
      <w:marRight w:val="0"/>
      <w:marTop w:val="0"/>
      <w:marBottom w:val="0"/>
      <w:divBdr>
        <w:top w:val="none" w:sz="0" w:space="0" w:color="auto"/>
        <w:left w:val="none" w:sz="0" w:space="0" w:color="auto"/>
        <w:bottom w:val="none" w:sz="0" w:space="0" w:color="auto"/>
        <w:right w:val="none" w:sz="0" w:space="0" w:color="auto"/>
      </w:divBdr>
    </w:div>
    <w:div w:id="136992502">
      <w:bodyDiv w:val="1"/>
      <w:marLeft w:val="0"/>
      <w:marRight w:val="0"/>
      <w:marTop w:val="0"/>
      <w:marBottom w:val="0"/>
      <w:divBdr>
        <w:top w:val="none" w:sz="0" w:space="0" w:color="auto"/>
        <w:left w:val="none" w:sz="0" w:space="0" w:color="auto"/>
        <w:bottom w:val="none" w:sz="0" w:space="0" w:color="auto"/>
        <w:right w:val="none" w:sz="0" w:space="0" w:color="auto"/>
      </w:divBdr>
    </w:div>
    <w:div w:id="137378742">
      <w:bodyDiv w:val="1"/>
      <w:marLeft w:val="0"/>
      <w:marRight w:val="0"/>
      <w:marTop w:val="0"/>
      <w:marBottom w:val="0"/>
      <w:divBdr>
        <w:top w:val="none" w:sz="0" w:space="0" w:color="auto"/>
        <w:left w:val="none" w:sz="0" w:space="0" w:color="auto"/>
        <w:bottom w:val="none" w:sz="0" w:space="0" w:color="auto"/>
        <w:right w:val="none" w:sz="0" w:space="0" w:color="auto"/>
      </w:divBdr>
    </w:div>
    <w:div w:id="144320075">
      <w:bodyDiv w:val="1"/>
      <w:marLeft w:val="0"/>
      <w:marRight w:val="0"/>
      <w:marTop w:val="0"/>
      <w:marBottom w:val="0"/>
      <w:divBdr>
        <w:top w:val="none" w:sz="0" w:space="0" w:color="auto"/>
        <w:left w:val="none" w:sz="0" w:space="0" w:color="auto"/>
        <w:bottom w:val="none" w:sz="0" w:space="0" w:color="auto"/>
        <w:right w:val="none" w:sz="0" w:space="0" w:color="auto"/>
      </w:divBdr>
    </w:div>
    <w:div w:id="150951970">
      <w:bodyDiv w:val="1"/>
      <w:marLeft w:val="0"/>
      <w:marRight w:val="0"/>
      <w:marTop w:val="0"/>
      <w:marBottom w:val="0"/>
      <w:divBdr>
        <w:top w:val="none" w:sz="0" w:space="0" w:color="auto"/>
        <w:left w:val="none" w:sz="0" w:space="0" w:color="auto"/>
        <w:bottom w:val="none" w:sz="0" w:space="0" w:color="auto"/>
        <w:right w:val="none" w:sz="0" w:space="0" w:color="auto"/>
      </w:divBdr>
    </w:div>
    <w:div w:id="163474282">
      <w:bodyDiv w:val="1"/>
      <w:marLeft w:val="0"/>
      <w:marRight w:val="0"/>
      <w:marTop w:val="0"/>
      <w:marBottom w:val="0"/>
      <w:divBdr>
        <w:top w:val="none" w:sz="0" w:space="0" w:color="auto"/>
        <w:left w:val="none" w:sz="0" w:space="0" w:color="auto"/>
        <w:bottom w:val="none" w:sz="0" w:space="0" w:color="auto"/>
        <w:right w:val="none" w:sz="0" w:space="0" w:color="auto"/>
      </w:divBdr>
    </w:div>
    <w:div w:id="170532581">
      <w:bodyDiv w:val="1"/>
      <w:marLeft w:val="0"/>
      <w:marRight w:val="0"/>
      <w:marTop w:val="0"/>
      <w:marBottom w:val="0"/>
      <w:divBdr>
        <w:top w:val="none" w:sz="0" w:space="0" w:color="auto"/>
        <w:left w:val="none" w:sz="0" w:space="0" w:color="auto"/>
        <w:bottom w:val="none" w:sz="0" w:space="0" w:color="auto"/>
        <w:right w:val="none" w:sz="0" w:space="0" w:color="auto"/>
      </w:divBdr>
    </w:div>
    <w:div w:id="221530008">
      <w:bodyDiv w:val="1"/>
      <w:marLeft w:val="0"/>
      <w:marRight w:val="0"/>
      <w:marTop w:val="0"/>
      <w:marBottom w:val="0"/>
      <w:divBdr>
        <w:top w:val="none" w:sz="0" w:space="0" w:color="auto"/>
        <w:left w:val="none" w:sz="0" w:space="0" w:color="auto"/>
        <w:bottom w:val="none" w:sz="0" w:space="0" w:color="auto"/>
        <w:right w:val="none" w:sz="0" w:space="0" w:color="auto"/>
      </w:divBdr>
    </w:div>
    <w:div w:id="393628300">
      <w:bodyDiv w:val="1"/>
      <w:marLeft w:val="0"/>
      <w:marRight w:val="0"/>
      <w:marTop w:val="0"/>
      <w:marBottom w:val="0"/>
      <w:divBdr>
        <w:top w:val="none" w:sz="0" w:space="0" w:color="auto"/>
        <w:left w:val="none" w:sz="0" w:space="0" w:color="auto"/>
        <w:bottom w:val="none" w:sz="0" w:space="0" w:color="auto"/>
        <w:right w:val="none" w:sz="0" w:space="0" w:color="auto"/>
      </w:divBdr>
    </w:div>
    <w:div w:id="435517758">
      <w:bodyDiv w:val="1"/>
      <w:marLeft w:val="0"/>
      <w:marRight w:val="0"/>
      <w:marTop w:val="0"/>
      <w:marBottom w:val="0"/>
      <w:divBdr>
        <w:top w:val="none" w:sz="0" w:space="0" w:color="auto"/>
        <w:left w:val="none" w:sz="0" w:space="0" w:color="auto"/>
        <w:bottom w:val="none" w:sz="0" w:space="0" w:color="auto"/>
        <w:right w:val="none" w:sz="0" w:space="0" w:color="auto"/>
      </w:divBdr>
    </w:div>
    <w:div w:id="438838373">
      <w:bodyDiv w:val="1"/>
      <w:marLeft w:val="0"/>
      <w:marRight w:val="0"/>
      <w:marTop w:val="0"/>
      <w:marBottom w:val="0"/>
      <w:divBdr>
        <w:top w:val="none" w:sz="0" w:space="0" w:color="auto"/>
        <w:left w:val="none" w:sz="0" w:space="0" w:color="auto"/>
        <w:bottom w:val="none" w:sz="0" w:space="0" w:color="auto"/>
        <w:right w:val="none" w:sz="0" w:space="0" w:color="auto"/>
      </w:divBdr>
    </w:div>
    <w:div w:id="457260165">
      <w:bodyDiv w:val="1"/>
      <w:marLeft w:val="0"/>
      <w:marRight w:val="0"/>
      <w:marTop w:val="0"/>
      <w:marBottom w:val="0"/>
      <w:divBdr>
        <w:top w:val="none" w:sz="0" w:space="0" w:color="auto"/>
        <w:left w:val="none" w:sz="0" w:space="0" w:color="auto"/>
        <w:bottom w:val="none" w:sz="0" w:space="0" w:color="auto"/>
        <w:right w:val="none" w:sz="0" w:space="0" w:color="auto"/>
      </w:divBdr>
    </w:div>
    <w:div w:id="546839969">
      <w:bodyDiv w:val="1"/>
      <w:marLeft w:val="0"/>
      <w:marRight w:val="0"/>
      <w:marTop w:val="0"/>
      <w:marBottom w:val="0"/>
      <w:divBdr>
        <w:top w:val="none" w:sz="0" w:space="0" w:color="auto"/>
        <w:left w:val="none" w:sz="0" w:space="0" w:color="auto"/>
        <w:bottom w:val="none" w:sz="0" w:space="0" w:color="auto"/>
        <w:right w:val="none" w:sz="0" w:space="0" w:color="auto"/>
      </w:divBdr>
    </w:div>
    <w:div w:id="550382557">
      <w:bodyDiv w:val="1"/>
      <w:marLeft w:val="0"/>
      <w:marRight w:val="0"/>
      <w:marTop w:val="0"/>
      <w:marBottom w:val="0"/>
      <w:divBdr>
        <w:top w:val="none" w:sz="0" w:space="0" w:color="auto"/>
        <w:left w:val="none" w:sz="0" w:space="0" w:color="auto"/>
        <w:bottom w:val="none" w:sz="0" w:space="0" w:color="auto"/>
        <w:right w:val="none" w:sz="0" w:space="0" w:color="auto"/>
      </w:divBdr>
    </w:div>
    <w:div w:id="557547070">
      <w:bodyDiv w:val="1"/>
      <w:marLeft w:val="0"/>
      <w:marRight w:val="0"/>
      <w:marTop w:val="0"/>
      <w:marBottom w:val="0"/>
      <w:divBdr>
        <w:top w:val="none" w:sz="0" w:space="0" w:color="auto"/>
        <w:left w:val="none" w:sz="0" w:space="0" w:color="auto"/>
        <w:bottom w:val="none" w:sz="0" w:space="0" w:color="auto"/>
        <w:right w:val="none" w:sz="0" w:space="0" w:color="auto"/>
      </w:divBdr>
    </w:div>
    <w:div w:id="570235965">
      <w:bodyDiv w:val="1"/>
      <w:marLeft w:val="0"/>
      <w:marRight w:val="0"/>
      <w:marTop w:val="0"/>
      <w:marBottom w:val="0"/>
      <w:divBdr>
        <w:top w:val="none" w:sz="0" w:space="0" w:color="auto"/>
        <w:left w:val="none" w:sz="0" w:space="0" w:color="auto"/>
        <w:bottom w:val="none" w:sz="0" w:space="0" w:color="auto"/>
        <w:right w:val="none" w:sz="0" w:space="0" w:color="auto"/>
      </w:divBdr>
    </w:div>
    <w:div w:id="597717296">
      <w:bodyDiv w:val="1"/>
      <w:marLeft w:val="0"/>
      <w:marRight w:val="0"/>
      <w:marTop w:val="0"/>
      <w:marBottom w:val="0"/>
      <w:divBdr>
        <w:top w:val="none" w:sz="0" w:space="0" w:color="auto"/>
        <w:left w:val="none" w:sz="0" w:space="0" w:color="auto"/>
        <w:bottom w:val="none" w:sz="0" w:space="0" w:color="auto"/>
        <w:right w:val="none" w:sz="0" w:space="0" w:color="auto"/>
      </w:divBdr>
    </w:div>
    <w:div w:id="621427019">
      <w:bodyDiv w:val="1"/>
      <w:marLeft w:val="0"/>
      <w:marRight w:val="0"/>
      <w:marTop w:val="0"/>
      <w:marBottom w:val="0"/>
      <w:divBdr>
        <w:top w:val="none" w:sz="0" w:space="0" w:color="auto"/>
        <w:left w:val="none" w:sz="0" w:space="0" w:color="auto"/>
        <w:bottom w:val="none" w:sz="0" w:space="0" w:color="auto"/>
        <w:right w:val="none" w:sz="0" w:space="0" w:color="auto"/>
      </w:divBdr>
    </w:div>
    <w:div w:id="627324288">
      <w:bodyDiv w:val="1"/>
      <w:marLeft w:val="0"/>
      <w:marRight w:val="0"/>
      <w:marTop w:val="0"/>
      <w:marBottom w:val="0"/>
      <w:divBdr>
        <w:top w:val="none" w:sz="0" w:space="0" w:color="auto"/>
        <w:left w:val="none" w:sz="0" w:space="0" w:color="auto"/>
        <w:bottom w:val="none" w:sz="0" w:space="0" w:color="auto"/>
        <w:right w:val="none" w:sz="0" w:space="0" w:color="auto"/>
      </w:divBdr>
    </w:div>
    <w:div w:id="673995871">
      <w:bodyDiv w:val="1"/>
      <w:marLeft w:val="0"/>
      <w:marRight w:val="0"/>
      <w:marTop w:val="0"/>
      <w:marBottom w:val="0"/>
      <w:divBdr>
        <w:top w:val="none" w:sz="0" w:space="0" w:color="auto"/>
        <w:left w:val="none" w:sz="0" w:space="0" w:color="auto"/>
        <w:bottom w:val="none" w:sz="0" w:space="0" w:color="auto"/>
        <w:right w:val="none" w:sz="0" w:space="0" w:color="auto"/>
      </w:divBdr>
    </w:div>
    <w:div w:id="703948558">
      <w:bodyDiv w:val="1"/>
      <w:marLeft w:val="0"/>
      <w:marRight w:val="0"/>
      <w:marTop w:val="0"/>
      <w:marBottom w:val="0"/>
      <w:divBdr>
        <w:top w:val="none" w:sz="0" w:space="0" w:color="auto"/>
        <w:left w:val="none" w:sz="0" w:space="0" w:color="auto"/>
        <w:bottom w:val="none" w:sz="0" w:space="0" w:color="auto"/>
        <w:right w:val="none" w:sz="0" w:space="0" w:color="auto"/>
      </w:divBdr>
    </w:div>
    <w:div w:id="744760678">
      <w:bodyDiv w:val="1"/>
      <w:marLeft w:val="0"/>
      <w:marRight w:val="0"/>
      <w:marTop w:val="0"/>
      <w:marBottom w:val="0"/>
      <w:divBdr>
        <w:top w:val="none" w:sz="0" w:space="0" w:color="auto"/>
        <w:left w:val="none" w:sz="0" w:space="0" w:color="auto"/>
        <w:bottom w:val="none" w:sz="0" w:space="0" w:color="auto"/>
        <w:right w:val="none" w:sz="0" w:space="0" w:color="auto"/>
      </w:divBdr>
    </w:div>
    <w:div w:id="757290995">
      <w:bodyDiv w:val="1"/>
      <w:marLeft w:val="0"/>
      <w:marRight w:val="0"/>
      <w:marTop w:val="0"/>
      <w:marBottom w:val="0"/>
      <w:divBdr>
        <w:top w:val="none" w:sz="0" w:space="0" w:color="auto"/>
        <w:left w:val="none" w:sz="0" w:space="0" w:color="auto"/>
        <w:bottom w:val="none" w:sz="0" w:space="0" w:color="auto"/>
        <w:right w:val="none" w:sz="0" w:space="0" w:color="auto"/>
      </w:divBdr>
    </w:div>
    <w:div w:id="792867621">
      <w:bodyDiv w:val="1"/>
      <w:marLeft w:val="0"/>
      <w:marRight w:val="0"/>
      <w:marTop w:val="0"/>
      <w:marBottom w:val="0"/>
      <w:divBdr>
        <w:top w:val="none" w:sz="0" w:space="0" w:color="auto"/>
        <w:left w:val="none" w:sz="0" w:space="0" w:color="auto"/>
        <w:bottom w:val="none" w:sz="0" w:space="0" w:color="auto"/>
        <w:right w:val="none" w:sz="0" w:space="0" w:color="auto"/>
      </w:divBdr>
    </w:div>
    <w:div w:id="815269001">
      <w:bodyDiv w:val="1"/>
      <w:marLeft w:val="0"/>
      <w:marRight w:val="0"/>
      <w:marTop w:val="0"/>
      <w:marBottom w:val="0"/>
      <w:divBdr>
        <w:top w:val="none" w:sz="0" w:space="0" w:color="auto"/>
        <w:left w:val="none" w:sz="0" w:space="0" w:color="auto"/>
        <w:bottom w:val="none" w:sz="0" w:space="0" w:color="auto"/>
        <w:right w:val="none" w:sz="0" w:space="0" w:color="auto"/>
      </w:divBdr>
    </w:div>
    <w:div w:id="823280174">
      <w:bodyDiv w:val="1"/>
      <w:marLeft w:val="0"/>
      <w:marRight w:val="0"/>
      <w:marTop w:val="0"/>
      <w:marBottom w:val="0"/>
      <w:divBdr>
        <w:top w:val="none" w:sz="0" w:space="0" w:color="auto"/>
        <w:left w:val="none" w:sz="0" w:space="0" w:color="auto"/>
        <w:bottom w:val="none" w:sz="0" w:space="0" w:color="auto"/>
        <w:right w:val="none" w:sz="0" w:space="0" w:color="auto"/>
      </w:divBdr>
    </w:div>
    <w:div w:id="850146627">
      <w:bodyDiv w:val="1"/>
      <w:marLeft w:val="0"/>
      <w:marRight w:val="0"/>
      <w:marTop w:val="0"/>
      <w:marBottom w:val="0"/>
      <w:divBdr>
        <w:top w:val="none" w:sz="0" w:space="0" w:color="auto"/>
        <w:left w:val="none" w:sz="0" w:space="0" w:color="auto"/>
        <w:bottom w:val="none" w:sz="0" w:space="0" w:color="auto"/>
        <w:right w:val="none" w:sz="0" w:space="0" w:color="auto"/>
      </w:divBdr>
    </w:div>
    <w:div w:id="862592829">
      <w:bodyDiv w:val="1"/>
      <w:marLeft w:val="0"/>
      <w:marRight w:val="0"/>
      <w:marTop w:val="0"/>
      <w:marBottom w:val="0"/>
      <w:divBdr>
        <w:top w:val="none" w:sz="0" w:space="0" w:color="auto"/>
        <w:left w:val="none" w:sz="0" w:space="0" w:color="auto"/>
        <w:bottom w:val="none" w:sz="0" w:space="0" w:color="auto"/>
        <w:right w:val="none" w:sz="0" w:space="0" w:color="auto"/>
      </w:divBdr>
    </w:div>
    <w:div w:id="863251692">
      <w:bodyDiv w:val="1"/>
      <w:marLeft w:val="0"/>
      <w:marRight w:val="0"/>
      <w:marTop w:val="0"/>
      <w:marBottom w:val="0"/>
      <w:divBdr>
        <w:top w:val="none" w:sz="0" w:space="0" w:color="auto"/>
        <w:left w:val="none" w:sz="0" w:space="0" w:color="auto"/>
        <w:bottom w:val="none" w:sz="0" w:space="0" w:color="auto"/>
        <w:right w:val="none" w:sz="0" w:space="0" w:color="auto"/>
      </w:divBdr>
    </w:div>
    <w:div w:id="871267190">
      <w:bodyDiv w:val="1"/>
      <w:marLeft w:val="0"/>
      <w:marRight w:val="0"/>
      <w:marTop w:val="0"/>
      <w:marBottom w:val="0"/>
      <w:divBdr>
        <w:top w:val="none" w:sz="0" w:space="0" w:color="auto"/>
        <w:left w:val="none" w:sz="0" w:space="0" w:color="auto"/>
        <w:bottom w:val="none" w:sz="0" w:space="0" w:color="auto"/>
        <w:right w:val="none" w:sz="0" w:space="0" w:color="auto"/>
      </w:divBdr>
    </w:div>
    <w:div w:id="885483095">
      <w:bodyDiv w:val="1"/>
      <w:marLeft w:val="0"/>
      <w:marRight w:val="0"/>
      <w:marTop w:val="0"/>
      <w:marBottom w:val="0"/>
      <w:divBdr>
        <w:top w:val="none" w:sz="0" w:space="0" w:color="auto"/>
        <w:left w:val="none" w:sz="0" w:space="0" w:color="auto"/>
        <w:bottom w:val="none" w:sz="0" w:space="0" w:color="auto"/>
        <w:right w:val="none" w:sz="0" w:space="0" w:color="auto"/>
      </w:divBdr>
    </w:div>
    <w:div w:id="899167222">
      <w:bodyDiv w:val="1"/>
      <w:marLeft w:val="0"/>
      <w:marRight w:val="0"/>
      <w:marTop w:val="0"/>
      <w:marBottom w:val="0"/>
      <w:divBdr>
        <w:top w:val="none" w:sz="0" w:space="0" w:color="auto"/>
        <w:left w:val="none" w:sz="0" w:space="0" w:color="auto"/>
        <w:bottom w:val="none" w:sz="0" w:space="0" w:color="auto"/>
        <w:right w:val="none" w:sz="0" w:space="0" w:color="auto"/>
      </w:divBdr>
    </w:div>
    <w:div w:id="1042825404">
      <w:bodyDiv w:val="1"/>
      <w:marLeft w:val="0"/>
      <w:marRight w:val="0"/>
      <w:marTop w:val="0"/>
      <w:marBottom w:val="0"/>
      <w:divBdr>
        <w:top w:val="none" w:sz="0" w:space="0" w:color="auto"/>
        <w:left w:val="none" w:sz="0" w:space="0" w:color="auto"/>
        <w:bottom w:val="none" w:sz="0" w:space="0" w:color="auto"/>
        <w:right w:val="none" w:sz="0" w:space="0" w:color="auto"/>
      </w:divBdr>
    </w:div>
    <w:div w:id="1056124177">
      <w:bodyDiv w:val="1"/>
      <w:marLeft w:val="0"/>
      <w:marRight w:val="0"/>
      <w:marTop w:val="0"/>
      <w:marBottom w:val="0"/>
      <w:divBdr>
        <w:top w:val="none" w:sz="0" w:space="0" w:color="auto"/>
        <w:left w:val="none" w:sz="0" w:space="0" w:color="auto"/>
        <w:bottom w:val="none" w:sz="0" w:space="0" w:color="auto"/>
        <w:right w:val="none" w:sz="0" w:space="0" w:color="auto"/>
      </w:divBdr>
    </w:div>
    <w:div w:id="1073355107">
      <w:bodyDiv w:val="1"/>
      <w:marLeft w:val="0"/>
      <w:marRight w:val="0"/>
      <w:marTop w:val="0"/>
      <w:marBottom w:val="0"/>
      <w:divBdr>
        <w:top w:val="none" w:sz="0" w:space="0" w:color="auto"/>
        <w:left w:val="none" w:sz="0" w:space="0" w:color="auto"/>
        <w:bottom w:val="none" w:sz="0" w:space="0" w:color="auto"/>
        <w:right w:val="none" w:sz="0" w:space="0" w:color="auto"/>
      </w:divBdr>
    </w:div>
    <w:div w:id="1120997204">
      <w:bodyDiv w:val="1"/>
      <w:marLeft w:val="0"/>
      <w:marRight w:val="0"/>
      <w:marTop w:val="0"/>
      <w:marBottom w:val="0"/>
      <w:divBdr>
        <w:top w:val="none" w:sz="0" w:space="0" w:color="auto"/>
        <w:left w:val="none" w:sz="0" w:space="0" w:color="auto"/>
        <w:bottom w:val="none" w:sz="0" w:space="0" w:color="auto"/>
        <w:right w:val="none" w:sz="0" w:space="0" w:color="auto"/>
      </w:divBdr>
    </w:div>
    <w:div w:id="1125541472">
      <w:bodyDiv w:val="1"/>
      <w:marLeft w:val="0"/>
      <w:marRight w:val="0"/>
      <w:marTop w:val="0"/>
      <w:marBottom w:val="0"/>
      <w:divBdr>
        <w:top w:val="none" w:sz="0" w:space="0" w:color="auto"/>
        <w:left w:val="none" w:sz="0" w:space="0" w:color="auto"/>
        <w:bottom w:val="none" w:sz="0" w:space="0" w:color="auto"/>
        <w:right w:val="none" w:sz="0" w:space="0" w:color="auto"/>
      </w:divBdr>
    </w:div>
    <w:div w:id="1196576805">
      <w:bodyDiv w:val="1"/>
      <w:marLeft w:val="0"/>
      <w:marRight w:val="0"/>
      <w:marTop w:val="0"/>
      <w:marBottom w:val="0"/>
      <w:divBdr>
        <w:top w:val="none" w:sz="0" w:space="0" w:color="auto"/>
        <w:left w:val="none" w:sz="0" w:space="0" w:color="auto"/>
        <w:bottom w:val="none" w:sz="0" w:space="0" w:color="auto"/>
        <w:right w:val="none" w:sz="0" w:space="0" w:color="auto"/>
      </w:divBdr>
    </w:div>
    <w:div w:id="1226063872">
      <w:bodyDiv w:val="1"/>
      <w:marLeft w:val="0"/>
      <w:marRight w:val="0"/>
      <w:marTop w:val="0"/>
      <w:marBottom w:val="0"/>
      <w:divBdr>
        <w:top w:val="none" w:sz="0" w:space="0" w:color="auto"/>
        <w:left w:val="none" w:sz="0" w:space="0" w:color="auto"/>
        <w:bottom w:val="none" w:sz="0" w:space="0" w:color="auto"/>
        <w:right w:val="none" w:sz="0" w:space="0" w:color="auto"/>
      </w:divBdr>
    </w:div>
    <w:div w:id="1245257905">
      <w:bodyDiv w:val="1"/>
      <w:marLeft w:val="0"/>
      <w:marRight w:val="0"/>
      <w:marTop w:val="0"/>
      <w:marBottom w:val="0"/>
      <w:divBdr>
        <w:top w:val="none" w:sz="0" w:space="0" w:color="auto"/>
        <w:left w:val="none" w:sz="0" w:space="0" w:color="auto"/>
        <w:bottom w:val="none" w:sz="0" w:space="0" w:color="auto"/>
        <w:right w:val="none" w:sz="0" w:space="0" w:color="auto"/>
      </w:divBdr>
    </w:div>
    <w:div w:id="1253512055">
      <w:bodyDiv w:val="1"/>
      <w:marLeft w:val="0"/>
      <w:marRight w:val="0"/>
      <w:marTop w:val="0"/>
      <w:marBottom w:val="0"/>
      <w:divBdr>
        <w:top w:val="none" w:sz="0" w:space="0" w:color="auto"/>
        <w:left w:val="none" w:sz="0" w:space="0" w:color="auto"/>
        <w:bottom w:val="none" w:sz="0" w:space="0" w:color="auto"/>
        <w:right w:val="none" w:sz="0" w:space="0" w:color="auto"/>
      </w:divBdr>
    </w:div>
    <w:div w:id="1312632314">
      <w:bodyDiv w:val="1"/>
      <w:marLeft w:val="0"/>
      <w:marRight w:val="0"/>
      <w:marTop w:val="0"/>
      <w:marBottom w:val="0"/>
      <w:divBdr>
        <w:top w:val="none" w:sz="0" w:space="0" w:color="auto"/>
        <w:left w:val="none" w:sz="0" w:space="0" w:color="auto"/>
        <w:bottom w:val="none" w:sz="0" w:space="0" w:color="auto"/>
        <w:right w:val="none" w:sz="0" w:space="0" w:color="auto"/>
      </w:divBdr>
    </w:div>
    <w:div w:id="1324696480">
      <w:bodyDiv w:val="1"/>
      <w:marLeft w:val="0"/>
      <w:marRight w:val="0"/>
      <w:marTop w:val="0"/>
      <w:marBottom w:val="0"/>
      <w:divBdr>
        <w:top w:val="none" w:sz="0" w:space="0" w:color="auto"/>
        <w:left w:val="none" w:sz="0" w:space="0" w:color="auto"/>
        <w:bottom w:val="none" w:sz="0" w:space="0" w:color="auto"/>
        <w:right w:val="none" w:sz="0" w:space="0" w:color="auto"/>
      </w:divBdr>
    </w:div>
    <w:div w:id="1356006674">
      <w:bodyDiv w:val="1"/>
      <w:marLeft w:val="0"/>
      <w:marRight w:val="0"/>
      <w:marTop w:val="0"/>
      <w:marBottom w:val="0"/>
      <w:divBdr>
        <w:top w:val="none" w:sz="0" w:space="0" w:color="auto"/>
        <w:left w:val="none" w:sz="0" w:space="0" w:color="auto"/>
        <w:bottom w:val="none" w:sz="0" w:space="0" w:color="auto"/>
        <w:right w:val="none" w:sz="0" w:space="0" w:color="auto"/>
      </w:divBdr>
    </w:div>
    <w:div w:id="1361205432">
      <w:bodyDiv w:val="1"/>
      <w:marLeft w:val="0"/>
      <w:marRight w:val="0"/>
      <w:marTop w:val="0"/>
      <w:marBottom w:val="0"/>
      <w:divBdr>
        <w:top w:val="none" w:sz="0" w:space="0" w:color="auto"/>
        <w:left w:val="none" w:sz="0" w:space="0" w:color="auto"/>
        <w:bottom w:val="none" w:sz="0" w:space="0" w:color="auto"/>
        <w:right w:val="none" w:sz="0" w:space="0" w:color="auto"/>
      </w:divBdr>
    </w:div>
    <w:div w:id="1365866353">
      <w:bodyDiv w:val="1"/>
      <w:marLeft w:val="0"/>
      <w:marRight w:val="0"/>
      <w:marTop w:val="0"/>
      <w:marBottom w:val="0"/>
      <w:divBdr>
        <w:top w:val="none" w:sz="0" w:space="0" w:color="auto"/>
        <w:left w:val="none" w:sz="0" w:space="0" w:color="auto"/>
        <w:bottom w:val="none" w:sz="0" w:space="0" w:color="auto"/>
        <w:right w:val="none" w:sz="0" w:space="0" w:color="auto"/>
      </w:divBdr>
    </w:div>
    <w:div w:id="1372456969">
      <w:bodyDiv w:val="1"/>
      <w:marLeft w:val="0"/>
      <w:marRight w:val="0"/>
      <w:marTop w:val="0"/>
      <w:marBottom w:val="0"/>
      <w:divBdr>
        <w:top w:val="none" w:sz="0" w:space="0" w:color="auto"/>
        <w:left w:val="none" w:sz="0" w:space="0" w:color="auto"/>
        <w:bottom w:val="none" w:sz="0" w:space="0" w:color="auto"/>
        <w:right w:val="none" w:sz="0" w:space="0" w:color="auto"/>
      </w:divBdr>
    </w:div>
    <w:div w:id="1374188774">
      <w:bodyDiv w:val="1"/>
      <w:marLeft w:val="0"/>
      <w:marRight w:val="0"/>
      <w:marTop w:val="0"/>
      <w:marBottom w:val="0"/>
      <w:divBdr>
        <w:top w:val="none" w:sz="0" w:space="0" w:color="auto"/>
        <w:left w:val="none" w:sz="0" w:space="0" w:color="auto"/>
        <w:bottom w:val="none" w:sz="0" w:space="0" w:color="auto"/>
        <w:right w:val="none" w:sz="0" w:space="0" w:color="auto"/>
      </w:divBdr>
    </w:div>
    <w:div w:id="1385446516">
      <w:bodyDiv w:val="1"/>
      <w:marLeft w:val="0"/>
      <w:marRight w:val="0"/>
      <w:marTop w:val="0"/>
      <w:marBottom w:val="0"/>
      <w:divBdr>
        <w:top w:val="none" w:sz="0" w:space="0" w:color="auto"/>
        <w:left w:val="none" w:sz="0" w:space="0" w:color="auto"/>
        <w:bottom w:val="none" w:sz="0" w:space="0" w:color="auto"/>
        <w:right w:val="none" w:sz="0" w:space="0" w:color="auto"/>
      </w:divBdr>
    </w:div>
    <w:div w:id="1396658485">
      <w:bodyDiv w:val="1"/>
      <w:marLeft w:val="0"/>
      <w:marRight w:val="0"/>
      <w:marTop w:val="0"/>
      <w:marBottom w:val="0"/>
      <w:divBdr>
        <w:top w:val="none" w:sz="0" w:space="0" w:color="auto"/>
        <w:left w:val="none" w:sz="0" w:space="0" w:color="auto"/>
        <w:bottom w:val="none" w:sz="0" w:space="0" w:color="auto"/>
        <w:right w:val="none" w:sz="0" w:space="0" w:color="auto"/>
      </w:divBdr>
    </w:div>
    <w:div w:id="1448112696">
      <w:bodyDiv w:val="1"/>
      <w:marLeft w:val="0"/>
      <w:marRight w:val="0"/>
      <w:marTop w:val="0"/>
      <w:marBottom w:val="0"/>
      <w:divBdr>
        <w:top w:val="none" w:sz="0" w:space="0" w:color="auto"/>
        <w:left w:val="none" w:sz="0" w:space="0" w:color="auto"/>
        <w:bottom w:val="none" w:sz="0" w:space="0" w:color="auto"/>
        <w:right w:val="none" w:sz="0" w:space="0" w:color="auto"/>
      </w:divBdr>
    </w:div>
    <w:div w:id="1451364911">
      <w:bodyDiv w:val="1"/>
      <w:marLeft w:val="0"/>
      <w:marRight w:val="0"/>
      <w:marTop w:val="0"/>
      <w:marBottom w:val="0"/>
      <w:divBdr>
        <w:top w:val="none" w:sz="0" w:space="0" w:color="auto"/>
        <w:left w:val="none" w:sz="0" w:space="0" w:color="auto"/>
        <w:bottom w:val="none" w:sz="0" w:space="0" w:color="auto"/>
        <w:right w:val="none" w:sz="0" w:space="0" w:color="auto"/>
      </w:divBdr>
    </w:div>
    <w:div w:id="1462457397">
      <w:bodyDiv w:val="1"/>
      <w:marLeft w:val="0"/>
      <w:marRight w:val="0"/>
      <w:marTop w:val="0"/>
      <w:marBottom w:val="0"/>
      <w:divBdr>
        <w:top w:val="none" w:sz="0" w:space="0" w:color="auto"/>
        <w:left w:val="none" w:sz="0" w:space="0" w:color="auto"/>
        <w:bottom w:val="none" w:sz="0" w:space="0" w:color="auto"/>
        <w:right w:val="none" w:sz="0" w:space="0" w:color="auto"/>
      </w:divBdr>
    </w:div>
    <w:div w:id="1479759669">
      <w:bodyDiv w:val="1"/>
      <w:marLeft w:val="0"/>
      <w:marRight w:val="0"/>
      <w:marTop w:val="0"/>
      <w:marBottom w:val="0"/>
      <w:divBdr>
        <w:top w:val="none" w:sz="0" w:space="0" w:color="auto"/>
        <w:left w:val="none" w:sz="0" w:space="0" w:color="auto"/>
        <w:bottom w:val="none" w:sz="0" w:space="0" w:color="auto"/>
        <w:right w:val="none" w:sz="0" w:space="0" w:color="auto"/>
      </w:divBdr>
    </w:div>
    <w:div w:id="1520386723">
      <w:bodyDiv w:val="1"/>
      <w:marLeft w:val="0"/>
      <w:marRight w:val="0"/>
      <w:marTop w:val="0"/>
      <w:marBottom w:val="0"/>
      <w:divBdr>
        <w:top w:val="none" w:sz="0" w:space="0" w:color="auto"/>
        <w:left w:val="none" w:sz="0" w:space="0" w:color="auto"/>
        <w:bottom w:val="none" w:sz="0" w:space="0" w:color="auto"/>
        <w:right w:val="none" w:sz="0" w:space="0" w:color="auto"/>
      </w:divBdr>
    </w:div>
    <w:div w:id="1552308830">
      <w:bodyDiv w:val="1"/>
      <w:marLeft w:val="0"/>
      <w:marRight w:val="0"/>
      <w:marTop w:val="0"/>
      <w:marBottom w:val="0"/>
      <w:divBdr>
        <w:top w:val="none" w:sz="0" w:space="0" w:color="auto"/>
        <w:left w:val="none" w:sz="0" w:space="0" w:color="auto"/>
        <w:bottom w:val="none" w:sz="0" w:space="0" w:color="auto"/>
        <w:right w:val="none" w:sz="0" w:space="0" w:color="auto"/>
      </w:divBdr>
    </w:div>
    <w:div w:id="1558933542">
      <w:bodyDiv w:val="1"/>
      <w:marLeft w:val="0"/>
      <w:marRight w:val="0"/>
      <w:marTop w:val="0"/>
      <w:marBottom w:val="0"/>
      <w:divBdr>
        <w:top w:val="none" w:sz="0" w:space="0" w:color="auto"/>
        <w:left w:val="none" w:sz="0" w:space="0" w:color="auto"/>
        <w:bottom w:val="none" w:sz="0" w:space="0" w:color="auto"/>
        <w:right w:val="none" w:sz="0" w:space="0" w:color="auto"/>
      </w:divBdr>
    </w:div>
    <w:div w:id="1576743666">
      <w:bodyDiv w:val="1"/>
      <w:marLeft w:val="0"/>
      <w:marRight w:val="0"/>
      <w:marTop w:val="0"/>
      <w:marBottom w:val="0"/>
      <w:divBdr>
        <w:top w:val="none" w:sz="0" w:space="0" w:color="auto"/>
        <w:left w:val="none" w:sz="0" w:space="0" w:color="auto"/>
        <w:bottom w:val="none" w:sz="0" w:space="0" w:color="auto"/>
        <w:right w:val="none" w:sz="0" w:space="0" w:color="auto"/>
      </w:divBdr>
    </w:div>
    <w:div w:id="1596742076">
      <w:bodyDiv w:val="1"/>
      <w:marLeft w:val="0"/>
      <w:marRight w:val="0"/>
      <w:marTop w:val="0"/>
      <w:marBottom w:val="0"/>
      <w:divBdr>
        <w:top w:val="none" w:sz="0" w:space="0" w:color="auto"/>
        <w:left w:val="none" w:sz="0" w:space="0" w:color="auto"/>
        <w:bottom w:val="none" w:sz="0" w:space="0" w:color="auto"/>
        <w:right w:val="none" w:sz="0" w:space="0" w:color="auto"/>
      </w:divBdr>
    </w:div>
    <w:div w:id="1638223139">
      <w:bodyDiv w:val="1"/>
      <w:marLeft w:val="0"/>
      <w:marRight w:val="0"/>
      <w:marTop w:val="0"/>
      <w:marBottom w:val="0"/>
      <w:divBdr>
        <w:top w:val="none" w:sz="0" w:space="0" w:color="auto"/>
        <w:left w:val="none" w:sz="0" w:space="0" w:color="auto"/>
        <w:bottom w:val="none" w:sz="0" w:space="0" w:color="auto"/>
        <w:right w:val="none" w:sz="0" w:space="0" w:color="auto"/>
      </w:divBdr>
    </w:div>
    <w:div w:id="1658921310">
      <w:bodyDiv w:val="1"/>
      <w:marLeft w:val="0"/>
      <w:marRight w:val="0"/>
      <w:marTop w:val="0"/>
      <w:marBottom w:val="0"/>
      <w:divBdr>
        <w:top w:val="none" w:sz="0" w:space="0" w:color="auto"/>
        <w:left w:val="none" w:sz="0" w:space="0" w:color="auto"/>
        <w:bottom w:val="none" w:sz="0" w:space="0" w:color="auto"/>
        <w:right w:val="none" w:sz="0" w:space="0" w:color="auto"/>
      </w:divBdr>
    </w:div>
    <w:div w:id="1668554926">
      <w:bodyDiv w:val="1"/>
      <w:marLeft w:val="0"/>
      <w:marRight w:val="0"/>
      <w:marTop w:val="0"/>
      <w:marBottom w:val="0"/>
      <w:divBdr>
        <w:top w:val="none" w:sz="0" w:space="0" w:color="auto"/>
        <w:left w:val="none" w:sz="0" w:space="0" w:color="auto"/>
        <w:bottom w:val="none" w:sz="0" w:space="0" w:color="auto"/>
        <w:right w:val="none" w:sz="0" w:space="0" w:color="auto"/>
      </w:divBdr>
    </w:div>
    <w:div w:id="1679890616">
      <w:bodyDiv w:val="1"/>
      <w:marLeft w:val="0"/>
      <w:marRight w:val="0"/>
      <w:marTop w:val="0"/>
      <w:marBottom w:val="0"/>
      <w:divBdr>
        <w:top w:val="none" w:sz="0" w:space="0" w:color="auto"/>
        <w:left w:val="none" w:sz="0" w:space="0" w:color="auto"/>
        <w:bottom w:val="none" w:sz="0" w:space="0" w:color="auto"/>
        <w:right w:val="none" w:sz="0" w:space="0" w:color="auto"/>
      </w:divBdr>
    </w:div>
    <w:div w:id="1729063701">
      <w:bodyDiv w:val="1"/>
      <w:marLeft w:val="0"/>
      <w:marRight w:val="0"/>
      <w:marTop w:val="0"/>
      <w:marBottom w:val="0"/>
      <w:divBdr>
        <w:top w:val="none" w:sz="0" w:space="0" w:color="auto"/>
        <w:left w:val="none" w:sz="0" w:space="0" w:color="auto"/>
        <w:bottom w:val="none" w:sz="0" w:space="0" w:color="auto"/>
        <w:right w:val="none" w:sz="0" w:space="0" w:color="auto"/>
      </w:divBdr>
    </w:div>
    <w:div w:id="1749158855">
      <w:bodyDiv w:val="1"/>
      <w:marLeft w:val="0"/>
      <w:marRight w:val="0"/>
      <w:marTop w:val="0"/>
      <w:marBottom w:val="0"/>
      <w:divBdr>
        <w:top w:val="none" w:sz="0" w:space="0" w:color="auto"/>
        <w:left w:val="none" w:sz="0" w:space="0" w:color="auto"/>
        <w:bottom w:val="none" w:sz="0" w:space="0" w:color="auto"/>
        <w:right w:val="none" w:sz="0" w:space="0" w:color="auto"/>
      </w:divBdr>
    </w:div>
    <w:div w:id="1810898563">
      <w:bodyDiv w:val="1"/>
      <w:marLeft w:val="0"/>
      <w:marRight w:val="0"/>
      <w:marTop w:val="0"/>
      <w:marBottom w:val="0"/>
      <w:divBdr>
        <w:top w:val="none" w:sz="0" w:space="0" w:color="auto"/>
        <w:left w:val="none" w:sz="0" w:space="0" w:color="auto"/>
        <w:bottom w:val="none" w:sz="0" w:space="0" w:color="auto"/>
        <w:right w:val="none" w:sz="0" w:space="0" w:color="auto"/>
      </w:divBdr>
    </w:div>
    <w:div w:id="1847093863">
      <w:bodyDiv w:val="1"/>
      <w:marLeft w:val="0"/>
      <w:marRight w:val="0"/>
      <w:marTop w:val="0"/>
      <w:marBottom w:val="0"/>
      <w:divBdr>
        <w:top w:val="none" w:sz="0" w:space="0" w:color="auto"/>
        <w:left w:val="none" w:sz="0" w:space="0" w:color="auto"/>
        <w:bottom w:val="none" w:sz="0" w:space="0" w:color="auto"/>
        <w:right w:val="none" w:sz="0" w:space="0" w:color="auto"/>
      </w:divBdr>
    </w:div>
    <w:div w:id="1852640029">
      <w:bodyDiv w:val="1"/>
      <w:marLeft w:val="0"/>
      <w:marRight w:val="0"/>
      <w:marTop w:val="0"/>
      <w:marBottom w:val="0"/>
      <w:divBdr>
        <w:top w:val="none" w:sz="0" w:space="0" w:color="auto"/>
        <w:left w:val="none" w:sz="0" w:space="0" w:color="auto"/>
        <w:bottom w:val="none" w:sz="0" w:space="0" w:color="auto"/>
        <w:right w:val="none" w:sz="0" w:space="0" w:color="auto"/>
      </w:divBdr>
    </w:div>
    <w:div w:id="1915310878">
      <w:bodyDiv w:val="1"/>
      <w:marLeft w:val="0"/>
      <w:marRight w:val="0"/>
      <w:marTop w:val="0"/>
      <w:marBottom w:val="0"/>
      <w:divBdr>
        <w:top w:val="none" w:sz="0" w:space="0" w:color="auto"/>
        <w:left w:val="none" w:sz="0" w:space="0" w:color="auto"/>
        <w:bottom w:val="none" w:sz="0" w:space="0" w:color="auto"/>
        <w:right w:val="none" w:sz="0" w:space="0" w:color="auto"/>
      </w:divBdr>
    </w:div>
    <w:div w:id="1973898512">
      <w:bodyDiv w:val="1"/>
      <w:marLeft w:val="0"/>
      <w:marRight w:val="0"/>
      <w:marTop w:val="0"/>
      <w:marBottom w:val="0"/>
      <w:divBdr>
        <w:top w:val="none" w:sz="0" w:space="0" w:color="auto"/>
        <w:left w:val="none" w:sz="0" w:space="0" w:color="auto"/>
        <w:bottom w:val="none" w:sz="0" w:space="0" w:color="auto"/>
        <w:right w:val="none" w:sz="0" w:space="0" w:color="auto"/>
      </w:divBdr>
    </w:div>
    <w:div w:id="1997879920">
      <w:bodyDiv w:val="1"/>
      <w:marLeft w:val="0"/>
      <w:marRight w:val="0"/>
      <w:marTop w:val="0"/>
      <w:marBottom w:val="0"/>
      <w:divBdr>
        <w:top w:val="none" w:sz="0" w:space="0" w:color="auto"/>
        <w:left w:val="none" w:sz="0" w:space="0" w:color="auto"/>
        <w:bottom w:val="none" w:sz="0" w:space="0" w:color="auto"/>
        <w:right w:val="none" w:sz="0" w:space="0" w:color="auto"/>
      </w:divBdr>
    </w:div>
    <w:div w:id="2014844132">
      <w:bodyDiv w:val="1"/>
      <w:marLeft w:val="0"/>
      <w:marRight w:val="0"/>
      <w:marTop w:val="0"/>
      <w:marBottom w:val="0"/>
      <w:divBdr>
        <w:top w:val="none" w:sz="0" w:space="0" w:color="auto"/>
        <w:left w:val="none" w:sz="0" w:space="0" w:color="auto"/>
        <w:bottom w:val="none" w:sz="0" w:space="0" w:color="auto"/>
        <w:right w:val="none" w:sz="0" w:space="0" w:color="auto"/>
      </w:divBdr>
    </w:div>
    <w:div w:id="2015570493">
      <w:bodyDiv w:val="1"/>
      <w:marLeft w:val="0"/>
      <w:marRight w:val="0"/>
      <w:marTop w:val="0"/>
      <w:marBottom w:val="0"/>
      <w:divBdr>
        <w:top w:val="none" w:sz="0" w:space="0" w:color="auto"/>
        <w:left w:val="none" w:sz="0" w:space="0" w:color="auto"/>
        <w:bottom w:val="none" w:sz="0" w:space="0" w:color="auto"/>
        <w:right w:val="none" w:sz="0" w:space="0" w:color="auto"/>
      </w:divBdr>
    </w:div>
    <w:div w:id="2018341137">
      <w:bodyDiv w:val="1"/>
      <w:marLeft w:val="0"/>
      <w:marRight w:val="0"/>
      <w:marTop w:val="0"/>
      <w:marBottom w:val="0"/>
      <w:divBdr>
        <w:top w:val="none" w:sz="0" w:space="0" w:color="auto"/>
        <w:left w:val="none" w:sz="0" w:space="0" w:color="auto"/>
        <w:bottom w:val="none" w:sz="0" w:space="0" w:color="auto"/>
        <w:right w:val="none" w:sz="0" w:space="0" w:color="auto"/>
      </w:divBdr>
    </w:div>
    <w:div w:id="2052849820">
      <w:bodyDiv w:val="1"/>
      <w:marLeft w:val="0"/>
      <w:marRight w:val="0"/>
      <w:marTop w:val="0"/>
      <w:marBottom w:val="0"/>
      <w:divBdr>
        <w:top w:val="none" w:sz="0" w:space="0" w:color="auto"/>
        <w:left w:val="none" w:sz="0" w:space="0" w:color="auto"/>
        <w:bottom w:val="none" w:sz="0" w:space="0" w:color="auto"/>
        <w:right w:val="none" w:sz="0" w:space="0" w:color="auto"/>
      </w:divBdr>
    </w:div>
    <w:div w:id="2065133554">
      <w:bodyDiv w:val="1"/>
      <w:marLeft w:val="0"/>
      <w:marRight w:val="0"/>
      <w:marTop w:val="0"/>
      <w:marBottom w:val="0"/>
      <w:divBdr>
        <w:top w:val="none" w:sz="0" w:space="0" w:color="auto"/>
        <w:left w:val="none" w:sz="0" w:space="0" w:color="auto"/>
        <w:bottom w:val="none" w:sz="0" w:space="0" w:color="auto"/>
        <w:right w:val="none" w:sz="0" w:space="0" w:color="auto"/>
      </w:divBdr>
    </w:div>
    <w:div w:id="2120757338">
      <w:bodyDiv w:val="1"/>
      <w:marLeft w:val="0"/>
      <w:marRight w:val="0"/>
      <w:marTop w:val="0"/>
      <w:marBottom w:val="0"/>
      <w:divBdr>
        <w:top w:val="none" w:sz="0" w:space="0" w:color="auto"/>
        <w:left w:val="none" w:sz="0" w:space="0" w:color="auto"/>
        <w:bottom w:val="none" w:sz="0" w:space="0" w:color="auto"/>
        <w:right w:val="none" w:sz="0" w:space="0" w:color="auto"/>
      </w:divBdr>
    </w:div>
    <w:div w:id="2124495799">
      <w:bodyDiv w:val="1"/>
      <w:marLeft w:val="0"/>
      <w:marRight w:val="0"/>
      <w:marTop w:val="0"/>
      <w:marBottom w:val="0"/>
      <w:divBdr>
        <w:top w:val="none" w:sz="0" w:space="0" w:color="auto"/>
        <w:left w:val="none" w:sz="0" w:space="0" w:color="auto"/>
        <w:bottom w:val="none" w:sz="0" w:space="0" w:color="auto"/>
        <w:right w:val="none" w:sz="0" w:space="0" w:color="auto"/>
      </w:divBdr>
    </w:div>
    <w:div w:id="213294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4.emf"/><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ssu.ac.ir/cms/fileadmin/user_upload/Mtahghighat/taghzie_imani/book/Essentials%20of%20Human%20Nutrition.pdf"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BF59E0-62EF-4451-8F61-BDED8A643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61610</Words>
  <Characters>338861</Characters>
  <Application>Microsoft Office Word</Application>
  <DocSecurity>0</DocSecurity>
  <Lines>2823</Lines>
  <Paragraphs>799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Is promoting agricultural input use the way to improve nutrition?</vt:lpstr>
      <vt:lpstr>Is promoting agricultural input use the way to improve nutrition?</vt:lpstr>
    </vt:vector>
  </TitlesOfParts>
  <Company>Wageningen UR</Company>
  <LinksUpToDate>false</LinksUpToDate>
  <CharactersWithSpaces>399672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promoting agricultural input use the way to improve nutrition?</dc:title>
  <dc:subject>A study on how farm-level adoption of improved maize seeds and fertiliser affects food security for households in rural Tanzania</dc:subject>
  <dc:creator>Verbeek, Anne</dc:creator>
  <cp:keywords/>
  <dc:description/>
  <cp:lastModifiedBy>Anne Verbeek</cp:lastModifiedBy>
  <cp:revision>2</cp:revision>
  <cp:lastPrinted>2016-05-23T13:33:00Z</cp:lastPrinted>
  <dcterms:created xsi:type="dcterms:W3CDTF">2016-10-14T18:11:00Z</dcterms:created>
  <dcterms:modified xsi:type="dcterms:W3CDTF">2016-10-14T18:11:00Z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id="S9CVss2N"/&gt;&lt;style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